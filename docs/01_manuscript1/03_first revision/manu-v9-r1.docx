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6C4B1A1C"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283057">
        <w:rPr>
          <w:rFonts w:ascii="Calibri" w:hAnsi="Calibri" w:cs="Calibri"/>
          <w:b/>
          <w:bCs/>
          <w:lang w:val="en-US"/>
        </w:rPr>
        <w:t>residue</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r>
        <w:rPr>
          <w:lang w:val="en-US"/>
        </w:rPr>
        <w:lastRenderedPageBreak/>
        <w:t>CRediT</w:t>
      </w:r>
    </w:p>
    <w:p w14:paraId="631A44D4" w14:textId="77777777" w:rsidR="003C5483" w:rsidRPr="0055088F" w:rsidRDefault="003C5483" w:rsidP="003C5483">
      <w:pPr>
        <w:spacing w:line="360" w:lineRule="auto"/>
        <w:rPr>
          <w:lang w:val="en-US"/>
        </w:rPr>
      </w:pPr>
    </w:p>
    <w:p w14:paraId="01CF7420" w14:textId="3527FAEA" w:rsidR="003C5483" w:rsidRPr="003C5483" w:rsidRDefault="003C5483" w:rsidP="003C5483">
      <w:pPr>
        <w:spacing w:line="360" w:lineRule="auto"/>
        <w:rPr>
          <w:lang w:val="en-US"/>
        </w:rPr>
      </w:pPr>
      <w:r w:rsidRPr="003C5483">
        <w:rPr>
          <w:lang w:val="en-US"/>
        </w:rPr>
        <w:t>Conceptualization</w:t>
      </w:r>
      <w:r>
        <w:rPr>
          <w:lang w:val="en-US"/>
        </w:rPr>
        <w:t xml:space="preserve"> </w:t>
      </w:r>
      <w:r w:rsidR="006767A7">
        <w:rPr>
          <w:lang w:val="en-US"/>
        </w:rPr>
        <w:t>–</w:t>
      </w:r>
      <w:r>
        <w:rPr>
          <w:lang w:val="en-US"/>
        </w:rPr>
        <w:t xml:space="preserve"> VN</w:t>
      </w:r>
      <w:r w:rsidR="006767A7">
        <w:rPr>
          <w:lang w:val="en-US"/>
        </w:rPr>
        <w:t>, BM</w:t>
      </w:r>
    </w:p>
    <w:p w14:paraId="2C4CF148" w14:textId="3D34A240" w:rsidR="003C5483" w:rsidRPr="00257091" w:rsidRDefault="003C5483" w:rsidP="003C5483">
      <w:pPr>
        <w:spacing w:line="360" w:lineRule="auto"/>
        <w:rPr>
          <w:lang w:val="en-US"/>
        </w:rPr>
      </w:pPr>
      <w:r w:rsidRPr="00257091">
        <w:rPr>
          <w:lang w:val="en-US"/>
        </w:rPr>
        <w:t xml:space="preserve">Data curation </w:t>
      </w:r>
      <w:r w:rsidR="006767A7" w:rsidRPr="00257091">
        <w:rPr>
          <w:lang w:val="en-US"/>
        </w:rPr>
        <w:t>–</w:t>
      </w:r>
      <w:r w:rsidRPr="00257091">
        <w:rPr>
          <w:lang w:val="en-US"/>
        </w:rPr>
        <w:t xml:space="preserve"> VN</w:t>
      </w:r>
      <w:r w:rsidR="006767A7" w:rsidRPr="00257091">
        <w:rPr>
          <w:lang w:val="en-US"/>
        </w:rPr>
        <w:t>, BM</w:t>
      </w:r>
    </w:p>
    <w:p w14:paraId="5835109F" w14:textId="6B92BCBF" w:rsidR="003C5483" w:rsidRPr="00257091" w:rsidRDefault="003C5483" w:rsidP="003C5483">
      <w:pPr>
        <w:spacing w:line="360" w:lineRule="auto"/>
        <w:rPr>
          <w:lang w:val="en-US"/>
        </w:rPr>
      </w:pPr>
      <w:r w:rsidRPr="00257091">
        <w:rPr>
          <w:lang w:val="en-US"/>
        </w:rPr>
        <w:t xml:space="preserve">Formal analysis </w:t>
      </w:r>
      <w:r w:rsidR="000E7511" w:rsidRPr="00257091">
        <w:rPr>
          <w:lang w:val="en-US"/>
        </w:rPr>
        <w:t>–</w:t>
      </w:r>
      <w:r w:rsidRPr="00257091">
        <w:rPr>
          <w:lang w:val="en-US"/>
        </w:rPr>
        <w:t xml:space="preserve"> VN</w:t>
      </w:r>
      <w:r w:rsidR="000E7511" w:rsidRPr="00257091">
        <w:rPr>
          <w:lang w:val="en-US"/>
        </w:rPr>
        <w:t>, ERB, MG</w:t>
      </w:r>
    </w:p>
    <w:p w14:paraId="48AC8276" w14:textId="3C13B100" w:rsidR="003C5483" w:rsidRPr="003C5483" w:rsidRDefault="003C5483" w:rsidP="003C5483">
      <w:pPr>
        <w:spacing w:line="360" w:lineRule="auto"/>
        <w:rPr>
          <w:lang w:val="en-US"/>
        </w:rPr>
      </w:pPr>
      <w:r w:rsidRPr="003C5483">
        <w:rPr>
          <w:lang w:val="en-US"/>
        </w:rPr>
        <w:t>Funding acquisition</w:t>
      </w:r>
      <w:r>
        <w:rPr>
          <w:lang w:val="en-US"/>
        </w:rPr>
        <w:t xml:space="preserve"> </w:t>
      </w:r>
      <w:r w:rsidR="00550F17">
        <w:rPr>
          <w:lang w:val="en-US"/>
        </w:rPr>
        <w:t>–</w:t>
      </w:r>
      <w:r>
        <w:rPr>
          <w:lang w:val="en-US"/>
        </w:rPr>
        <w:t xml:space="preserve"> </w:t>
      </w:r>
      <w:r w:rsidR="006767A7">
        <w:rPr>
          <w:lang w:val="en-US"/>
        </w:rPr>
        <w:t>BM</w:t>
      </w:r>
      <w:r w:rsidR="00550F17">
        <w:rPr>
          <w:lang w:val="en-US"/>
        </w:rPr>
        <w:t>, MS</w:t>
      </w:r>
    </w:p>
    <w:p w14:paraId="2634E5C8" w14:textId="29D02ADB" w:rsidR="003C5483" w:rsidRPr="003C5483" w:rsidRDefault="003C5483" w:rsidP="003C5483">
      <w:pPr>
        <w:spacing w:line="360" w:lineRule="auto"/>
        <w:rPr>
          <w:lang w:val="en-US"/>
        </w:rPr>
      </w:pPr>
      <w:r w:rsidRPr="003C5483">
        <w:rPr>
          <w:lang w:val="en-US"/>
        </w:rPr>
        <w:t>Methodology</w:t>
      </w:r>
      <w:r>
        <w:rPr>
          <w:lang w:val="en-US"/>
        </w:rPr>
        <w:t xml:space="preserve"> </w:t>
      </w:r>
      <w:r w:rsidR="006767A7">
        <w:rPr>
          <w:lang w:val="en-US"/>
        </w:rPr>
        <w:t>–</w:t>
      </w:r>
      <w:r>
        <w:rPr>
          <w:lang w:val="en-US"/>
        </w:rPr>
        <w:t xml:space="preserve"> </w:t>
      </w:r>
      <w:r w:rsidR="006767A7">
        <w:rPr>
          <w:lang w:val="en-US"/>
        </w:rPr>
        <w:t xml:space="preserve">VN, </w:t>
      </w:r>
      <w:r w:rsidR="000B5E8A">
        <w:rPr>
          <w:lang w:val="en-US"/>
        </w:rPr>
        <w:t>SR</w:t>
      </w:r>
      <w:r w:rsidR="006767A7">
        <w:rPr>
          <w:lang w:val="en-US"/>
        </w:rPr>
        <w:t>, BM</w:t>
      </w:r>
    </w:p>
    <w:p w14:paraId="3B257FD0" w14:textId="5031D814" w:rsidR="003C5483" w:rsidRPr="003C5483" w:rsidRDefault="003C5483" w:rsidP="003C5483">
      <w:pPr>
        <w:spacing w:line="360" w:lineRule="auto"/>
        <w:rPr>
          <w:lang w:val="en-US"/>
        </w:rPr>
      </w:pPr>
      <w:r w:rsidRPr="003C5483">
        <w:rPr>
          <w:lang w:val="en-US"/>
        </w:rPr>
        <w:t>Project administration</w:t>
      </w:r>
      <w:r>
        <w:rPr>
          <w:lang w:val="en-US"/>
        </w:rPr>
        <w:t xml:space="preserve"> </w:t>
      </w:r>
      <w:r w:rsidR="000E7511">
        <w:rPr>
          <w:lang w:val="en-US"/>
        </w:rPr>
        <w:t>–</w:t>
      </w:r>
      <w:r>
        <w:rPr>
          <w:lang w:val="en-US"/>
        </w:rPr>
        <w:t xml:space="preserve"> </w:t>
      </w:r>
      <w:r w:rsidR="006767A7">
        <w:rPr>
          <w:lang w:val="en-US"/>
        </w:rPr>
        <w:t>BM</w:t>
      </w:r>
      <w:r w:rsidR="000E7511">
        <w:rPr>
          <w:lang w:val="en-US"/>
        </w:rPr>
        <w:t>, MS</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7632ACA6" w:rsidR="003C5483" w:rsidRPr="003C5483" w:rsidRDefault="003C5483" w:rsidP="003C5483">
      <w:pPr>
        <w:spacing w:line="360" w:lineRule="auto"/>
        <w:rPr>
          <w:lang w:val="en-US"/>
        </w:rPr>
      </w:pPr>
      <w:r w:rsidRPr="003C5483">
        <w:rPr>
          <w:lang w:val="en-US"/>
        </w:rPr>
        <w:t>Supervision</w:t>
      </w:r>
      <w:r>
        <w:rPr>
          <w:lang w:val="en-US"/>
        </w:rPr>
        <w:t xml:space="preserve"> - </w:t>
      </w:r>
      <w:r w:rsidR="006767A7">
        <w:rPr>
          <w:lang w:val="en-US"/>
        </w:rPr>
        <w:t>BM</w:t>
      </w:r>
    </w:p>
    <w:p w14:paraId="2A2FCA8B" w14:textId="4E4189B4" w:rsidR="003C5483" w:rsidRPr="003C5483" w:rsidRDefault="003C5483" w:rsidP="003C5483">
      <w:pPr>
        <w:spacing w:line="360" w:lineRule="auto"/>
        <w:rPr>
          <w:lang w:val="en-US"/>
        </w:rPr>
      </w:pPr>
      <w:r w:rsidRPr="003C5483">
        <w:rPr>
          <w:lang w:val="en-US"/>
        </w:rPr>
        <w:t xml:space="preserve">Validation </w:t>
      </w:r>
      <w:r>
        <w:rPr>
          <w:lang w:val="en-US"/>
        </w:rPr>
        <w:t xml:space="preserve">- </w:t>
      </w:r>
      <w:r w:rsidR="000B5E8A">
        <w:rPr>
          <w:lang w:val="en-US"/>
        </w:rPr>
        <w:t>SR</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351AAC18" w:rsidR="00E04EB0" w:rsidRPr="00E04EB0" w:rsidRDefault="00283057" w:rsidP="009D2D8D">
      <w:pPr>
        <w:spacing w:line="360" w:lineRule="auto"/>
        <w:rPr>
          <w:lang w:val="en-US"/>
        </w:rPr>
      </w:pPr>
      <w:r>
        <w:rPr>
          <w:lang w:val="en-US"/>
        </w:rPr>
        <w:t>O</w:t>
      </w:r>
      <w:r w:rsidR="0055088F">
        <w:rPr>
          <w:lang w:val="en-US"/>
        </w:rPr>
        <w:t>ff-season</w:t>
      </w:r>
      <w:r w:rsidR="0059549C">
        <w:rPr>
          <w:lang w:val="en-US"/>
        </w:rPr>
        <w:t xml:space="preserve"> vegetation </w:t>
      </w:r>
      <w:r w:rsidR="0055088F">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55088F">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and agronomic performance</w:t>
      </w:r>
      <w:r w:rsidR="005617B6">
        <w:rPr>
          <w:lang w:val="en-US"/>
        </w:rPr>
        <w:t xml:space="preserve"> </w:t>
      </w:r>
      <w:r w:rsidR="00E04EB0" w:rsidRPr="00E04EB0">
        <w:rPr>
          <w:lang w:val="en-US"/>
        </w:rPr>
        <w:t xml:space="preserv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 tillage,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sidR="0055088F">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xml:space="preserve">; </w:t>
      </w:r>
      <w:r w:rsidR="005617B6">
        <w:rPr>
          <w:lang w:val="en-US"/>
        </w:rPr>
        <w:t>total</w:t>
      </w:r>
      <w:r w:rsidR="00EA2B5E">
        <w:rPr>
          <w:lang w:val="en-US"/>
        </w:rPr>
        <w:t xml:space="preserve"> </w:t>
      </w:r>
      <w:r w:rsidR="005617B6">
        <w:rPr>
          <w:lang w:val="en-US"/>
        </w:rPr>
        <w:t xml:space="preserve">‘utility’ </w:t>
      </w:r>
      <w:r w:rsidR="00EA2B5E">
        <w:rPr>
          <w:lang w:val="en-US"/>
        </w:rPr>
        <w:t>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sidR="0055088F">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sidR="0055088F">
        <w:rPr>
          <w:lang w:val="en-US"/>
        </w:rPr>
        <w:t xml:space="preserve">he presence of </w:t>
      </w:r>
      <w:r w:rsidR="00E04EB0" w:rsidRPr="00E04EB0">
        <w:rPr>
          <w:lang w:val="en-US"/>
        </w:rPr>
        <w:t>MixE reduced pesticide</w:t>
      </w:r>
      <w:r w:rsidR="008A6D63">
        <w:rPr>
          <w:lang w:val="en-US"/>
        </w:rPr>
        <w:t xml:space="preserve"> use</w:t>
      </w:r>
      <w:r w:rsidR="0055088F">
        <w:rPr>
          <w:lang w:val="en-US"/>
        </w:rPr>
        <w:t xml:space="preserve"> (by necessity)</w:t>
      </w:r>
      <w:r w:rsidR="00E04EB0" w:rsidRPr="00E04EB0">
        <w:rPr>
          <w:lang w:val="en-US"/>
        </w:rPr>
        <w:t xml:space="preserve"> but produced low-value plant communities</w:t>
      </w:r>
      <w:r w:rsidR="0055088F" w:rsidRPr="0055088F">
        <w:rPr>
          <w:lang w:val="en-US"/>
        </w:rPr>
        <w:t xml:space="preserve"> </w:t>
      </w:r>
      <w:r w:rsidR="00AA1DBC">
        <w:rPr>
          <w:lang w:val="en-US"/>
        </w:rPr>
        <w:t xml:space="preserve">with variable </w:t>
      </w:r>
      <w:r w:rsidR="0055088F" w:rsidRPr="00E04EB0">
        <w:rPr>
          <w:lang w:val="en-US"/>
        </w:rPr>
        <w:t>biomas</w:t>
      </w:r>
      <w:r w:rsidR="0055088F">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5617B6">
        <w:rPr>
          <w:lang w:val="en-US"/>
        </w:rPr>
        <w:t>utility</w:t>
      </w:r>
      <w:r w:rsidR="00EA2B5E">
        <w:rPr>
          <w:lang w:val="en-US"/>
        </w:rPr>
        <w:t xml:space="preserv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5617B6">
        <w:rPr>
          <w:lang w:val="en-US"/>
        </w:rPr>
        <w:t xml:space="preserve">All implementations of </w:t>
      </w:r>
      <w:r w:rsidR="00EA2B5E">
        <w:rPr>
          <w:lang w:val="en-US"/>
        </w:rPr>
        <w:t xml:space="preserve">MixM and RadL </w:t>
      </w:r>
      <w:r w:rsidR="005617B6">
        <w:rPr>
          <w:lang w:val="en-US"/>
        </w:rPr>
        <w:t xml:space="preserve">had similar utility to </w:t>
      </w:r>
      <w:r w:rsidR="00EA2B5E">
        <w:rPr>
          <w:lang w:val="en-US"/>
        </w:rPr>
        <w:t xml:space="preserve">NoCC.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 xml:space="preserve">but </w:t>
      </w:r>
      <w:r w:rsidR="005617B6">
        <w:rPr>
          <w:lang w:val="en-US"/>
        </w:rPr>
        <w:t>had highest utility i</w:t>
      </w:r>
      <w:r w:rsidR="00AA1DBC">
        <w:rPr>
          <w:lang w:val="en-US"/>
        </w:rPr>
        <w:t xml:space="preserve">n no-till with </w:t>
      </w:r>
      <w:r w:rsidR="005617B6">
        <w:rPr>
          <w:lang w:val="en-US"/>
        </w:rPr>
        <w:t>straw</w:t>
      </w:r>
      <w:r w:rsidR="00AA1DBC">
        <w:rPr>
          <w:lang w:val="en-US"/>
        </w:rPr>
        <w:t xml:space="preserve">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2679155" w:rsidR="003C5483" w:rsidRPr="00B54510" w:rsidRDefault="00876749" w:rsidP="003C5483">
      <w:pPr>
        <w:numPr>
          <w:ilvl w:val="0"/>
          <w:numId w:val="3"/>
        </w:numPr>
        <w:spacing w:line="360" w:lineRule="auto"/>
        <w:rPr>
          <w:lang w:val="en-US"/>
        </w:rPr>
      </w:pPr>
      <w:r>
        <w:rPr>
          <w:lang w:val="en-US"/>
        </w:rPr>
        <w:t xml:space="preserve">Mid-season </w:t>
      </w:r>
      <w:r w:rsidR="00D02591">
        <w:rPr>
          <w:lang w:val="en-US"/>
        </w:rPr>
        <w:t xml:space="preserve">establishment of </w:t>
      </w:r>
      <w:r>
        <w:rPr>
          <w:lang w:val="en-US"/>
        </w:rPr>
        <w:t>r</w:t>
      </w:r>
      <w:r w:rsidR="003C5483" w:rsidRPr="00B54510">
        <w:rPr>
          <w:lang w:val="en-US"/>
        </w:rPr>
        <w:t xml:space="preserve">adish cover crop performed well in </w:t>
      </w:r>
      <w:r w:rsidR="003C5483">
        <w:rPr>
          <w:lang w:val="en-US"/>
        </w:rPr>
        <w:t>all metrics in all systems</w:t>
      </w:r>
    </w:p>
    <w:p w14:paraId="12EC2964" w14:textId="3D073648"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w:t>
      </w:r>
      <w:r w:rsidR="00D02591">
        <w:rPr>
          <w:lang w:val="en-US"/>
        </w:rPr>
        <w:t>produced</w:t>
      </w:r>
      <w:r w:rsidR="00C874A3" w:rsidRPr="00B54510">
        <w:rPr>
          <w:lang w:val="en-US"/>
        </w:rPr>
        <w:t xml:space="preserve"> low </w:t>
      </w:r>
      <w:r w:rsidR="00BE271F">
        <w:rPr>
          <w:lang w:val="en-US"/>
        </w:rPr>
        <w:t xml:space="preserve">ecological </w:t>
      </w:r>
      <w:r w:rsidR="00C874A3" w:rsidRPr="00B54510">
        <w:rPr>
          <w:lang w:val="en-US"/>
        </w:rPr>
        <w:t xml:space="preserve">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09C2C7E7" w14:textId="4E16971D" w:rsidR="00BE271F" w:rsidRDefault="00BE271F" w:rsidP="00B54510">
      <w:pPr>
        <w:numPr>
          <w:ilvl w:val="0"/>
          <w:numId w:val="3"/>
        </w:numPr>
        <w:spacing w:line="360" w:lineRule="auto"/>
        <w:rPr>
          <w:lang w:val="en-US"/>
        </w:rPr>
      </w:pPr>
      <w:r>
        <w:rPr>
          <w:lang w:val="en-US"/>
        </w:rPr>
        <w:lastRenderedPageBreak/>
        <w:t>Crop volunteers dominated fall vegetation communities</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1423CEEB"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have led to significant decline</w:t>
      </w:r>
      <w:r w:rsidR="00283057">
        <w:rPr>
          <w:lang w:val="en-US"/>
        </w:rPr>
        <w:t>s</w:t>
      </w:r>
      <w:r w:rsidR="006C3DC0" w:rsidRPr="006C3DC0">
        <w:rPr>
          <w:lang w:val="en-US"/>
        </w:rPr>
        <w:t xml:space="preserv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2C59E9">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Sciences","DOI":"10.1073/pnas.1704949114","issue":"30","page":"E6089-E6096","publisher":"Proceedings of the National Academy of Sciences","source":"pnas.org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change.","container-title":"Science","DOI":"10.1126/science.1251817","issue":"6195","page":"401-406","publisher":"American Association for the Advancement of Science","source":"science.org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2C59E9">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ONE","language":"en","page":"e0151595","publisher":"Public Library of Science","source":"PLoS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Syst.","language":"English","publisher":"Frontiers","source":"Frontiers","title":"Weeds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w:t>
      </w:r>
      <w:ins w:id="1" w:author="Virginia Anne Nichols" w:date="2026-10-21T10:20:00Z" w16du:dateUtc="2026-10-21T08:20:00Z">
        <w:r w:rsidR="00A7126F">
          <w:rPr>
            <w:lang w:val="en-US"/>
          </w:rPr>
          <w:t>, including</w:t>
        </w:r>
      </w:ins>
      <w:del w:id="2" w:author="Virginia Anne Nichols" w:date="2026-10-21T10:20:00Z" w16du:dateUtc="2026-10-21T08:20:00Z">
        <w:r w:rsidR="006C3DC0" w:rsidRPr="006C3DC0" w:rsidDel="00A7126F">
          <w:rPr>
            <w:lang w:val="en-US"/>
          </w:rPr>
          <w:delText xml:space="preserve"> </w:delText>
        </w:r>
        <w:r w:rsidR="008A6D63" w:rsidDel="00A7126F">
          <w:rPr>
            <w:lang w:val="en-US"/>
          </w:rPr>
          <w:delText>for</w:delText>
        </w:r>
      </w:del>
      <w:r w:rsidR="008A6D63">
        <w:rPr>
          <w:lang w:val="en-US"/>
        </w:rPr>
        <w:t xml:space="preserve"> their </w:t>
      </w:r>
      <w:r w:rsidR="006C3DC0">
        <w:rPr>
          <w:lang w:val="en-US"/>
        </w:rPr>
        <w:t>potential ecological</w:t>
      </w:r>
      <w:r w:rsidR="007C0649">
        <w:rPr>
          <w:lang w:val="en-US"/>
        </w:rPr>
        <w:t xml:space="preserve"> and environmental implications</w:t>
      </w:r>
      <w:del w:id="3" w:author="Virginia Anne Nichols" w:date="2026-10-21T10:20:00Z" w16du:dateUtc="2026-10-21T08:20:00Z">
        <w:r w:rsidR="008A6D63" w:rsidDel="00A7126F">
          <w:rPr>
            <w:lang w:val="en-US"/>
          </w:rPr>
          <w:delText>,</w:delText>
        </w:r>
      </w:del>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52341859" w:rsidR="00E41219" w:rsidRPr="00033FDA" w:rsidRDefault="003A1B51" w:rsidP="0047780D">
      <w:pPr>
        <w:spacing w:line="360" w:lineRule="auto"/>
      </w:pPr>
      <w:r>
        <w:rPr>
          <w:lang w:val="en-US"/>
        </w:rPr>
        <w:t>As a corollary</w:t>
      </w:r>
      <w:r w:rsidR="00D02591">
        <w:rPr>
          <w:lang w:val="en-US"/>
        </w:rPr>
        <w:t xml:space="preserve"> to an expanded view of the services non-crop plant communities can offer</w:t>
      </w:r>
      <w:r>
        <w:rPr>
          <w:lang w:val="en-US"/>
        </w:rPr>
        <w:t xml:space="preserve">, </w:t>
      </w:r>
      <w:r w:rsidR="008A6D63">
        <w:rPr>
          <w:lang w:val="en-US"/>
        </w:rPr>
        <w:t xml:space="preserve">there is potential in </w:t>
      </w:r>
      <w:r>
        <w:rPr>
          <w:lang w:val="en-US"/>
        </w:rPr>
        <w:t xml:space="preserve">identifying spatial and temporal niches where </w:t>
      </w:r>
      <w:r w:rsidR="007D2723">
        <w:rPr>
          <w:lang w:val="en-US"/>
        </w:rPr>
        <w:t xml:space="preserve">plant </w:t>
      </w:r>
      <w:r w:rsidR="00B32419">
        <w:rPr>
          <w:lang w:val="en-US"/>
        </w:rPr>
        <w:t>communities can exist without detriment to production</w:t>
      </w:r>
      <w:r>
        <w:rPr>
          <w:lang w:val="en-US"/>
        </w:rPr>
        <w:t xml:space="preserve">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B32419">
        <w:rPr>
          <w:lang w:val="en-US"/>
        </w:rPr>
        <w:t xml:space="preserve">(cover crops, weeds)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w:t>
      </w:r>
      <w:r w:rsidR="00FA7630">
        <w:rPr>
          <w:lang w:val="en-US"/>
        </w:rPr>
        <w:t xml:space="preserve"> weeds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B32419">
        <w:rPr>
          <w:lang w:val="en-US"/>
        </w:rPr>
        <w:instrText xml:space="preserve"> ADDIN ZOTERO_ITEM CSL_CITATION {"citationID":"2nWFsPiH","properties":{"formattedCitation":"(Adeux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label":"page"}],"schema":"https://github.com/citation-style-language/schema/raw/master/csl-citation.json"} </w:instrText>
      </w:r>
      <w:r w:rsidR="006C3DC0" w:rsidRPr="006C3DC0">
        <w:rPr>
          <w:lang w:val="en-US"/>
        </w:rPr>
        <w:fldChar w:fldCharType="separate"/>
      </w:r>
      <w:r w:rsidR="00B32419" w:rsidRPr="00B32419">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283057">
        <w:rPr>
          <w:lang w:val="en-US"/>
        </w:rPr>
        <w:t>. U</w:t>
      </w:r>
      <w:r w:rsidR="003028C3">
        <w:rPr>
          <w:lang w:val="en-US"/>
        </w:rPr>
        <w:t>sing cover crops or weedy fallows may</w:t>
      </w:r>
      <w:r w:rsidR="006C3DC0" w:rsidRPr="006C3DC0">
        <w:rPr>
          <w:lang w:val="en-US"/>
        </w:rPr>
        <w:t xml:space="preserve"> allow the expression of beneficial </w:t>
      </w:r>
      <w:r w:rsidR="009B1DCF">
        <w:rPr>
          <w:lang w:val="en-US"/>
        </w:rPr>
        <w:t>communities</w:t>
      </w:r>
      <w:r w:rsidR="003028C3">
        <w:rPr>
          <w:lang w:val="en-US"/>
        </w:rPr>
        <w:t xml:space="preserve"> </w:t>
      </w:r>
      <w:r w:rsidR="00283057">
        <w:rPr>
          <w:lang w:val="en-US"/>
        </w:rPr>
        <w:t xml:space="preserve">while </w:t>
      </w:r>
      <w:r w:rsidR="00FA7630">
        <w:rPr>
          <w:lang w:val="en-US"/>
        </w:rPr>
        <w:t xml:space="preserve">minimizing the </w:t>
      </w:r>
      <w:r w:rsidR="00E75CD1">
        <w:rPr>
          <w:lang w:val="en-US"/>
        </w:rPr>
        <w:t xml:space="preserve">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962C8E">
        <w:rPr>
          <w:lang w:val="en-US"/>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w:t>
      </w:r>
      <w:ins w:id="4" w:author="Virginia Anne Nichols" w:date="2026-10-08T09:42:00Z" w16du:dateUtc="2026-10-08T07:42:00Z">
        <w:r w:rsidR="003129E5">
          <w:rPr>
            <w:lang w:val="en-US"/>
          </w:rPr>
          <w:t xml:space="preserve"> </w:t>
        </w:r>
      </w:ins>
      <w:r w:rsidR="00962C8E">
        <w:rPr>
          <w:lang w:val="en-US"/>
        </w:rPr>
        <w:fldChar w:fldCharType="begin"/>
      </w:r>
      <w:r w:rsidR="002C59E9">
        <w:rPr>
          <w:lang w:val="en-US"/>
        </w:rPr>
        <w:instrText xml:space="preserve"> ADDIN ZOTERO_ITEM CSL_CITATION {"citationID":"x5xHEw6M","properties":{"formattedCitation":"(Miranda-V\\uc0\\u233{}lez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Sci.","language":"en","page":"798-804","publisher":"CSIRO PUBLISHING","source":"www.publish.csiro.au","title":"Biological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962C8E">
        <w:rPr>
          <w:lang w:val="en-US"/>
        </w:rPr>
        <w:fldChar w:fldCharType="separate"/>
      </w:r>
      <w:r w:rsidR="00962C8E" w:rsidRPr="00962C8E">
        <w:t>(Miranda-Vélez et al., 2026; Sullivan et al., 2017)</w:t>
      </w:r>
      <w:r w:rsidR="00962C8E">
        <w:rPr>
          <w:lang w:val="en-US"/>
        </w:rPr>
        <w:fldChar w:fldCharType="end"/>
      </w:r>
      <w:r w:rsidR="00E41219" w:rsidRPr="006C3DC0">
        <w:rPr>
          <w:lang w:val="en-US"/>
        </w:rPr>
        <w:t xml:space="preserve">, contribute to soil organic carbon </w:t>
      </w:r>
      <w:del w:id="5" w:author="Virginia Anne Nichols" w:date="2026-10-21T10:21:00Z" w16du:dateUtc="2026-10-21T08:21:00Z">
        <w:r w:rsidR="00E41219" w:rsidRPr="006C3DC0" w:rsidDel="00A7126F">
          <w:rPr>
            <w:lang w:val="en-US"/>
          </w:rPr>
          <w:delText xml:space="preserve"> </w:delText>
        </w:r>
      </w:del>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p>
    <w:p w14:paraId="0A9310F1" w14:textId="7681B2EA" w:rsidR="0047780D" w:rsidRPr="00033FDA" w:rsidRDefault="00283057" w:rsidP="0047780D">
      <w:pPr>
        <w:spacing w:line="360" w:lineRule="auto"/>
      </w:pPr>
      <w:r>
        <w:rPr>
          <w:lang w:val="en-US"/>
        </w:rPr>
        <w:t xml:space="preserve">Several factors can </w:t>
      </w:r>
      <w:r w:rsidR="00706329">
        <w:rPr>
          <w:lang w:val="en-US"/>
        </w:rPr>
        <w:t>interact to shape fall vegetation characteristics</w:t>
      </w:r>
      <w:ins w:id="6" w:author="Virginia Anne Nichols" w:date="2026-10-21T10:21:00Z" w16du:dateUtc="2026-10-21T08:21:00Z">
        <w:r w:rsidR="00A7126F">
          <w:rPr>
            <w:lang w:val="en-US"/>
          </w:rPr>
          <w:t xml:space="preserve"> in agro-ecosystems</w:t>
        </w:r>
      </w:ins>
      <w:r>
        <w:rPr>
          <w:lang w:val="en-US"/>
        </w:rPr>
        <w:t>, including cover crops, tillage, and straw management</w:t>
      </w:r>
      <w:r w:rsidR="00706329">
        <w:rPr>
          <w:lang w:val="en-US"/>
        </w:rPr>
        <w:t xml:space="preserve">.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2C59E9">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application.","container-title":"Agriculture","DOI":"10.3390/agriculture7050043","ISSN":"2077-0472","issue":"5","language":"en","license":"http://creativecommons.org/licenses/by/3.0/","page":"43","publisher":"Multidisciplinary Digital Publishing Institute","source":"www.mdpi.com","title":"Weed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 xml:space="preserve">(Shrestha et </w:t>
      </w:r>
      <w:r w:rsidR="00AE2C54" w:rsidRPr="00AE2C54">
        <w:lastRenderedPageBreak/>
        <w:t>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fall </w:t>
      </w:r>
      <w:r w:rsidR="00E41219">
        <w:rPr>
          <w:lang w:val="en-US"/>
        </w:rPr>
        <w:t>plant communities</w:t>
      </w:r>
      <w:r w:rsidR="006F3CE0">
        <w:rPr>
          <w:lang w:val="en-US"/>
        </w:rPr>
        <w:t xml:space="preserve"> between cash crops</w:t>
      </w:r>
      <w:r>
        <w:rPr>
          <w:lang w:val="en-US"/>
        </w:rPr>
        <w:t xml:space="preserve"> for achieving multiple goals</w:t>
      </w:r>
      <w:r w:rsidR="006C3DC0" w:rsidRPr="006C3DC0">
        <w:rPr>
          <w:lang w:val="en-US"/>
        </w:rPr>
        <w:t>.</w:t>
      </w:r>
      <w:r>
        <w:rPr>
          <w:lang w:val="en-US"/>
        </w:rPr>
        <w:t xml:space="preserve"> </w:t>
      </w:r>
      <w:r w:rsidR="00706329">
        <w:rPr>
          <w:lang w:val="en-US"/>
        </w:rPr>
        <w:t>In addition</w:t>
      </w:r>
      <w:r>
        <w:rPr>
          <w:lang w:val="en-US"/>
        </w:rPr>
        <w:t xml:space="preserve">, while </w:t>
      </w:r>
      <w:r w:rsidR="00706329">
        <w:rPr>
          <w:lang w:val="en-US"/>
        </w:rPr>
        <w:t>p</w:t>
      </w:r>
      <w:r w:rsidR="0047780D" w:rsidRPr="00541BA9">
        <w:t xml:space="preserve">esticides </w:t>
      </w:r>
      <w:r>
        <w:t>are a common tool used in agriculture</w:t>
      </w:r>
      <w:r w:rsidR="006930BD">
        <w:t xml:space="preserve">, </w:t>
      </w:r>
      <w:r>
        <w:t>they have</w:t>
      </w:r>
      <w:r w:rsidR="0047780D" w:rsidRPr="00541BA9">
        <w:t xml:space="preserve"> </w:t>
      </w:r>
      <w:r w:rsidR="0047780D">
        <w:t>well-documented</w:t>
      </w:r>
      <w:r w:rsidR="0047780D" w:rsidRPr="00541BA9">
        <w:t xml:space="preserve"> </w:t>
      </w:r>
      <w:del w:id="7" w:author="Virginia Anne Nichols" w:date="2026-10-08T09:41:00Z" w16du:dateUtc="2026-10-08T07:41:00Z">
        <w:r w:rsidR="0047780D" w:rsidDel="003129E5">
          <w:delText xml:space="preserve">externalities </w:delText>
        </w:r>
      </w:del>
      <w:ins w:id="8" w:author="Virginia Anne Nichols" w:date="2026-10-08T09:41:00Z" w16du:dateUtc="2026-10-08T07:41:00Z">
        <w:r w:rsidR="003129E5">
          <w:t xml:space="preserve">unintended, but negative consequences </w:t>
        </w:r>
      </w:ins>
      <w:ins w:id="9" w:author="Virginia Anne Nichols" w:date="2026-10-08T09:42:00Z" w16du:dateUtc="2026-10-08T07:42:00Z">
        <w:r w:rsidR="003129E5">
          <w:t>to the broader environment and society</w:t>
        </w:r>
      </w:ins>
      <w:ins w:id="10" w:author="Virginia Anne Nichols" w:date="2026-10-21T10:22:00Z" w16du:dateUtc="2026-10-21T08:22:00Z">
        <w:r w:rsidR="00A7126F">
          <w:t xml:space="preserve"> that are not often considered in field studies</w:t>
        </w:r>
      </w:ins>
      <w:ins w:id="11" w:author="Virginia Anne Nichols" w:date="2026-10-08T09:42:00Z" w16du:dateUtc="2026-10-08T07:42:00Z">
        <w:r w:rsidR="003129E5">
          <w:t xml:space="preserve"> </w:t>
        </w:r>
      </w:ins>
      <w:r w:rsidR="0047780D">
        <w:fldChar w:fldCharType="begin"/>
      </w:r>
      <w:r w:rsidR="002C59E9">
        <w:instrText xml:space="preserve"> ADDIN ZOTERO_ITEM CSL_CITATION {"citationID":"PFIvGGcC","properties":{"unsorted":false,"formattedCitation":"(Gandara et al., 2024; Rani et al., 2021; Sharma et al., 2019; Wan et al., 2025)","plainCitation":"(Gandara et al., 2024; Rani et al., 2021; Sharma et al., 2019; Wan et al., 2025)","noteIndex":0},"citationItems":[{"id":2720,"uris":["http://zotero.org/users/3599437/items/IJP6IFXM"],"itemData":{"id":2720,"type":"article-journal","abstract":"Insect biomass is declining globally, likely driven by climate change and pesticide use, yet systematic studies on the effects of various chemicals remain limited. In this work, we used a chemical library of 1024 molecules—covering insecticides, herbicides, fungicides, and plant growth inhibitors—to assess the impact of sublethal pesticide doses on insects. In Drosophila melanogaster, 57% of chemicals affected larval behavior, and a higher proportion compromised long-term survivability. Exposure to sublethal doses also induced widespread changes in the phosphoproteome and changes in development and reproduction. The negative effects of agrochemicals were amplified when the temperature was increased. We observed similar behavioral changes across multiple insect species, including mosquitoes and butterflies. These findings suggest that widespread sublethal pesticide exposure can alter insect behavior and physiology, threatening long-term population survival.","container-title":"Science","DOI":"10.1126/science.ado0251","issue":"6720","page":"446-453","publisher":"American Association for the Advancement of Science","source":"science.org (Atypon)","title":"Pervasive sublethal effects of agrochemicals on insects at environmentally relevant concentrations","volume":"386","author":[{"family":"Gandara","given":"Lautaro"},{"family":"Jacoby","given":"Richard"},{"family":"Laurent","given":"François"},{"family":"Spatuzzi","given":"Matteo"},{"family":"Vlachopoulos","given":"Nikolaos"},{"family":"Borst","given":"Noa O."},{"family":"Ekmen","given":"Gülina"},{"family":"Potel","given":"Clement M."},{"family":"Garrido-Rodriguez","given":"Martin"},{"family":"Böhmert","given":"Antonia L."},{"family":"Misunou","given":"Natalia"},{"family":"Bartmanski","given":"Bartosz J."},{"family":"Li","given":"Xueying C."},{"family":"Kutra","given":"Dominik"},{"family":"Hériché","given":"Jean-Karim"},{"family":"Tischer","given":"Christian"},{"family":"Zimmermann-Kogadeeva","given":"Maria"},{"family":"Ingham","given":"Victoria A."},{"family":"Savitski","given":"Mikhail M."},{"family":"Masson","given":"Jean-Baptiste"},{"family":"Zimmermann","given":"Michael"},{"family":"Crocker","given":"Justin"}],"issued":{"date-parts":[["2024",10,25]]}}},{"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w:instrText>
      </w:r>
      <w:r w:rsidR="002C59E9" w:rsidRPr="002C59E9">
        <w:rPr>
          <w:lang w:val="da-DK"/>
          <w:rPrChange w:id="12" w:author="Virginia Anne Nichols" w:date="2026-10-19T09:28:00Z" w16du:dateUtc="2026-10-19T07:28:00Z">
            <w:rPr/>
          </w:rPrChange>
        </w:rPr>
        <w:instrText xml:space="preserve">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Author(s)","page":"1360","publisher":"Nature Publishing Group","source":"www.nature.com","title":"Pesticides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2C59E9" w:rsidRPr="002C59E9">
        <w:rPr>
          <w:lang w:val="da-DK"/>
          <w:rPrChange w:id="13" w:author="Virginia Anne Nichols" w:date="2026-10-19T09:28:00Z" w16du:dateUtc="2026-10-19T07:28:00Z">
            <w:rPr/>
          </w:rPrChange>
        </w:rPr>
        <w:t>(Gandara et al., 2024; Rani et al., 2021; Sharma et al., 2019; Wan et al., 2025)</w:t>
      </w:r>
      <w:r w:rsidR="0047780D">
        <w:fldChar w:fldCharType="end"/>
      </w:r>
      <w:r w:rsidRPr="002C59E9">
        <w:rPr>
          <w:lang w:val="da-DK"/>
          <w:rPrChange w:id="14" w:author="Virginia Anne Nichols" w:date="2026-10-19T09:28:00Z" w16du:dateUtc="2026-10-19T07:28:00Z">
            <w:rPr/>
          </w:rPrChange>
        </w:rPr>
        <w:t xml:space="preserve">. </w:t>
      </w:r>
      <w:r>
        <w:t xml:space="preserve">Inclusion of these unintended impacts </w:t>
      </w:r>
      <w:ins w:id="15" w:author="Virginia Anne Nichols" w:date="2026-10-21T10:22:00Z" w16du:dateUtc="2026-10-21T08:22:00Z">
        <w:r w:rsidR="00A7126F">
          <w:t xml:space="preserve">from pesticide use </w:t>
        </w:r>
      </w:ins>
      <w:r w:rsidR="0047780D">
        <w:t xml:space="preserve">can contribute to a more comprehensive evaluation </w:t>
      </w:r>
      <w:r w:rsidR="0047780D" w:rsidRPr="00541BA9">
        <w:t>of cropping systems</w:t>
      </w:r>
      <w:del w:id="16" w:author="Virginia Anne Nichols" w:date="2026-10-21T10:23:00Z" w16du:dateUtc="2026-10-21T08:23:00Z">
        <w:r w:rsidDel="00A7126F">
          <w:delText xml:space="preserve"> when looking at multiple outcomes</w:delText>
        </w:r>
      </w:del>
      <w:r w:rsidR="0047780D">
        <w:rPr>
          <w:lang w:val="en-US"/>
        </w:rPr>
        <w:t xml:space="preserve">. </w:t>
      </w:r>
    </w:p>
    <w:p w14:paraId="77217DA1" w14:textId="76A9B821" w:rsidR="001A1339" w:rsidRPr="006C3DC0" w:rsidRDefault="006C3DC0" w:rsidP="006930BD">
      <w:pPr>
        <w:spacing w:line="360" w:lineRule="auto"/>
        <w:rPr>
          <w:lang w:val="en-US"/>
        </w:rPr>
      </w:pPr>
      <w:r w:rsidRPr="006C3DC0">
        <w:rPr>
          <w:lang w:val="en-US"/>
        </w:rPr>
        <w:t xml:space="preserve">To better understand </w:t>
      </w:r>
      <w:r w:rsidR="00CD7E08">
        <w:rPr>
          <w:lang w:val="en-US"/>
        </w:rPr>
        <w:t xml:space="preserve">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ins w:id="17" w:author="Virginia Anne Nichols" w:date="2026-10-21T10:23:00Z" w16du:dateUtc="2026-10-21T08:23:00Z">
        <w:r w:rsidR="00A7126F">
          <w:rPr>
            <w:lang w:val="en-US"/>
          </w:rPr>
          <w:t>tillage and residue</w:t>
        </w:r>
        <w:r w:rsidR="00A7126F">
          <w:rPr>
            <w:lang w:val="en-US"/>
          </w:rPr>
          <w:t xml:space="preserve"> </w:t>
        </w:r>
      </w:ins>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r w:rsidR="006930BD">
        <w:rPr>
          <w:lang w:val="en-US"/>
        </w:rPr>
        <w:t xml:space="preserve">Yield of cash crops, soil coverage, fall biomass, plant community ecological value, presence of perennial weeds and pesticide toxicity were </w:t>
      </w:r>
      <w:r w:rsidR="007977B7">
        <w:rPr>
          <w:lang w:val="en-US"/>
        </w:rPr>
        <w:t xml:space="preserve">chosen </w:t>
      </w:r>
      <w:r w:rsidR="006930BD">
        <w:rPr>
          <w:lang w:val="en-US"/>
        </w:rPr>
        <w:t xml:space="preserve">as performance metrics </w:t>
      </w:r>
      <w:r w:rsidR="007977B7">
        <w:rPr>
          <w:lang w:val="en-US"/>
        </w:rPr>
        <w:t xml:space="preserve">to </w:t>
      </w:r>
      <w:r w:rsidR="007977B7" w:rsidRPr="006C3DC0">
        <w:rPr>
          <w:lang w:val="en-US"/>
        </w:rPr>
        <w:t>promote understanding of how cover cropping systems interact with tillage, residue removal, and weather in provision of various services and dis-services</w:t>
      </w:r>
      <w:r w:rsidR="006930BD">
        <w:rPr>
          <w:lang w:val="en-US"/>
        </w:rPr>
        <w:t xml:space="preserve">. </w:t>
      </w:r>
    </w:p>
    <w:p w14:paraId="5F62FED0" w14:textId="52B75458"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w:t>
      </w:r>
      <w:r w:rsidR="00F35751">
        <w:rPr>
          <w:lang w:val="en-US"/>
        </w:rPr>
        <w:t>multi</w:t>
      </w:r>
      <w:r w:rsidR="0047780D">
        <w:rPr>
          <w:lang w:val="en-US"/>
        </w:rPr>
        <w:t>-</w:t>
      </w:r>
      <w:r w:rsidR="00F35751">
        <w:rPr>
          <w:lang w:val="en-US"/>
        </w:rPr>
        <w:t xml:space="preserve">criteria evaluation would </w:t>
      </w:r>
      <w:r w:rsidR="00706329">
        <w:rPr>
          <w:lang w:val="en-US"/>
        </w:rPr>
        <w:t>highlight favorable combinations of practices.</w:t>
      </w:r>
    </w:p>
    <w:p w14:paraId="4021A756" w14:textId="1FD435D5"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2C59E9">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Lett.","language":"en","page":"115002","publisher":"IOP Publishing","source":"Institute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2C59E9">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policy","page":"106016","PMID":"35592408","PMCID":"PMC8988242","source":"PubMed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48A0569C"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 xml:space="preserve">which was </w:t>
      </w:r>
      <w:r w:rsidR="002B7419">
        <w:rPr>
          <w:lang w:val="en-US"/>
        </w:rPr>
        <w:t>established</w:t>
      </w:r>
      <w:r w:rsidRPr="00CD7E08">
        <w:rPr>
          <w:lang w:val="en-US"/>
        </w:rPr>
        <w:t xml:space="preserve">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 xml:space="preserve">Weather data for the present study was obtained from the Danish Meteorological </w:t>
      </w:r>
      <w:r w:rsidR="00571F26" w:rsidRPr="001A455C">
        <w:rPr>
          <w:lang w:val="en-US"/>
        </w:rPr>
        <w:lastRenderedPageBreak/>
        <w:t>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0745A52" w:rsidR="007A00AB" w:rsidRPr="001A455C" w:rsidRDefault="00E44FA0" w:rsidP="002317FF">
      <w:pPr>
        <w:spacing w:line="360" w:lineRule="auto"/>
      </w:pPr>
      <w:r>
        <w:rPr>
          <w:lang w:val="en-US"/>
        </w:rPr>
        <w:t xml:space="preserve">The long-term trial on which this experiment was superimposed </w:t>
      </w:r>
      <w:r w:rsidR="00283057">
        <w:rPr>
          <w:lang w:val="en-US"/>
        </w:rPr>
        <w:t xml:space="preserve">is a </w:t>
      </w:r>
      <w:r w:rsidR="00283057" w:rsidRPr="00CD7E08">
        <w:rPr>
          <w:lang w:val="en-US"/>
        </w:rPr>
        <w:t xml:space="preserve">split-split plot </w:t>
      </w:r>
      <w:r w:rsidR="00283057">
        <w:rPr>
          <w:lang w:val="en-US"/>
        </w:rPr>
        <w:t xml:space="preserve">randomized complete block design </w:t>
      </w:r>
      <w:r w:rsidR="00283057" w:rsidRPr="00CD7E08">
        <w:rPr>
          <w:lang w:val="en-US"/>
        </w:rPr>
        <w:t>with four replications</w:t>
      </w:r>
      <w:r w:rsidR="00283057">
        <w:rPr>
          <w:lang w:val="en-US"/>
        </w:rPr>
        <w:t xml:space="preserve">. The trial </w:t>
      </w:r>
      <w:r>
        <w:rPr>
          <w:lang w:val="en-US"/>
        </w:rPr>
        <w:t>includes crop</w:t>
      </w:r>
      <w:r w:rsidR="002B7419">
        <w:rPr>
          <w:lang w:val="en-US"/>
        </w:rPr>
        <w:t>ping</w:t>
      </w:r>
      <w:r w:rsidR="00C90536">
        <w:rPr>
          <w:lang w:val="en-US"/>
        </w:rPr>
        <w:t xml:space="preserve"> system</w:t>
      </w:r>
      <w:r>
        <w:rPr>
          <w:lang w:val="en-US"/>
        </w:rPr>
        <w:t xml:space="preserve"> as a treatment</w:t>
      </w:r>
      <w:r w:rsidR="002B7419">
        <w:rPr>
          <w:lang w:val="en-US"/>
        </w:rPr>
        <w:t xml:space="preserve"> </w:t>
      </w:r>
      <w:r w:rsidR="00C90536">
        <w:rPr>
          <w:lang w:val="en-US"/>
        </w:rPr>
        <w:fldChar w:fldCharType="begin"/>
      </w:r>
      <w:r w:rsidR="00C90536">
        <w:rPr>
          <w:lang w:val="en-US"/>
        </w:rPr>
        <w:instrText xml:space="preserve"> ADDIN ZOTERO_ITEM CSL_CITATION {"citationID":"8iiQYzBK","properties":{"formattedCitation":"(Scherner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C90536">
        <w:rPr>
          <w:lang w:val="en-US"/>
        </w:rPr>
        <w:fldChar w:fldCharType="separate"/>
      </w:r>
      <w:r w:rsidR="00C90536" w:rsidRPr="00C90536">
        <w:t>(Scherner et al., 2016)</w:t>
      </w:r>
      <w:r w:rsidR="00C90536">
        <w:rPr>
          <w:lang w:val="en-US"/>
        </w:rPr>
        <w:fldChar w:fldCharType="end"/>
      </w:r>
      <w:r>
        <w:rPr>
          <w:lang w:val="en-US"/>
        </w:rPr>
        <w:t>, but for th</w:t>
      </w:r>
      <w:r w:rsidR="00283057">
        <w:rPr>
          <w:lang w:val="en-US"/>
        </w:rPr>
        <w:t>e present</w:t>
      </w:r>
      <w:r>
        <w:rPr>
          <w:lang w:val="en-US"/>
        </w:rPr>
        <w:t xml:space="preserve"> experiment plots from only </w:t>
      </w:r>
      <w:r w:rsidR="00C90536">
        <w:rPr>
          <w:lang w:val="en-US"/>
        </w:rPr>
        <w:t>two</w:t>
      </w:r>
      <w:r>
        <w:rPr>
          <w:lang w:val="en-US"/>
        </w:rPr>
        <w:t xml:space="preserve"> of those </w:t>
      </w:r>
      <w:r w:rsidR="002B7419">
        <w:rPr>
          <w:lang w:val="en-US"/>
        </w:rPr>
        <w:t>cropping systems</w:t>
      </w:r>
      <w:r>
        <w:rPr>
          <w:lang w:val="en-US"/>
        </w:rPr>
        <w:t xml:space="preserve"> were used</w:t>
      </w:r>
      <w:r w:rsidR="002B7419">
        <w:rPr>
          <w:lang w:val="en-US"/>
        </w:rPr>
        <w:t xml:space="preserve">, which only </w:t>
      </w:r>
      <w:r w:rsidR="00C90536">
        <w:rPr>
          <w:lang w:val="en-US"/>
        </w:rPr>
        <w:t xml:space="preserve">differed in </w:t>
      </w:r>
      <w:r w:rsidR="00274A47">
        <w:rPr>
          <w:lang w:val="en-US"/>
        </w:rPr>
        <w:t>residue</w:t>
      </w:r>
      <w:r w:rsidR="00C90536">
        <w:rPr>
          <w:lang w:val="en-US"/>
        </w:rPr>
        <w:t xml:space="preserve"> management</w:t>
      </w:r>
      <w:r w:rsidR="00283057">
        <w:rPr>
          <w:lang w:val="en-US"/>
        </w:rPr>
        <w:t>, so in this study</w:t>
      </w:r>
      <w:r w:rsidR="00422F6F">
        <w:rPr>
          <w:lang w:val="en-US"/>
        </w:rPr>
        <w:t xml:space="preserve">, </w:t>
      </w:r>
      <w:r w:rsidR="00274A47">
        <w:rPr>
          <w:lang w:val="en-US"/>
        </w:rPr>
        <w:t>residue</w:t>
      </w:r>
      <w:r w:rsidR="002317FF">
        <w:rPr>
          <w:lang w:val="en-US"/>
        </w:rPr>
        <w:t xml:space="preserve"> management</w:t>
      </w:r>
      <w:r w:rsidR="002B7419">
        <w:rPr>
          <w:lang w:val="en-US"/>
        </w:rPr>
        <w:t xml:space="preserve"> (small grain straw retained, or removed)</w:t>
      </w:r>
      <w:r w:rsidR="002317FF">
        <w:rPr>
          <w:lang w:val="en-US"/>
        </w:rPr>
        <w:t xml:space="preserve"> represented the </w:t>
      </w:r>
      <w:r w:rsidR="001A455C" w:rsidRPr="001A455C">
        <w:rPr>
          <w:lang w:val="en-US"/>
        </w:rPr>
        <w:t xml:space="preserve">main-plot treatment. </w:t>
      </w:r>
      <w:r w:rsidR="008D32E3">
        <w:rPr>
          <w:lang w:val="en-US"/>
        </w:rPr>
        <w:t xml:space="preserve">Nested within </w:t>
      </w:r>
      <w:r w:rsidR="00274A47">
        <w:rPr>
          <w:lang w:val="en-US"/>
        </w:rPr>
        <w:t>residue</w:t>
      </w:r>
      <w:r w:rsidR="008D32E3">
        <w:rPr>
          <w:lang w:val="en-US"/>
        </w:rPr>
        <w:t xml:space="preserve"> management</w:t>
      </w:r>
      <w:r w:rsidR="002317FF">
        <w:rPr>
          <w:lang w:val="en-US"/>
        </w:rPr>
        <w:t xml:space="preserve"> (two levels)</w:t>
      </w:r>
      <w:r w:rsidR="008D32E3">
        <w:rPr>
          <w:lang w:val="en-US"/>
        </w:rPr>
        <w:t xml:space="preserve">, </w:t>
      </w:r>
      <w:r w:rsidR="002B7419">
        <w:rPr>
          <w:lang w:val="en-US"/>
        </w:rPr>
        <w:t xml:space="preserve">the effective </w:t>
      </w:r>
      <w:r w:rsidR="008D32E3">
        <w:rPr>
          <w:lang w:val="en-US"/>
        </w:rPr>
        <w:t>t</w:t>
      </w:r>
      <w:r w:rsidR="001A455C" w:rsidRPr="001A455C">
        <w:rPr>
          <w:lang w:val="en-US"/>
        </w:rPr>
        <w:t xml:space="preserve">illage </w:t>
      </w:r>
      <w:r w:rsidR="002317FF">
        <w:rPr>
          <w:lang w:val="en-US"/>
        </w:rPr>
        <w:t xml:space="preserve">(three levels) </w:t>
      </w:r>
      <w:r w:rsidR="001A455C" w:rsidRPr="001A455C">
        <w:rPr>
          <w:lang w:val="en-US"/>
        </w:rPr>
        <w:t>subplots were 5 meters wide and 40 m long</w:t>
      </w:r>
      <w:r w:rsidR="002B7419">
        <w:rPr>
          <w:lang w:val="en-US"/>
        </w:rPr>
        <w:t xml:space="preserve"> (inversion tilled plots were 10 m wide to allow for a 2.5 m buffer on either side for soil displacement, but subplots were established within the middle 5 m)</w:t>
      </w:r>
      <w:r w:rsidR="001A455C" w:rsidRPr="001A455C">
        <w:rPr>
          <w:lang w:val="en-US"/>
        </w:rPr>
        <w:t xml:space="preserve">.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w:t>
      </w:r>
      <w:r w:rsidR="00BE271F">
        <w:rPr>
          <w:lang w:val="en-US"/>
        </w:rPr>
        <w:t>SM1</w:t>
      </w:r>
      <w:r w:rsidR="001A455C" w:rsidRPr="001A455C">
        <w:rPr>
          <w:lang w:val="en-US"/>
        </w:rPr>
        <w:t xml:space="preserve">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In summary, this experiment included all combinations of two </w:t>
      </w:r>
      <w:r w:rsidR="00274A47">
        <w:rPr>
          <w:lang w:val="en-US"/>
        </w:rPr>
        <w:t>residue</w:t>
      </w:r>
      <w:r w:rsidR="001A455C" w:rsidRPr="001A455C">
        <w:rPr>
          <w:lang w:val="en-US"/>
        </w:rPr>
        <w:t>-managements,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381D2575"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00274A47">
        <w:rPr>
          <w:b/>
          <w:bCs/>
          <w:lang w:val="en-US"/>
        </w:rPr>
        <w:t>Residue</w:t>
      </w:r>
      <w:r w:rsidRPr="001A455C">
        <w:rPr>
          <w:b/>
          <w:bCs/>
          <w:lang w:val="en-US"/>
        </w:rPr>
        <w:t xml:space="preserve"> and tillage treatments</w:t>
      </w:r>
    </w:p>
    <w:p w14:paraId="73CAF7F4" w14:textId="70D41341" w:rsidR="00D5253E" w:rsidRDefault="001A455C" w:rsidP="001A455C">
      <w:pPr>
        <w:spacing w:line="360" w:lineRule="auto"/>
        <w:rPr>
          <w:lang w:val="en-US"/>
        </w:rPr>
      </w:pPr>
      <w:r w:rsidRPr="001A455C">
        <w:rPr>
          <w:lang w:val="en-US"/>
        </w:rPr>
        <w:t xml:space="preserve">The same </w:t>
      </w:r>
      <w:r w:rsidR="00274A47">
        <w:rPr>
          <w:lang w:val="en-US"/>
        </w:rPr>
        <w:t>residue</w:t>
      </w:r>
      <w:r w:rsidRPr="001A455C">
        <w:rPr>
          <w:lang w:val="en-US"/>
        </w:rPr>
        <w:t xml:space="preserve"> managements</w:t>
      </w:r>
      <w:r w:rsidR="00DF04BA">
        <w:rPr>
          <w:lang w:val="en-US"/>
        </w:rPr>
        <w:t xml:space="preserve"> (</w:t>
      </w:r>
      <w:r w:rsidR="00B36C88">
        <w:rPr>
          <w:lang w:val="en-US"/>
        </w:rPr>
        <w:t xml:space="preserve">small grain straw </w:t>
      </w:r>
      <w:r w:rsidR="00DF04BA">
        <w:rPr>
          <w:lang w:val="en-US"/>
        </w:rPr>
        <w:t>retain</w:t>
      </w:r>
      <w:r w:rsidR="00B36C88">
        <w:rPr>
          <w:lang w:val="en-US"/>
        </w:rPr>
        <w:t>ed</w:t>
      </w:r>
      <w:r w:rsidR="00DF04BA">
        <w:rPr>
          <w:lang w:val="en-US"/>
        </w:rPr>
        <w:t>, remove</w:t>
      </w:r>
      <w:r w:rsidR="00B36C88">
        <w:rPr>
          <w:lang w:val="en-US"/>
        </w:rPr>
        <w:t>d</w:t>
      </w:r>
      <w:r w:rsidR="00DF04BA">
        <w:rPr>
          <w:lang w:val="en-US"/>
        </w:rPr>
        <w:t>)</w:t>
      </w:r>
      <w:r w:rsidRPr="001A455C">
        <w:rPr>
          <w:lang w:val="en-US"/>
        </w:rPr>
        <w:t xml:space="preserve">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w:t>
      </w:r>
      <w:r w:rsidR="00274A47">
        <w:rPr>
          <w:lang w:val="en-US"/>
        </w:rPr>
        <w:t>residue</w:t>
      </w:r>
      <w:r w:rsidRPr="001A455C">
        <w:rPr>
          <w:lang w:val="en-US"/>
        </w:rPr>
        <w:t xml:space="preserve">-removal treatments, </w:t>
      </w:r>
      <w:r w:rsidR="00B36C88">
        <w:rPr>
          <w:lang w:val="en-US"/>
        </w:rPr>
        <w:t>straw</w:t>
      </w:r>
      <w:r w:rsidR="00D5253E">
        <w:rPr>
          <w:lang w:val="en-US"/>
        </w:rPr>
        <w:t xml:space="preserv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w:t>
      </w:r>
      <w:r w:rsidR="00B36C88">
        <w:rPr>
          <w:lang w:val="en-US"/>
        </w:rPr>
        <w:t>straw</w:t>
      </w:r>
      <w:r w:rsidR="004F07A5">
        <w:rPr>
          <w:lang w:val="en-US"/>
        </w:rPr>
        <w:t xml:space="preserve">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w:t>
      </w:r>
      <w:r w:rsidR="00274A47">
        <w:rPr>
          <w:lang w:val="en-US"/>
        </w:rPr>
        <w:t>residue</w:t>
      </w:r>
      <w:r w:rsidRPr="001A455C">
        <w:rPr>
          <w:lang w:val="en-US"/>
        </w:rPr>
        <w:t xml:space="preserve">-retained treatments, </w:t>
      </w:r>
      <w:r w:rsidR="00B36C88">
        <w:rPr>
          <w:lang w:val="en-US"/>
        </w:rPr>
        <w:t>straw</w:t>
      </w:r>
      <w:r w:rsidR="00D5253E">
        <w:rPr>
          <w:lang w:val="en-US"/>
        </w:rPr>
        <w:t xml:space="preserve"> remained in the field </w:t>
      </w:r>
      <w:r w:rsidR="001A1339">
        <w:rPr>
          <w:lang w:val="en-US"/>
        </w:rPr>
        <w:t>following harvest</w:t>
      </w:r>
      <w:r w:rsidRPr="001A455C">
        <w:rPr>
          <w:lang w:val="en-US"/>
        </w:rPr>
        <w:t xml:space="preserve">. </w:t>
      </w:r>
    </w:p>
    <w:p w14:paraId="3D917A18" w14:textId="67E6E655" w:rsidR="00DF04BA" w:rsidRDefault="00D5253E" w:rsidP="001A455C">
      <w:pPr>
        <w:spacing w:line="360" w:lineRule="auto"/>
      </w:pPr>
      <w:r>
        <w:rPr>
          <w:lang w:val="en-US"/>
        </w:rPr>
        <w:t>While the overall tillage philosophies have remained the same</w:t>
      </w:r>
      <w:r w:rsidR="00283057">
        <w:rPr>
          <w:lang w:val="en-US"/>
        </w:rPr>
        <w:t xml:space="preserve"> since 2002</w:t>
      </w:r>
      <w:r>
        <w:rPr>
          <w:lang w:val="en-US"/>
        </w:rPr>
        <w:t>, t</w:t>
      </w:r>
      <w:r w:rsidR="001A455C" w:rsidRPr="001A455C">
        <w:rPr>
          <w:lang w:val="en-US"/>
        </w:rPr>
        <w:t xml:space="preserve">he exact machinery and timing of operations have varied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w:t>
      </w:r>
      <w:r w:rsidR="00892AB3">
        <w:rPr>
          <w:lang w:val="en-US"/>
        </w:rPr>
        <w:t>sowing</w:t>
      </w:r>
      <w:r w:rsidR="001A455C" w:rsidRPr="001A455C">
        <w:rPr>
          <w:lang w:val="en-US"/>
        </w:rPr>
        <w:t xml:space="preserve">; </w:t>
      </w:r>
      <w:r w:rsidR="00D276E3">
        <w:rPr>
          <w:lang w:val="en-US"/>
        </w:rPr>
        <w:t xml:space="preserve">all </w:t>
      </w:r>
      <w:r w:rsidR="001A455C" w:rsidRPr="001A455C">
        <w:rPr>
          <w:lang w:val="en-US"/>
        </w:rPr>
        <w:t>c</w:t>
      </w:r>
      <w:r w:rsidR="001A455C" w:rsidRPr="001A455C">
        <w:t xml:space="preserve">rops were then sown with a traditional seed drill </w:t>
      </w:r>
      <w:r w:rsidR="001A455C" w:rsidRPr="001A455C">
        <w:lastRenderedPageBreak/>
        <w:t xml:space="preserve">(Nordsten Lift-o-matic CLH300) with row spacings of 12.5 cm. </w:t>
      </w:r>
      <w:r w:rsidR="00DF04BA">
        <w:t>In the late-</w:t>
      </w:r>
      <w:r w:rsidR="00AF71AE">
        <w:t>sown</w:t>
      </w:r>
      <w:r w:rsidR="00DF04BA">
        <w:t xml:space="preserve"> radish cover crop treatment, plots were also harrowed to a depth of 3-4 cm after cash crop harvest to prepare the soil for </w:t>
      </w:r>
      <w:r w:rsidR="00B36C88">
        <w:t xml:space="preserve">sowing of the radish </w:t>
      </w:r>
      <w:r w:rsidR="00DF04BA">
        <w:t>cover crop (see Table 1)</w:t>
      </w:r>
      <w:r w:rsidR="00283057">
        <w:t>, while no post-harvest tillage was performed in the other cover crop treatments</w:t>
      </w:r>
      <w:r w:rsidR="00DF04BA" w:rsidRPr="001A455C">
        <w:t>.</w:t>
      </w:r>
    </w:p>
    <w:p w14:paraId="1D52ABA7" w14:textId="7A7A4CCF" w:rsidR="001A455C" w:rsidRPr="00DF04BA" w:rsidRDefault="001A455C" w:rsidP="001A455C">
      <w:pPr>
        <w:spacing w:line="360" w:lineRule="auto"/>
      </w:pPr>
      <w:r w:rsidRPr="001A455C">
        <w:rPr>
          <w:lang w:val="en-US"/>
        </w:rPr>
        <w:t xml:space="preserve">For the </w:t>
      </w:r>
      <w:r w:rsidR="003C4420">
        <w:rPr>
          <w:lang w:val="en-US"/>
        </w:rPr>
        <w:t>surface</w:t>
      </w:r>
      <w:r w:rsidRPr="001A455C">
        <w:rPr>
          <w:lang w:val="en-US"/>
        </w:rPr>
        <w:t xml:space="preserve"> </w:t>
      </w:r>
      <w:r w:rsidR="002317FF">
        <w:rPr>
          <w:lang w:val="en-US"/>
        </w:rPr>
        <w:t xml:space="preserve">tillage </w:t>
      </w:r>
      <w:r w:rsidRPr="001A455C">
        <w:rPr>
          <w:lang w:val="en-US"/>
        </w:rPr>
        <w:t>system (non-inversion</w:t>
      </w:r>
      <w:r w:rsidR="00645D68">
        <w:rPr>
          <w:lang w:val="en-US"/>
        </w:rPr>
        <w:t xml:space="preserve"> tillage</w:t>
      </w:r>
      <w:r w:rsidRPr="001A455C">
        <w:rPr>
          <w:lang w:val="en-US"/>
        </w:rPr>
        <w:t xml:space="preserve">), a </w:t>
      </w:r>
      <w:r w:rsidRPr="001A455C">
        <w:rPr>
          <w:vertAlign w:val="subscript"/>
          <w:lang w:val="en-US"/>
        </w:rPr>
        <w:t xml:space="preserve"> </w:t>
      </w:r>
      <w:r w:rsidRPr="001A455C">
        <w:t xml:space="preserve">Horsch Terrano 3 FX stubble tine cultivator was used to till to a depth 8-10 cm in the spring before cash crop </w:t>
      </w:r>
      <w:r w:rsidR="00892AB3">
        <w:t>sowing</w:t>
      </w:r>
      <w:r w:rsidR="00DF04BA">
        <w:t xml:space="preserve">, and </w:t>
      </w:r>
      <w:r w:rsidR="00283057">
        <w:t xml:space="preserve">similarly </w:t>
      </w:r>
      <w:r w:rsidR="00DF04BA">
        <w:t xml:space="preserve">harrowed (3-4 cm depth) </w:t>
      </w:r>
      <w:r w:rsidR="00C81A0A">
        <w:t xml:space="preserve">only </w:t>
      </w:r>
      <w:r w:rsidR="00DF04BA">
        <w:t xml:space="preserve">before the </w:t>
      </w:r>
      <w:r w:rsidR="009B6949">
        <w:t>late-</w:t>
      </w:r>
      <w:r w:rsidR="00AF71AE">
        <w:t>sown</w:t>
      </w:r>
      <w:r w:rsidR="009B6949">
        <w:t xml:space="preserve"> radish cover crop treatment</w:t>
      </w:r>
      <w:r w:rsidR="00283057">
        <w:t xml:space="preserve"> but not before the other cover crop treatments</w:t>
      </w:r>
      <w:r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Pr="001A455C">
        <w:t xml:space="preserve">In both the </w:t>
      </w:r>
      <w:r w:rsidR="007A49E4">
        <w:t>NT</w:t>
      </w:r>
      <w:r w:rsidRPr="001A455C">
        <w:t xml:space="preserve"> and</w:t>
      </w:r>
      <w:r w:rsidR="00423AE6">
        <w:t xml:space="preserve"> surface tillage</w:t>
      </w:r>
      <w:r w:rsidRPr="001A455C">
        <w:t xml:space="preserve"> </w:t>
      </w:r>
      <w:r w:rsidR="00B36C88">
        <w:t>treatments</w:t>
      </w:r>
      <w:r w:rsidRPr="001A455C">
        <w:t xml:space="preserve">, </w:t>
      </w:r>
      <w:r w:rsidR="002317FF">
        <w:t xml:space="preserve">cash </w:t>
      </w:r>
      <w:r w:rsidRPr="001A455C">
        <w:t xml:space="preserve">crops were sown with a chisel coulter (Horsch Airseeder CO 3) with row spacings of 17.5 cm for </w:t>
      </w:r>
      <w:r w:rsidR="00D276E3">
        <w:t>all crops</w:t>
      </w:r>
      <w:r w:rsidR="009B6949">
        <w:t xml:space="preserve"> (compared to 12.5 cm for the </w:t>
      </w:r>
      <w:r w:rsidR="00423AE6">
        <w:t>inversion</w:t>
      </w:r>
      <w:r w:rsidR="009B6949">
        <w:t xml:space="preserve"> </w:t>
      </w:r>
      <w:r w:rsidR="00B36C88">
        <w:t>treatment</w:t>
      </w:r>
      <w:r w:rsidR="009B6949">
        <w:t>)</w:t>
      </w:r>
      <w:r w:rsidRPr="001A455C">
        <w:t xml:space="preserve">. Row spacings were different for the </w:t>
      </w:r>
      <w:r w:rsidR="00423AE6">
        <w:t>inversion</w:t>
      </w:r>
      <w:r w:rsidR="007A49E4">
        <w:t xml:space="preserve"> </w:t>
      </w:r>
      <w:r w:rsidR="00B36C88">
        <w:t>treatment</w:t>
      </w:r>
      <w:r w:rsidR="007A49E4">
        <w:t xml:space="preserve"> </w:t>
      </w:r>
      <w:r w:rsidRPr="001A455C">
        <w:t xml:space="preserve">due to </w:t>
      </w:r>
      <w:r w:rsidR="001A1339">
        <w:t xml:space="preserve">differences in the </w:t>
      </w:r>
      <w:r w:rsidRPr="001A455C">
        <w:t xml:space="preserve">equipment representing typical production environments for each tillage system. </w:t>
      </w:r>
      <w:r w:rsidR="00773505">
        <w:t>Cash crop s</w:t>
      </w:r>
      <w:r w:rsidR="009B6949">
        <w:t>eeding rates were 20% higher in NT systems to compensate for poor establishment.</w:t>
      </w:r>
    </w:p>
    <w:p w14:paraId="34082C05" w14:textId="2F00DB30" w:rsidR="001A455C" w:rsidRPr="001A455C" w:rsidRDefault="001A455C" w:rsidP="001A455C">
      <w:pPr>
        <w:spacing w:line="360" w:lineRule="auto"/>
        <w:rPr>
          <w:b/>
          <w:bCs/>
          <w:lang w:val="en-US"/>
        </w:rPr>
      </w:pPr>
      <w:r w:rsidRPr="003C7F19">
        <w:rPr>
          <w:b/>
          <w:bCs/>
        </w:rPr>
        <w:t>2.1.</w:t>
      </w:r>
      <w:ins w:id="18" w:author="Virginia Anne Nichols" w:date="2026-10-21T06:17:00Z" w16du:dateUtc="2026-10-21T04:17:00Z">
        <w:r w:rsidR="006A6848">
          <w:rPr>
            <w:b/>
            <w:bCs/>
          </w:rPr>
          <w:t>3</w:t>
        </w:r>
      </w:ins>
      <w:del w:id="19" w:author="Virginia Anne Nichols" w:date="2026-10-21T06:17:00Z" w16du:dateUtc="2026-10-21T04:17:00Z">
        <w:r w:rsidR="00C04813" w:rsidDel="006A6848">
          <w:rPr>
            <w:b/>
            <w:bCs/>
          </w:rPr>
          <w:delText>4</w:delText>
        </w:r>
      </w:del>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DAD4DF7"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w:t>
      </w:r>
      <w:r w:rsidR="00AF71AE">
        <w:rPr>
          <w:i/>
          <w:iCs/>
          <w:lang w:val="en-US"/>
        </w:rPr>
        <w:t>sown</w:t>
      </w:r>
      <w:r w:rsidR="00CF6D65" w:rsidRPr="007A00AB">
        <w:rPr>
          <w:i/>
          <w:iCs/>
          <w:lang w:val="en-US"/>
        </w:rPr>
        <w:t xml:space="preserve"> mixture (MixE), </w:t>
      </w:r>
      <w:r w:rsidR="00423AE6" w:rsidRPr="007A00AB">
        <w:rPr>
          <w:i/>
          <w:iCs/>
          <w:lang w:val="en-US"/>
        </w:rPr>
        <w:t>a mixture (MixM) and forage radish (RadM)</w:t>
      </w:r>
      <w:r w:rsidR="007A00AB">
        <w:rPr>
          <w:i/>
          <w:iCs/>
          <w:lang w:val="en-US"/>
        </w:rPr>
        <w:t xml:space="preserve"> </w:t>
      </w:r>
      <w:r w:rsidR="00AF71AE">
        <w:rPr>
          <w:i/>
          <w:iCs/>
          <w:lang w:val="en-US"/>
        </w:rPr>
        <w:t>sown</w:t>
      </w:r>
      <w:r w:rsidR="007A00AB">
        <w:rPr>
          <w:i/>
          <w:iCs/>
          <w:lang w:val="en-US"/>
        </w:rPr>
        <w:t xml:space="preserve"> </w:t>
      </w:r>
      <w:r w:rsidR="007A00AB" w:rsidRPr="007A00AB">
        <w:rPr>
          <w:i/>
          <w:iCs/>
          <w:lang w:val="en-US"/>
        </w:rPr>
        <w:t>mid-season</w:t>
      </w:r>
      <w:r w:rsidR="00423AE6" w:rsidRPr="007A00AB">
        <w:rPr>
          <w:i/>
          <w:iCs/>
          <w:lang w:val="en-US"/>
        </w:rPr>
        <w:t xml:space="preserve">, forage radish </w:t>
      </w:r>
      <w:r w:rsidR="00AF71AE">
        <w:rPr>
          <w:i/>
          <w:iCs/>
          <w:lang w:val="en-US"/>
        </w:rPr>
        <w:t>sown</w:t>
      </w:r>
      <w:r w:rsidR="007A00AB">
        <w:rPr>
          <w:i/>
          <w:iCs/>
          <w:lang w:val="en-US"/>
        </w:rPr>
        <w:t xml:space="preserve">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884DA9"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2E6D6811"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20"/>
            <w:r w:rsidR="00A83EB3" w:rsidRPr="001A455C">
              <w:rPr>
                <w:lang w:val="en-US"/>
              </w:rPr>
              <w:t>12.5 cm</w:t>
            </w:r>
            <w:r w:rsidR="00A83EB3">
              <w:rPr>
                <w:lang w:val="en-US"/>
              </w:rPr>
              <w:t xml:space="preserve"> or 17.5 cm, see section 2.1.2</w:t>
            </w:r>
            <w:commentRangeEnd w:id="20"/>
            <w:r w:rsidR="002505D4">
              <w:rPr>
                <w:rStyle w:val="CommentReference"/>
                <w:sz w:val="24"/>
                <w:szCs w:val="24"/>
                <w:lang w:val="en-US"/>
              </w:rPr>
              <w:commentReference w:id="20"/>
            </w:r>
            <w:r w:rsidR="00A83EB3">
              <w:rPr>
                <w:lang w:val="en-US"/>
              </w:rPr>
              <w:t>)</w:t>
            </w:r>
            <w:r w:rsidR="00A83EB3" w:rsidRPr="001A455C">
              <w:rPr>
                <w:lang w:val="en-US"/>
              </w:rPr>
              <w:t xml:space="preserve"> shortly after cash crop </w:t>
            </w:r>
            <w:r w:rsidR="00892AB3">
              <w:rPr>
                <w:lang w:val="en-US"/>
              </w:rPr>
              <w:t>sowing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884DA9" w:rsidRDefault="00A83EB3" w:rsidP="00A83EB3">
            <w:pPr>
              <w:jc w:val="center"/>
              <w:rPr>
                <w:lang w:val="nb-NO"/>
              </w:rPr>
            </w:pPr>
            <w:r w:rsidRPr="00884DA9">
              <w:rPr>
                <w:lang w:val="nb-NO"/>
              </w:rPr>
              <w:t>3 kg ha</w:t>
            </w:r>
            <w:r w:rsidRPr="00884DA9">
              <w:rPr>
                <w:vertAlign w:val="superscript"/>
                <w:lang w:val="nb-NO"/>
              </w:rPr>
              <w:t>-1</w:t>
            </w:r>
            <w:r w:rsidRPr="00884DA9">
              <w:rPr>
                <w:lang w:val="nb-NO"/>
              </w:rPr>
              <w:t xml:space="preserve"> grass + 8 kg ha</w:t>
            </w:r>
            <w:r w:rsidRPr="00884DA9">
              <w:rPr>
                <w:vertAlign w:val="superscript"/>
                <w:lang w:val="nb-NO"/>
              </w:rPr>
              <w:t>-1</w:t>
            </w:r>
            <w:r w:rsidRPr="00884DA9">
              <w:rPr>
                <w:lang w:val="nb-NO"/>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lastRenderedPageBreak/>
              <w:t>RadL</w:t>
            </w:r>
          </w:p>
        </w:tc>
        <w:tc>
          <w:tcPr>
            <w:tcW w:w="3265" w:type="dxa"/>
            <w:tcBorders>
              <w:top w:val="single" w:sz="4" w:space="0" w:color="auto"/>
              <w:bottom w:val="single" w:sz="4" w:space="0" w:color="auto"/>
            </w:tcBorders>
            <w:vAlign w:val="center"/>
          </w:tcPr>
          <w:p w14:paraId="0404C5B2" w14:textId="5733048E" w:rsidR="00A83EB3" w:rsidRPr="001A455C" w:rsidRDefault="00423AE6" w:rsidP="00A83EB3">
            <w:pPr>
              <w:jc w:val="center"/>
              <w:rPr>
                <w:lang w:val="en-US"/>
              </w:rPr>
            </w:pPr>
            <w:r>
              <w:rPr>
                <w:lang w:val="en-US"/>
              </w:rPr>
              <w:t xml:space="preserve">(Late season) </w:t>
            </w:r>
            <w:r w:rsidR="00A83EB3" w:rsidRPr="001A455C">
              <w:rPr>
                <w:lang w:val="en-US"/>
              </w:rPr>
              <w:t xml:space="preserve">Broadcast into the crop stubble </w:t>
            </w:r>
            <w:r w:rsidR="00C81A0A">
              <w:rPr>
                <w:lang w:val="en-US"/>
              </w:rPr>
              <w:t>after</w:t>
            </w:r>
            <w:r w:rsidR="00A83EB3" w:rsidRPr="001A455C">
              <w:rPr>
                <w:lang w:val="en-US"/>
              </w:rPr>
              <w:t xml:space="preserve">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5611A865" w:rsidR="001A455C" w:rsidRPr="001A455C" w:rsidRDefault="001A455C" w:rsidP="001A455C">
      <w:pPr>
        <w:spacing w:line="360" w:lineRule="auto"/>
        <w:rPr>
          <w:b/>
          <w:bCs/>
          <w:lang w:val="en-US"/>
        </w:rPr>
      </w:pPr>
      <w:r w:rsidRPr="003C7F19">
        <w:rPr>
          <w:b/>
          <w:bCs/>
        </w:rPr>
        <w:t>2.1.</w:t>
      </w:r>
      <w:ins w:id="21" w:author="Virginia Anne Nichols" w:date="2026-10-21T06:17:00Z" w16du:dateUtc="2026-10-21T04:17:00Z">
        <w:r w:rsidR="006A6848">
          <w:rPr>
            <w:b/>
            <w:bCs/>
          </w:rPr>
          <w:t>4</w:t>
        </w:r>
      </w:ins>
      <w:del w:id="22" w:author="Virginia Anne Nichols" w:date="2026-10-21T06:17:00Z" w16du:dateUtc="2026-10-21T04:17:00Z">
        <w:r w:rsidR="00C04813" w:rsidDel="006A6848">
          <w:rPr>
            <w:b/>
            <w:bCs/>
          </w:rPr>
          <w:delText>5</w:delText>
        </w:r>
      </w:del>
      <w:r w:rsidRPr="003C7F19">
        <w:rPr>
          <w:b/>
          <w:bCs/>
        </w:rPr>
        <w:t xml:space="preserve">  </w:t>
      </w:r>
      <w:r w:rsidR="007A00AB">
        <w:rPr>
          <w:b/>
          <w:bCs/>
        </w:rPr>
        <w:t>H</w:t>
      </w:r>
      <w:r>
        <w:rPr>
          <w:b/>
          <w:bCs/>
          <w:lang w:val="en-US"/>
        </w:rPr>
        <w:t>erbicides</w:t>
      </w:r>
    </w:p>
    <w:p w14:paraId="041B093F" w14:textId="5C0AC902"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2C59E9">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Studies","DOI":"10.1007/978-3-319-43916-7_13","ISBN":"978-3-319-43916-7","language":"en","page":"303-320","publisher":"Springer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r w:rsidR="00E15B8E">
        <w:t xml:space="preserve">Each herbicide package is described in detail in supplemental material (SM1). </w:t>
      </w:r>
    </w:p>
    <w:p w14:paraId="27459135" w14:textId="77777777" w:rsidR="009C1E41" w:rsidRDefault="009C1E41" w:rsidP="009C1E41">
      <w:pPr>
        <w:spacing w:line="360" w:lineRule="auto"/>
      </w:pPr>
    </w:p>
    <w:p w14:paraId="1C3E713C" w14:textId="06E04A83" w:rsidR="009C1E41" w:rsidRPr="007A00AB" w:rsidRDefault="009C1E41" w:rsidP="009C1E41">
      <w:pPr>
        <w:spacing w:line="360" w:lineRule="auto"/>
        <w:rPr>
          <w:i/>
          <w:iCs/>
        </w:rPr>
      </w:pPr>
      <w:r w:rsidRPr="007A00AB">
        <w:rPr>
          <w:i/>
          <w:iCs/>
        </w:rPr>
        <w:t xml:space="preserve">Table 2. Summary of trial’s herbicide applications; each herbicide package (HP) is described in detail in </w:t>
      </w:r>
      <w:r w:rsidR="00D65AFA">
        <w:rPr>
          <w:i/>
          <w:iCs/>
        </w:rPr>
        <w:t>SM1</w:t>
      </w:r>
      <w:r w:rsidR="000F7586" w:rsidRPr="007A00AB">
        <w:rPr>
          <w:i/>
          <w:iCs/>
        </w:rPr>
        <w:t>; MixE</w:t>
      </w:r>
      <w:r w:rsidR="00E0386A" w:rsidRPr="007A00AB">
        <w:rPr>
          <w:i/>
          <w:iCs/>
        </w:rPr>
        <w:t xml:space="preserve">: </w:t>
      </w:r>
      <w:r w:rsidR="000F7586" w:rsidRPr="007A00AB">
        <w:rPr>
          <w:i/>
          <w:iCs/>
        </w:rPr>
        <w:t xml:space="preserve">cover crop mixture </w:t>
      </w:r>
      <w:r w:rsidR="00AF71AE">
        <w:rPr>
          <w:i/>
          <w:iCs/>
        </w:rPr>
        <w:t>sown</w:t>
      </w:r>
      <w:r w:rsidR="000F7586" w:rsidRPr="007A00AB">
        <w:rPr>
          <w:i/>
          <w:iCs/>
        </w:rPr>
        <w:t xml:space="preserve"> shortly after cash crop </w:t>
      </w:r>
      <w:r w:rsidR="00892AB3">
        <w:rPr>
          <w:i/>
          <w:iCs/>
        </w:rPr>
        <w:t>sowing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05F910B9"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55717CEF"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1AEC8472"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1BB2155D"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w:t>
      </w:r>
      <w:r w:rsidR="00892AB3">
        <w:t>sowing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w:t>
      </w:r>
      <w:r w:rsidRPr="001A455C">
        <w:lastRenderedPageBreak/>
        <w:t xml:space="preserve">herbicide was </w:t>
      </w:r>
      <w:r w:rsidR="00063C63">
        <w:t>applied</w:t>
      </w:r>
      <w:r w:rsidRPr="001A455C">
        <w:t xml:space="preserve"> before cash crop </w:t>
      </w:r>
      <w:r w:rsidR="00892AB3">
        <w:t>sowing</w:t>
      </w:r>
      <w:r w:rsidRPr="001A455C">
        <w:t xml:space="preserve">. </w:t>
      </w:r>
      <w:r w:rsidR="00645D68">
        <w:t>For in</w:t>
      </w:r>
      <w:r w:rsidR="00645D68">
        <w:rPr>
          <w:lang w:val="en-US"/>
        </w:rPr>
        <w:t xml:space="preserve">-season weed control, herbicide packages applied in the MixE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so the best available option was instead used</w:t>
      </w:r>
      <w:r w:rsidR="000E7511">
        <w:t xml:space="preserve"> with the intention of controlling the perennial weeds</w:t>
      </w:r>
      <w:r w:rsidR="00AC0E09">
        <w:t xml:space="preserve">. </w:t>
      </w:r>
      <w:bookmarkStart w:id="23" w:name="_Hlk190689276"/>
      <w:r w:rsidR="001A455C" w:rsidRPr="001A455C">
        <w:t xml:space="preserve">Following faba bean </w:t>
      </w:r>
      <w:r w:rsidR="00892AB3">
        <w:t>sowing</w:t>
      </w:r>
      <w:r w:rsidR="001A455C" w:rsidRPr="001A455C">
        <w:t xml:space="preserve">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23"/>
    </w:p>
    <w:p w14:paraId="14086690" w14:textId="51F5DD45" w:rsidR="002317FF" w:rsidRDefault="002317FF" w:rsidP="002317FF">
      <w:pPr>
        <w:spacing w:line="360" w:lineRule="auto"/>
        <w:rPr>
          <w:b/>
          <w:bCs/>
        </w:rPr>
      </w:pPr>
      <w:r w:rsidRPr="003C7F19">
        <w:rPr>
          <w:b/>
          <w:bCs/>
        </w:rPr>
        <w:t>2.1.</w:t>
      </w:r>
      <w:ins w:id="24" w:author="Virginia Anne Nichols" w:date="2026-10-21T06:18:00Z" w16du:dateUtc="2026-10-21T04:18:00Z">
        <w:r w:rsidR="006A6848">
          <w:rPr>
            <w:b/>
            <w:bCs/>
          </w:rPr>
          <w:t>5</w:t>
        </w:r>
      </w:ins>
      <w:del w:id="25" w:author="Virginia Anne Nichols" w:date="2026-10-21T06:18:00Z" w16du:dateUtc="2026-10-21T04:18:00Z">
        <w:r w:rsidDel="006A6848">
          <w:rPr>
            <w:b/>
            <w:bCs/>
          </w:rPr>
          <w:delText>2</w:delText>
        </w:r>
      </w:del>
      <w:r w:rsidRPr="003C7F19">
        <w:rPr>
          <w:b/>
          <w:bCs/>
        </w:rPr>
        <w:t xml:space="preserve">  </w:t>
      </w:r>
      <w:r>
        <w:rPr>
          <w:b/>
          <w:bCs/>
        </w:rPr>
        <w:t>General management</w:t>
      </w:r>
    </w:p>
    <w:p w14:paraId="21535890" w14:textId="51A7E617"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w:t>
      </w:r>
      <w:r w:rsidR="000E7511">
        <w:t xml:space="preserve">the crop species grown and </w:t>
      </w:r>
      <w:r>
        <w:t>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26"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26"/>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lastRenderedPageBreak/>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686"/>
        <w:gridCol w:w="5330"/>
      </w:tblGrid>
      <w:tr w:rsidR="001A455C" w:rsidRPr="001A455C" w14:paraId="074C3881" w14:textId="77777777" w:rsidTr="006930BD">
        <w:tc>
          <w:tcPr>
            <w:tcW w:w="3686"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330"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6930BD">
        <w:tc>
          <w:tcPr>
            <w:tcW w:w="3686" w:type="dxa"/>
            <w:tcBorders>
              <w:top w:val="single" w:sz="4" w:space="0" w:color="auto"/>
              <w:left w:val="nil"/>
              <w:bottom w:val="single" w:sz="4" w:space="0" w:color="auto"/>
              <w:right w:val="nil"/>
            </w:tcBorders>
          </w:tcPr>
          <w:p w14:paraId="12206FED" w14:textId="687E4D89" w:rsidR="001A455C" w:rsidRPr="001A455C" w:rsidRDefault="001A455C" w:rsidP="00063C63">
            <w:pPr>
              <w:rPr>
                <w:lang w:val="en-US"/>
              </w:rPr>
            </w:pPr>
            <w:r w:rsidRPr="001A455C">
              <w:rPr>
                <w:lang w:val="en-US"/>
              </w:rPr>
              <w:t>Fall ground cover</w:t>
            </w:r>
            <w:r w:rsidR="006930BD">
              <w:rPr>
                <w:lang w:val="en-US"/>
              </w:rPr>
              <w:t xml:space="preserve"> composition</w:t>
            </w:r>
            <w:r w:rsidRPr="001A455C">
              <w:rPr>
                <w:lang w:val="en-US"/>
              </w:rPr>
              <w:t xml:space="preserve"> (%)</w:t>
            </w:r>
          </w:p>
        </w:tc>
        <w:tc>
          <w:tcPr>
            <w:tcW w:w="5330" w:type="dxa"/>
            <w:tcBorders>
              <w:top w:val="single" w:sz="4" w:space="0" w:color="auto"/>
              <w:left w:val="nil"/>
              <w:bottom w:val="single" w:sz="4" w:space="0" w:color="auto"/>
              <w:right w:val="nil"/>
            </w:tcBorders>
          </w:tcPr>
          <w:p w14:paraId="0172A062" w14:textId="3B19BEE9" w:rsidR="001A455C" w:rsidRPr="001A455C" w:rsidRDefault="006930BD" w:rsidP="00063C63">
            <w:pPr>
              <w:rPr>
                <w:lang w:val="en-US"/>
              </w:rPr>
            </w:pPr>
            <w:r>
              <w:rPr>
                <w:lang w:val="en-US"/>
              </w:rPr>
              <w:t>Bare s</w:t>
            </w:r>
            <w:r w:rsidR="001A455C" w:rsidRPr="001A455C">
              <w:rPr>
                <w:lang w:val="en-US"/>
              </w:rPr>
              <w:t>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6930BD">
        <w:tc>
          <w:tcPr>
            <w:tcW w:w="3686"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330" w:type="dxa"/>
            <w:tcBorders>
              <w:top w:val="single" w:sz="4" w:space="0" w:color="auto"/>
              <w:left w:val="nil"/>
              <w:bottom w:val="single" w:sz="4" w:space="0" w:color="auto"/>
              <w:right w:val="nil"/>
            </w:tcBorders>
          </w:tcPr>
          <w:p w14:paraId="408ABF16" w14:textId="77777777" w:rsidR="001A455C" w:rsidRDefault="001A455C" w:rsidP="00063C63">
            <w:pPr>
              <w:rPr>
                <w:lang w:val="en-US"/>
              </w:rPr>
            </w:pPr>
            <w:r w:rsidRPr="001A455C">
              <w:rPr>
                <w:lang w:val="en-US"/>
              </w:rPr>
              <w:t>Cover crop</w:t>
            </w:r>
          </w:p>
          <w:p w14:paraId="12D0D601" w14:textId="3C7FE8B5" w:rsidR="00C81A0A" w:rsidRDefault="00C81A0A" w:rsidP="00063C63">
            <w:pPr>
              <w:rPr>
                <w:lang w:val="en-US"/>
              </w:rPr>
            </w:pPr>
            <w:r>
              <w:rPr>
                <w:lang w:val="en-US"/>
              </w:rPr>
              <w:t>Cash crop volunteer**</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6930BD">
        <w:tc>
          <w:tcPr>
            <w:tcW w:w="3686"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330"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6FE0E40B" w14:textId="77777777" w:rsidR="001A455C" w:rsidRDefault="001A455C" w:rsidP="00063C63">
            <w:pPr>
              <w:rPr>
                <w:lang w:val="en-US"/>
              </w:rPr>
            </w:pPr>
            <w:r w:rsidRPr="001A455C">
              <w:rPr>
                <w:lang w:val="en-US"/>
              </w:rPr>
              <w:t xml:space="preserve">*EPPO code, see </w:t>
            </w:r>
            <w:r w:rsidR="00892AB3">
              <w:rPr>
                <w:lang w:val="en-US"/>
              </w:rPr>
              <w:t>SM1</w:t>
            </w:r>
            <w:r w:rsidRPr="001A455C">
              <w:rPr>
                <w:lang w:val="en-US"/>
              </w:rPr>
              <w:t xml:space="preserve"> for Latin names</w:t>
            </w:r>
          </w:p>
          <w:p w14:paraId="3429B151" w14:textId="3EAA712F" w:rsidR="00C81A0A" w:rsidRPr="001A455C" w:rsidRDefault="00C81A0A" w:rsidP="00063C63">
            <w:pPr>
              <w:rPr>
                <w:lang w:val="en-US"/>
              </w:rPr>
            </w:pPr>
            <w:r>
              <w:rPr>
                <w:lang w:val="en-US"/>
              </w:rPr>
              <w:t>**Only collected in 2018</w:t>
            </w:r>
          </w:p>
        </w:tc>
      </w:tr>
    </w:tbl>
    <w:p w14:paraId="7005D3B5" w14:textId="77777777" w:rsidR="001A455C" w:rsidRPr="001A455C" w:rsidRDefault="001A455C" w:rsidP="001A455C">
      <w:pPr>
        <w:spacing w:line="360" w:lineRule="auto"/>
        <w:rPr>
          <w:lang w:val="en-US"/>
        </w:rPr>
      </w:pPr>
    </w:p>
    <w:p w14:paraId="01346B9E" w14:textId="1EC49C90"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commentRangeStart w:id="27"/>
      <w:r w:rsidRPr="001A455C">
        <w:rPr>
          <w:lang w:val="en-US"/>
        </w:rPr>
        <w:t>.</w:t>
      </w:r>
      <w:commentRangeEnd w:id="27"/>
      <w:r w:rsidR="00AC4115" w:rsidRPr="001A455C">
        <w:rPr>
          <w:rStyle w:val="CommentReference"/>
          <w:sz w:val="24"/>
          <w:szCs w:val="24"/>
          <w:lang w:val="en-US"/>
        </w:rPr>
        <w:commentReference w:id="27"/>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892AB3">
        <w:rPr>
          <w:lang w:val="en-US"/>
        </w:rPr>
        <w:t>SM1</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w:t>
      </w:r>
      <w:r w:rsidRPr="00C81A0A">
        <w:rPr>
          <w:vertAlign w:val="superscript"/>
          <w:lang w:val="en-US"/>
        </w:rPr>
        <w:t>2</w:t>
      </w:r>
      <w:r w:rsidRPr="001A455C">
        <w:rPr>
          <w:lang w:val="en-US"/>
        </w:rPr>
        <w:t xml:space="preserve">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w:t>
      </w:r>
      <w:r w:rsidRPr="001A455C">
        <w:rPr>
          <w:lang w:val="en-US"/>
        </w:rPr>
        <w:lastRenderedPageBreak/>
        <w:t xml:space="preserve">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54875BFD"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2C59E9">
        <w:rPr>
          <w:lang w:val="en-US"/>
        </w:rPr>
        <w:instrText xml:space="preserve"> ADDIN ZOTERO_ITEM CSL_CITATION {"citationID":"gfoVyZuV","properties":{"formattedCitation":"(Andreasen &amp; Streibig, 2011; Salonen et al., 2008)","plainCitation":"(Andreasen &amp; Streibig, 2011; Salonen et al., 2008)","noteIndex":0},"citationItems":[{"id":518,"uris":["http://zotero.org/users/3599437/items/C6NKQBBX"],"itemData":{"id":518,"type":"article-journal","abstract":"Andreasen C &amp; Streibig JC (2011). Evaluation of changes in weed flora in arable fields of Nordic countries – based on Danish long-term surveys. Weed Research51, 214–226. Summary During the last 50 years, agricultural productivity has increased tremendously, as have changes in the weed flora. In several European countries, weed surveys have been conducted regularly, of which the most frequent and consistent ones are Danish surveys conducted in 1911–1915, 1945, 1960–1970, 1987–1989 and 2001–2004. The surveys were carried out on fields not sprayed with herbicide in the sampling year. On the basis of this frame of reference, we discuss the changes in the weed flora during this period and relate them to findings in other Nordic countries and review the role of different farming practices on the weed flora of the past. Numerous agronomic factors and political initiatives to protect the environment have operated in concert. During the last 30 years, winter-sown crops have increased by almost 70%, at the expense of spring annual crops and grass leys, and this has favoured winter annual weed species. Maize is now widely grown and new weed species are invading arable land. Also, increased fertilisation levels over time have affected the weed flora. It is, however, obvious that herbicides play a major role in determining the composition, diversity and abundance of weed flora, although other factors such as mechanisation and the Common Agricultural Policy of the EU are also important. For the last 20 years, we have experienced an increase in some of the most frequent weed species without reductions in yield. This is probably due to governmental policies mandating lower herbicide efficacy goals for farmers, but it has been partly counteracted by genetic improvement of crops and better management.","container-title":"Weed Research","DOI":"10.1111/j.1365-3180.2010.00836.x","ISSN":"1365-3180","issue":"3","language":"en","license":"© 2010 The Authors. Weed Research © 2010 European Weed Research Society","note":"_eprint: https://onlinelibrary.wiley.com/doi/pdf/10.1111/j.1365-3180.2010.00836.x","page":"214-226","source":"Wiley Online Library","title":"Evaluation of changes in weed flora in arable fields of Nordic countries – based on Danish long-term surveys","volume":"51","author":[{"family":"Andreasen","given":"C"},{"family":"Streibig","given":"J C"}],"issued":{"date-parts":[["2011"]]}}},{"id":2252,"uris":["http://zotero.org/users/3599437/items/KR738TSV"],"itemData":{"id":2252,"type":"article-journal","publisher":"European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2C6AD6" w:rsidRPr="002C6AD6">
        <w:t>(Andreasen &amp; Streibig, 2011; 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39AB53A4" w:rsidR="00E458E4" w:rsidRPr="001A455C" w:rsidRDefault="00E458E4" w:rsidP="001A455C">
      <w:pPr>
        <w:spacing w:line="360" w:lineRule="auto"/>
        <w:rPr>
          <w:lang w:val="en-US"/>
        </w:rPr>
      </w:pPr>
      <w:r w:rsidRPr="003C7F19">
        <w:rPr>
          <w:b/>
          <w:bCs/>
        </w:rPr>
        <w:t>2.</w:t>
      </w:r>
      <w:ins w:id="28" w:author="Virginia Anne Nichols" w:date="2026-10-21T06:18:00Z" w16du:dateUtc="2026-10-21T04:18:00Z">
        <w:r w:rsidR="006A6848">
          <w:rPr>
            <w:b/>
            <w:bCs/>
          </w:rPr>
          <w:t>2.</w:t>
        </w:r>
      </w:ins>
      <w:r>
        <w:rPr>
          <w:b/>
          <w:bCs/>
        </w:rPr>
        <w:t>3</w:t>
      </w:r>
      <w:r w:rsidRPr="003C7F19">
        <w:rPr>
          <w:b/>
          <w:bCs/>
        </w:rPr>
        <w:t xml:space="preserve"> </w:t>
      </w:r>
      <w:r>
        <w:rPr>
          <w:b/>
          <w:bCs/>
        </w:rPr>
        <w:t xml:space="preserve">Quantification of </w:t>
      </w:r>
      <w:ins w:id="29" w:author="Virginia Anne Nichols" w:date="2026-10-08T09:05:00Z" w16du:dateUtc="2026-10-08T07:05:00Z">
        <w:r w:rsidR="006F599E">
          <w:rPr>
            <w:b/>
            <w:bCs/>
          </w:rPr>
          <w:t xml:space="preserve">plant community </w:t>
        </w:r>
      </w:ins>
      <w:r>
        <w:rPr>
          <w:b/>
          <w:bCs/>
        </w:rPr>
        <w:t>ecological value</w:t>
      </w:r>
      <w:r w:rsidRPr="003C7F19">
        <w:rPr>
          <w:b/>
          <w:bCs/>
        </w:rPr>
        <w:t xml:space="preserve"> </w:t>
      </w:r>
    </w:p>
    <w:p w14:paraId="2E7F4658" w14:textId="3F329519" w:rsidR="00247F49" w:rsidRDefault="00283057" w:rsidP="00045088">
      <w:pPr>
        <w:spacing w:line="360" w:lineRule="auto"/>
      </w:pPr>
      <w:r>
        <w:rPr>
          <w:lang w:val="en-US"/>
        </w:rPr>
        <w:t xml:space="preserve">While direct measurements of benefits are the most reliable, such measurements are not always available nor feasible. To enable more accessible accounting of benefits, several methodologies for estimating </w:t>
      </w:r>
      <w:r>
        <w:t>the potential values and/or services as well as potential harms of agricultural plant communities</w:t>
      </w:r>
      <w:r>
        <w:rPr>
          <w:lang w:val="en-US"/>
        </w:rPr>
        <w:t xml:space="preserve"> h</w:t>
      </w:r>
      <w:r w:rsidRPr="00CC4281">
        <w:rPr>
          <w:lang w:val="en-US"/>
        </w:rPr>
        <w:t xml:space="preserve">ave been proposed </w:t>
      </w:r>
      <w:r w:rsidRPr="00CC4281">
        <w:rPr>
          <w:lang w:val="en-US"/>
        </w:rPr>
        <w:fldChar w:fldCharType="begin"/>
      </w:r>
      <w:r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Pr="00CC4281">
        <w:rPr>
          <w:lang w:val="en-US"/>
        </w:rPr>
        <w:fldChar w:fldCharType="separate"/>
      </w:r>
      <w:r w:rsidRPr="00CC4281">
        <w:t>(Gentili et al., in review)</w:t>
      </w:r>
      <w:r w:rsidRPr="00CC4281">
        <w:rPr>
          <w:lang w:val="en-US"/>
        </w:rPr>
        <w:fldChar w:fldCharType="end"/>
      </w:r>
      <w:r w:rsidRPr="00CC4281">
        <w:rPr>
          <w:lang w:val="en-US"/>
        </w:rPr>
        <w:t xml:space="preserve">. </w:t>
      </w:r>
      <w:r>
        <w:t>For this study, p</w:t>
      </w:r>
      <w:r w:rsidR="00BC2028" w:rsidRPr="00BC2028">
        <w:t xml:space="preserve">otential ecological value was estimated using a methodology </w:t>
      </w:r>
      <w:r w:rsidR="00FD249C">
        <w:t xml:space="preserve">and database </w:t>
      </w:r>
      <w:r w:rsidR="00BC2028" w:rsidRPr="00BC2028">
        <w:t>from Yvoz et al. 2021</w:t>
      </w:r>
      <w:r w:rsidR="009B158E">
        <w:t>. The fall vegetation produced blooms (</w:t>
      </w:r>
      <w:r w:rsidR="00D65AFA">
        <w:t>SM1</w:t>
      </w:r>
      <w:r w:rsidR="009B158E">
        <w:t xml:space="preserve">), so </w:t>
      </w:r>
      <w:r w:rsidR="008A7792">
        <w:t xml:space="preserve">both </w:t>
      </w:r>
      <w:r w:rsidR="00BC2028" w:rsidRPr="00BC2028">
        <w:t>pollinator value and ecological food web support</w:t>
      </w:r>
      <w:r w:rsidR="009B158E">
        <w:t xml:space="preserve"> were considered</w:t>
      </w:r>
      <w:r w:rsidR="00BC2028" w:rsidRPr="00BC2028">
        <w:t>. Details on this calculation are presented in supplementary material</w:t>
      </w:r>
      <w:r w:rsidR="00247F49">
        <w:t>, but a high level description is provided below</w:t>
      </w:r>
      <w:r w:rsidR="00BC2028" w:rsidRPr="00BC2028">
        <w:t xml:space="preserve">. </w:t>
      </w:r>
    </w:p>
    <w:p w14:paraId="2B926BF3" w14:textId="4446A4E7"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database</w:t>
      </w:r>
      <w:r w:rsidR="007E4961">
        <w:t xml:space="preserve"> </w:t>
      </w:r>
      <w:r w:rsidR="007E4961">
        <w:rPr>
          <w:lang w:val="en-US"/>
        </w:rPr>
        <w:t>(CAPBP, CIRAR, EPHEX, PAPRH, TAROF, TRFRE)</w:t>
      </w:r>
      <w:r w:rsidRPr="00BC2028">
        <w:t xml:space="preserv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xml:space="preserve">. Cereals are </w:t>
      </w:r>
      <w:r w:rsidR="00AF71AE">
        <w:t>sown</w:t>
      </w:r>
      <w:r w:rsidR="00D208C5">
        <w:t xml:space="preserve">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 xml:space="preserve">which </w:t>
      </w:r>
      <w:r w:rsidR="00D00598">
        <w:lastRenderedPageBreak/>
        <w:t>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 xml:space="preserve">For comparison, </w:t>
      </w:r>
      <w:r w:rsidR="00AB4ABB">
        <w:t xml:space="preserve">the </w:t>
      </w:r>
      <w:r w:rsidR="00AB4ABB" w:rsidRPr="00AB4ABB">
        <w:rPr>
          <w:i/>
          <w:iCs/>
        </w:rPr>
        <w:t>Brassicaceae</w:t>
      </w:r>
      <w:r w:rsidR="00AB4ABB">
        <w:t xml:space="preserve"> </w:t>
      </w:r>
      <w:r w:rsidR="006E6121">
        <w:t>w</w:t>
      </w:r>
      <w:r w:rsidR="00D208C5">
        <w:t>inter</w:t>
      </w:r>
      <w:r w:rsidR="006E6121">
        <w:t xml:space="preserve"> rapeseed (</w:t>
      </w:r>
      <w:r w:rsidR="006E6121" w:rsidRPr="006E6121">
        <w:rPr>
          <w:i/>
          <w:iCs/>
        </w:rPr>
        <w:t>Brassica napus subsp. Napus</w:t>
      </w:r>
      <w:r w:rsidR="006E6121" w:rsidRPr="006E6121">
        <w:t>)</w:t>
      </w:r>
      <w:r w:rsidR="006E6121">
        <w:t xml:space="preserve"> is </w:t>
      </w:r>
      <w:r w:rsidR="00AF71AE">
        <w:t>sown</w:t>
      </w:r>
      <w:r w:rsidR="006E6121">
        <w:t xml:space="preserve"> on approximately 0.2M hectares (7% of agricultural land), so </w:t>
      </w:r>
      <w:r w:rsidR="00AB4ABB">
        <w:t xml:space="preserve">while the </w:t>
      </w:r>
      <w:r w:rsidR="006E6121">
        <w:t xml:space="preserve">fodder radish cover crop </w:t>
      </w:r>
      <w:r w:rsidR="00AB4ABB">
        <w:t xml:space="preserve">is also in the </w:t>
      </w:r>
      <w:r w:rsidR="00AB4ABB" w:rsidRPr="00AB4ABB">
        <w:rPr>
          <w:i/>
          <w:iCs/>
        </w:rPr>
        <w:t>Brassicaceae</w:t>
      </w:r>
      <w:r w:rsidR="00AB4ABB">
        <w:rPr>
          <w:i/>
          <w:iCs/>
        </w:rPr>
        <w:t xml:space="preserve"> </w:t>
      </w:r>
      <w:r w:rsidR="00AB4ABB">
        <w:t xml:space="preserve">family, it </w:t>
      </w:r>
      <w:r w:rsidR="004C75A2">
        <w:t xml:space="preserve">(and all other species/genuses) </w:t>
      </w:r>
      <w:r w:rsidR="006E6121">
        <w:t>w</w:t>
      </w:r>
      <w:r w:rsidR="004C75A2">
        <w:t>ere</w:t>
      </w:r>
      <w:r w:rsidR="006E6121">
        <w:t xml:space="preserve">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r w:rsidR="00962C8E">
        <w:t xml:space="preserve"> and the implications are discussed</w:t>
      </w:r>
      <w:r w:rsidR="00D00598">
        <w:t>.</w:t>
      </w:r>
    </w:p>
    <w:p w14:paraId="00BF3892" w14:textId="5076818E"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w:t>
      </w:r>
      <w:r w:rsidR="00DD2DD6">
        <w:t xml:space="preserve"> order of</w:t>
      </w:r>
      <w:r w:rsidRPr="00BC2028">
        <w:t xml:space="preserve"> magnitude of variation in our dataset</w:t>
      </w:r>
      <w:r w:rsidR="00204786">
        <w:t xml:space="preserve"> for each sub-ind</w:t>
      </w:r>
      <w:r w:rsidR="00C817D7">
        <w:t>ex</w:t>
      </w:r>
      <w:r w:rsidRPr="00BC2028">
        <w:t>, suggesting the variation in sub-index values was meaningful (see</w:t>
      </w:r>
      <w:r w:rsidR="00892AB3">
        <w:t xml:space="preserve"> SM1</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15B8B66F" w:rsidR="00700ACD" w:rsidRDefault="00700ACD" w:rsidP="00700ACD">
      <w:pPr>
        <w:spacing w:line="360" w:lineRule="auto"/>
        <w:rPr>
          <w:b/>
          <w:bCs/>
        </w:rPr>
      </w:pPr>
      <w:r w:rsidRPr="003C7F19">
        <w:rPr>
          <w:b/>
          <w:bCs/>
        </w:rPr>
        <w:t>2.</w:t>
      </w:r>
      <w:ins w:id="30" w:author="Virginia Anne Nichols" w:date="2026-10-21T06:18:00Z" w16du:dateUtc="2026-10-21T04:18:00Z">
        <w:r w:rsidR="006A6848">
          <w:rPr>
            <w:b/>
            <w:bCs/>
          </w:rPr>
          <w:t>2.</w:t>
        </w:r>
      </w:ins>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350483A4" w14:textId="77777777" w:rsidR="00E3245F" w:rsidRDefault="00E3245F" w:rsidP="00E3245F">
      <w:pPr>
        <w:numPr>
          <w:ilvl w:val="0"/>
          <w:numId w:val="2"/>
        </w:numPr>
        <w:spacing w:line="360" w:lineRule="auto"/>
        <w:rPr>
          <w:moveTo w:id="31" w:author="Virginia Anne Nichols" w:date="2026-10-21T12:06:00Z" w16du:dateUtc="2026-10-21T10:06:00Z"/>
          <w:lang w:val="en-US"/>
        </w:rPr>
      </w:pPr>
      <w:moveToRangeStart w:id="32" w:author="Virginia Anne Nichols" w:date="2026-10-21T12:06:00Z" w:name="move243476776"/>
      <w:moveTo w:id="33" w:author="Virginia Anne Nichols" w:date="2026-10-21T12:06:00Z" w16du:dateUtc="2026-10-21T10:06:00Z">
        <w:r>
          <w:rPr>
            <w:lang w:val="en-US"/>
          </w:rPr>
          <w:t xml:space="preserve">Potential to cause future </w:t>
        </w:r>
        <w:r w:rsidRPr="006C3DC0">
          <w:rPr>
            <w:lang w:val="en-US"/>
          </w:rPr>
          <w:t>agronomic harm</w:t>
        </w:r>
        <w:r>
          <w:rPr>
            <w:lang w:val="en-US"/>
          </w:rPr>
          <w:t xml:space="preserve"> (perennial weed count in spring)</w:t>
        </w:r>
      </w:moveTo>
    </w:p>
    <w:moveToRangeEnd w:id="32"/>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04928B26" w:rsidR="00C817D7" w:rsidRPr="006C3DC0" w:rsidDel="00E3245F" w:rsidRDefault="00C817D7" w:rsidP="00C817D7">
      <w:pPr>
        <w:numPr>
          <w:ilvl w:val="0"/>
          <w:numId w:val="2"/>
        </w:numPr>
        <w:spacing w:line="360" w:lineRule="auto"/>
        <w:rPr>
          <w:moveFrom w:id="34" w:author="Virginia Anne Nichols" w:date="2026-10-21T12:05:00Z" w16du:dateUtc="2026-10-21T10:05:00Z"/>
          <w:lang w:val="en-US"/>
        </w:rPr>
      </w:pPr>
      <w:moveFromRangeStart w:id="35" w:author="Virginia Anne Nichols" w:date="2026-10-21T12:05:00Z" w:name="move243476771"/>
      <w:moveFrom w:id="36" w:author="Virginia Anne Nichols" w:date="2026-10-21T12:05:00Z" w16du:dateUtc="2026-10-21T10:05:00Z">
        <w:r w:rsidDel="00E3245F">
          <w:rPr>
            <w:lang w:val="en-US"/>
          </w:rPr>
          <w:t xml:space="preserve">Potential to reduce </w:t>
        </w:r>
        <w:r w:rsidRPr="006C3DC0" w:rsidDel="00E3245F">
          <w:rPr>
            <w:lang w:val="en-US"/>
          </w:rPr>
          <w:t>nitrate leaching</w:t>
        </w:r>
        <w:r w:rsidDel="00E3245F">
          <w:rPr>
            <w:lang w:val="en-US"/>
          </w:rPr>
          <w:t xml:space="preserve"> (fall biomass)</w:t>
        </w:r>
      </w:moveFrom>
    </w:p>
    <w:moveFromRangeEnd w:id="35"/>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6BAFC1F0" w14:textId="77777777" w:rsidR="00E3245F" w:rsidRPr="006C3DC0" w:rsidRDefault="00E3245F" w:rsidP="00E3245F">
      <w:pPr>
        <w:numPr>
          <w:ilvl w:val="0"/>
          <w:numId w:val="2"/>
        </w:numPr>
        <w:spacing w:line="360" w:lineRule="auto"/>
        <w:rPr>
          <w:moveTo w:id="37" w:author="Virginia Anne Nichols" w:date="2026-10-21T12:05:00Z" w16du:dateUtc="2026-10-21T10:05:00Z"/>
          <w:lang w:val="en-US"/>
        </w:rPr>
      </w:pPr>
      <w:moveToRangeStart w:id="38" w:author="Virginia Anne Nichols" w:date="2026-10-21T12:05:00Z" w:name="move243476771"/>
      <w:moveTo w:id="39" w:author="Virginia Anne Nichols" w:date="2026-10-21T12:05:00Z" w16du:dateUtc="2026-10-21T10:05:00Z">
        <w:r>
          <w:rPr>
            <w:lang w:val="en-US"/>
          </w:rPr>
          <w:t xml:space="preserve">Potential to reduce </w:t>
        </w:r>
        <w:r w:rsidRPr="006C3DC0">
          <w:rPr>
            <w:lang w:val="en-US"/>
          </w:rPr>
          <w:t>nitrate leaching</w:t>
        </w:r>
        <w:r>
          <w:rPr>
            <w:lang w:val="en-US"/>
          </w:rPr>
          <w:t xml:space="preserve"> (fall biomass)</w:t>
        </w:r>
      </w:moveTo>
    </w:p>
    <w:p w14:paraId="085B60BE" w14:textId="34C45068" w:rsidR="00C817D7" w:rsidDel="00E3245F" w:rsidRDefault="00C817D7" w:rsidP="00C817D7">
      <w:pPr>
        <w:numPr>
          <w:ilvl w:val="0"/>
          <w:numId w:val="2"/>
        </w:numPr>
        <w:spacing w:line="360" w:lineRule="auto"/>
        <w:rPr>
          <w:moveFrom w:id="40" w:author="Virginia Anne Nichols" w:date="2026-10-21T12:06:00Z" w16du:dateUtc="2026-10-21T10:06:00Z"/>
          <w:lang w:val="en-US"/>
        </w:rPr>
      </w:pPr>
      <w:moveFromRangeStart w:id="41" w:author="Virginia Anne Nichols" w:date="2026-10-21T12:06:00Z" w:name="move243476776"/>
      <w:moveToRangeEnd w:id="38"/>
      <w:moveFrom w:id="42" w:author="Virginia Anne Nichols" w:date="2026-10-21T12:06:00Z" w16du:dateUtc="2026-10-21T10:06:00Z">
        <w:r w:rsidDel="00E3245F">
          <w:rPr>
            <w:lang w:val="en-US"/>
          </w:rPr>
          <w:t xml:space="preserve">Potential to cause future </w:t>
        </w:r>
        <w:r w:rsidRPr="006C3DC0" w:rsidDel="00E3245F">
          <w:rPr>
            <w:lang w:val="en-US"/>
          </w:rPr>
          <w:t>agronomic harm</w:t>
        </w:r>
        <w:r w:rsidDel="00E3245F">
          <w:rPr>
            <w:lang w:val="en-US"/>
          </w:rPr>
          <w:t xml:space="preserve"> (perennial weed count in spring)</w:t>
        </w:r>
      </w:moveFrom>
    </w:p>
    <w:moveFromRangeEnd w:id="41"/>
    <w:p w14:paraId="1C590DC1" w14:textId="5DD002F4" w:rsidR="00E3245F" w:rsidRPr="0048135E" w:rsidRDefault="00C817D7" w:rsidP="00E3245F">
      <w:pPr>
        <w:numPr>
          <w:ilvl w:val="0"/>
          <w:numId w:val="2"/>
        </w:numPr>
        <w:spacing w:line="360" w:lineRule="auto"/>
        <w:rPr>
          <w:ins w:id="43" w:author="Virginia Anne Nichols" w:date="2026-10-21T12:06:00Z" w16du:dateUtc="2026-10-21T10:06:00Z"/>
          <w:lang w:val="en-US"/>
        </w:rPr>
      </w:pPr>
      <w:del w:id="44" w:author="Virginia Anne Nichols" w:date="2026-10-21T12:05:00Z" w16du:dateUtc="2026-10-21T10:05:00Z">
        <w:r w:rsidDel="00E3245F">
          <w:rPr>
            <w:lang w:val="en-US"/>
          </w:rPr>
          <w:delText>Potential pesticide toxicity loads (</w:delText>
        </w:r>
        <w:r w:rsidR="00E0386A" w:rsidDel="00E3245F">
          <w:rPr>
            <w:lang w:val="en-US"/>
          </w:rPr>
          <w:delText xml:space="preserve">Danish pesticide loads to </w:delText>
        </w:r>
        <w:r w:rsidDel="00E3245F">
          <w:rPr>
            <w:lang w:val="en-US"/>
          </w:rPr>
          <w:delText xml:space="preserve">human health, </w:delText>
        </w:r>
      </w:del>
      <w:del w:id="45" w:author="Virginia Anne Nichols" w:date="2026-10-21T10:56:00Z" w16du:dateUtc="2026-10-21T08:56:00Z">
        <w:r w:rsidDel="0084520C">
          <w:rPr>
            <w:lang w:val="en-US"/>
          </w:rPr>
          <w:delText xml:space="preserve">ecosystems, </w:delText>
        </w:r>
      </w:del>
      <w:del w:id="46" w:author="Virginia Anne Nichols" w:date="2026-10-21T12:05:00Z" w16du:dateUtc="2026-10-21T10:05:00Z">
        <w:r w:rsidDel="00E3245F">
          <w:rPr>
            <w:lang w:val="en-US"/>
          </w:rPr>
          <w:delText>environment)</w:delText>
        </w:r>
      </w:del>
      <w:ins w:id="47" w:author="Virginia Anne Nichols" w:date="2026-10-21T12:06:00Z" w16du:dateUtc="2026-10-21T10:06:00Z">
        <w:r w:rsidR="00E3245F" w:rsidRPr="00E3245F">
          <w:rPr>
            <w:lang w:val="en-US"/>
          </w:rPr>
          <w:t xml:space="preserve"> </w:t>
        </w:r>
        <w:r w:rsidR="00E3245F">
          <w:rPr>
            <w:lang w:val="en-US"/>
          </w:rPr>
          <w:t xml:space="preserve">Potential pesticide toxicity loads (Danish pesticide loads representing toxicity to human health, ecotoxicity,  and environmental persistence) </w:t>
        </w:r>
      </w:ins>
    </w:p>
    <w:p w14:paraId="349B1784" w14:textId="1F716F85" w:rsidR="00C817D7" w:rsidRPr="0048135E" w:rsidDel="00E3245F" w:rsidRDefault="00C817D7" w:rsidP="00C817D7">
      <w:pPr>
        <w:numPr>
          <w:ilvl w:val="0"/>
          <w:numId w:val="2"/>
        </w:numPr>
        <w:spacing w:line="360" w:lineRule="auto"/>
        <w:rPr>
          <w:del w:id="48" w:author="Virginia Anne Nichols" w:date="2026-10-21T12:05:00Z" w16du:dateUtc="2026-10-21T10:05:00Z"/>
          <w:lang w:val="en-US"/>
        </w:rPr>
      </w:pPr>
      <w:del w:id="49" w:author="Virginia Anne Nichols" w:date="2026-10-21T12:05:00Z" w16du:dateUtc="2026-10-21T10:05:00Z">
        <w:r w:rsidDel="00E3245F">
          <w:rPr>
            <w:lang w:val="en-US"/>
          </w:rPr>
          <w:delText xml:space="preserve"> </w:delText>
        </w:r>
      </w:del>
    </w:p>
    <w:p w14:paraId="2B46BB0E" w14:textId="36B3F1B1" w:rsidR="00B36C88" w:rsidRPr="00B36C88" w:rsidRDefault="00B36C88" w:rsidP="00B36C88">
      <w:pPr>
        <w:spacing w:line="360" w:lineRule="auto"/>
        <w:rPr>
          <w:lang w:val="en-US"/>
        </w:rPr>
      </w:pPr>
      <w:r w:rsidRPr="00B36C88">
        <w:rPr>
          <w:lang w:val="en-US"/>
        </w:rPr>
        <w:lastRenderedPageBreak/>
        <w:t xml:space="preserve">Herbicide use data was translated into potential toxicity loads using the Danish Pesticide Load (DPL) values </w:t>
      </w:r>
      <w:r w:rsidRPr="00B36C88">
        <w:rPr>
          <w:lang w:val="en-US"/>
        </w:rPr>
        <w:fldChar w:fldCharType="begin"/>
      </w:r>
      <w:r w:rsidRPr="00B36C88">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Pr="00B36C88">
        <w:rPr>
          <w:lang w:val="en-US"/>
        </w:rPr>
        <w:fldChar w:fldCharType="separate"/>
      </w:r>
      <w:r w:rsidRPr="00B36C88">
        <w:rPr>
          <w:lang w:val="en-US"/>
        </w:rPr>
        <w:t>(Kudsk et al., 2018)</w:t>
      </w:r>
      <w:r w:rsidRPr="00B36C88">
        <w:rPr>
          <w:lang w:val="en-US"/>
        </w:rPr>
        <w:fldChar w:fldCharType="end"/>
      </w:r>
      <w:r w:rsidRPr="00B36C88">
        <w:rPr>
          <w:lang w:val="en-US"/>
        </w:rPr>
        <w:t xml:space="preserve">, and the total DPL was summed </w:t>
      </w:r>
      <w:del w:id="50" w:author="Virginia Anne Nichols" w:date="2026-10-21T10:58:00Z" w16du:dateUtc="2026-10-21T08:58:00Z">
        <w:r w:rsidRPr="00B36C88" w:rsidDel="0084520C">
          <w:rPr>
            <w:lang w:val="en-US"/>
          </w:rPr>
          <w:delText xml:space="preserve">for each of the 30 cropping systems </w:delText>
        </w:r>
      </w:del>
      <w:r w:rsidRPr="00B36C88">
        <w:rPr>
          <w:lang w:val="en-US"/>
        </w:rPr>
        <w:t>over the three year study period</w:t>
      </w:r>
      <w:ins w:id="51" w:author="Virginia Anne Nichols" w:date="2026-10-21T10:58:00Z" w16du:dateUtc="2026-10-21T08:58:00Z">
        <w:r w:rsidR="0084520C">
          <w:rPr>
            <w:lang w:val="en-US"/>
          </w:rPr>
          <w:t xml:space="preserve"> for each of the 30 cropping systems</w:t>
        </w:r>
      </w:ins>
      <w:r w:rsidRPr="00B36C88">
        <w:rPr>
          <w:lang w:val="en-US"/>
        </w:rPr>
        <w:t>.</w:t>
      </w:r>
    </w:p>
    <w:p w14:paraId="4BCF7B72" w14:textId="722C15F2" w:rsidR="0084520C" w:rsidRDefault="00700ACD" w:rsidP="00FD6C6D">
      <w:pPr>
        <w:spacing w:line="360" w:lineRule="auto"/>
        <w:rPr>
          <w:ins w:id="52" w:author="Virginia Anne Nichols" w:date="2026-10-21T10:58:00Z" w16du:dateUtc="2026-10-21T08:58:00Z"/>
        </w:rPr>
      </w:pPr>
      <w:r>
        <w:t xml:space="preserve">To summarise the </w:t>
      </w:r>
      <w:r w:rsidR="0027695B">
        <w:t xml:space="preserve">performance </w:t>
      </w:r>
      <w:r>
        <w:t>of each system in</w:t>
      </w:r>
      <w:r w:rsidR="00204786">
        <w:t xml:space="preserve"> our</w:t>
      </w:r>
      <w:r>
        <w:t xml:space="preserve"> six metrics, we used multi-criteria decision making</w:t>
      </w:r>
      <w:r w:rsidR="00204786">
        <w:t xml:space="preserve"> </w:t>
      </w:r>
      <w:r w:rsidR="00C817D7">
        <w:t xml:space="preserve">scaling processes </w:t>
      </w:r>
      <w:del w:id="53" w:author="Virginia Anne Nichols" w:date="2026-10-21T11:01:00Z" w16du:dateUtc="2026-10-21T09:01:00Z">
        <w:r w:rsidR="00C817D7" w:rsidDel="0084520C">
          <w:delText xml:space="preserve">assuming equal weights for each metric </w:delText>
        </w:r>
      </w:del>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del w:id="54" w:author="Virginia Anne Nichols" w:date="2026-10-21T11:02:00Z" w16du:dateUtc="2026-10-21T09:02:00Z">
        <w:r w:rsidR="0084520C" w:rsidDel="0084520C">
          <w:fldChar w:fldCharType="begin"/>
        </w:r>
        <w:r w:rsidR="0084520C" w:rsidDel="0084520C">
          <w:delInstrText xml:space="preserve"> ADDIN ZOTERO_ITEM CSL_CITATION {"citationID":"2sFttXFb","properties":{"unsorted":false,"formattedCitation":"(Upadhaya et al., 2021)","plainCitation":"(Upadhaya et al., 2021)","noteIndex":0},"citationItems":[{"id":1893,"uris":["http://zotero.org/users/3599437/items/LSNN9K5D"],"itemData":{"id":1893,"type":"article-journal","abstract":"Understanding factors that motivate conservation behavior among farmers is crucial to addressing societal, soil, water, and wildlife conservation goals. Farmers employ soil conservation practices to maintain agricultural productivity while minimizing impacts to water and wildlife in the long-term. The majority of conservation programs are voluntary in nature and some farmers are more willing and/or able to implement conservation practices than others. To inform the development of more effective conservation outreach and incentive programs, we created a farmer typology using data from three waves (2015, 2016, 2018) of a longitudinal survey of 358 farmers from Iowa, a highly productive agricultural state in the U.S. Midwest. Using multivariate analysis (Principal Component Analysis, and Cluster Analysis), we employed 26 summated scale variables measuring largely unobservable and latent constructs related to conservation, including awareness, attitudes, beliefs, and perceived motivations and barriers to practice adoption. Through this analysis, we identified four types of farmers-Conservationist, Deliberative, Productivist, and Traditionalist—based on the salient characteristics of each group. “Conservationist” farmers scored highest on measures of stewardship motivations and identity. “Deliberative” farmers appeared to be favorably disposed toward conservation, but also seem to consider agronomic and economic impediments more than other groups. “Productivist” farmers had the highest scores on profit motivation and emphasis on input use. “Traditionalist” farmers reported being heavily influenced by family members and scored highest on social and regulatory influence on conservation motivations. Detailed understanding of between-groups differences on key conservation-related factors can contribute to developing targeted messages for specific subgroups of a given population, potentially resulting in higher adoption of voluntary conservation programs in Iowa and beyond.","container-title":"Land Use Policy","DOI":"10.1016/j.landusepol.2020.105157","ISSN":"0264-8377","journalAbbreviation":"Land Use Policy","page":"105157","source":"ScienceDirect","title":"Developing farmer typologies to inform conservation outreach in agricultural landscapes","volume":"101","author":[{"family":"Upadhaya","given":"Suraj"},{"family":"Arbuckle","given":"J. Gordon"},{"family":"Schulte","given":"Lisa A."}],"issued":{"date-parts":[["2021",2,1]]}}}],"schema":"https://github.com/citation-style-language/schema/raw/master/csl-citation.json"} </w:delInstrText>
        </w:r>
        <w:r w:rsidR="0084520C" w:rsidDel="0084520C">
          <w:fldChar w:fldCharType="separate"/>
        </w:r>
        <w:r w:rsidR="0084520C" w:rsidRPr="0084520C" w:rsidDel="0084520C">
          <w:delText>(Upadhaya et al., 2021)</w:delText>
        </w:r>
        <w:r w:rsidR="0084520C" w:rsidDel="0084520C">
          <w:fldChar w:fldCharType="end"/>
        </w:r>
      </w:del>
    </w:p>
    <w:p w14:paraId="0F1DF917" w14:textId="444FFDFC" w:rsidR="00FD6C6D" w:rsidRDefault="00B27B76" w:rsidP="00FD6C6D">
      <w:pPr>
        <w:spacing w:line="360" w:lineRule="auto"/>
      </w:pPr>
      <w:r>
        <w:t xml:space="preserve">First, </w:t>
      </w:r>
      <w:r w:rsidR="00FD6C6D">
        <w:t xml:space="preserve">estimated marginal </w:t>
      </w:r>
      <w:r>
        <w:t xml:space="preserve">mean values for each cropping system were </w:t>
      </w:r>
      <w:r w:rsidR="00E11F92">
        <w:t>extracted from statistical models</w:t>
      </w:r>
      <w:r>
        <w:t xml:space="preserve"> in the performance metric’s original units. </w:t>
      </w:r>
      <w:r w:rsidR="004639D1">
        <w:t>In all metrics, a value of zero had a physical interpretation, so we scaled the performances by dividing by the maximum performance value observed</w:t>
      </w:r>
      <w:r w:rsidR="00773505">
        <w:t xml:space="preserve"> (rather than subtracting the minimum value before scaling</w:t>
      </w:r>
      <w:r w:rsidR="00992A85">
        <w:t>)</w:t>
      </w:r>
      <w:r w:rsidR="004639D1">
        <w:t>. This retained a meaningful zero interpretation and avoided exaggeration of small differences in absolute performances. Th</w:t>
      </w:r>
      <w:r w:rsidR="00992A85">
        <w:t>is</w:t>
      </w:r>
      <w:r w:rsidR="004639D1">
        <w:t xml:space="preserve"> result</w:t>
      </w:r>
      <w:r w:rsidR="00992A85">
        <w:t>ed</w:t>
      </w:r>
      <w:r w:rsidR="004639D1">
        <w:t xml:space="preserve"> </w:t>
      </w:r>
      <w:r w:rsidR="00992A85">
        <w:t>in</w:t>
      </w:r>
      <w:r w:rsidR="004639D1">
        <w:t xml:space="preserve"> normalized values for all performances on a scale from 0 to 1.</w:t>
      </w:r>
    </w:p>
    <w:p w14:paraId="29C39B9D" w14:textId="77777777" w:rsidR="0084520C" w:rsidRDefault="00B27B76" w:rsidP="00FD6C6D">
      <w:pPr>
        <w:spacing w:line="360" w:lineRule="auto"/>
        <w:rPr>
          <w:ins w:id="55" w:author="Virginia Anne Nichols" w:date="2026-10-21T11:02:00Z" w16du:dateUtc="2026-10-21T09:02:00Z"/>
        </w:rPr>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creating a mirrored scale such that a value of one always represents the most desirable situation</w:t>
      </w:r>
      <w:r w:rsidR="00992A85">
        <w:t xml:space="preserve"> (zero perennial weeds, and no pesticide load)</w:t>
      </w:r>
      <w:r w:rsidR="004E7F25">
        <w:t xml:space="preserve">. </w:t>
      </w:r>
    </w:p>
    <w:p w14:paraId="534375A9" w14:textId="420820FA" w:rsidR="00700ACD" w:rsidRDefault="0084520C" w:rsidP="00FD6C6D">
      <w:pPr>
        <w:spacing w:line="360" w:lineRule="auto"/>
        <w:rPr>
          <w:ins w:id="56" w:author="Virginia Anne Nichols" w:date="2026-10-21T11:08:00Z" w16du:dateUtc="2026-10-21T09:08:00Z"/>
        </w:rPr>
      </w:pPr>
      <w:ins w:id="57" w:author="Virginia Anne Nichols" w:date="2026-10-21T11:02:00Z" w16du:dateUtc="2026-10-21T09:02:00Z">
        <w:r>
          <w:t xml:space="preserve">As a baseline analysis, </w:t>
        </w:r>
        <w:r>
          <w:t>t</w:t>
        </w:r>
        <w:r>
          <w:t xml:space="preserve">he total relative utility of each system was calculated by assuming equal weights for all metrics, summing the scaled performances together and dividing by six (the maximum utility possible). Additionally, we used four farmer typologies </w:t>
        </w:r>
        <w:r>
          <w:fldChar w:fldCharType="begin"/>
        </w:r>
        <w:r>
          <w:instrText xml:space="preserve"> ADDIN ZOTERO_ITEM CSL_CITATION {"citationID":"2sFttXFb","properties":{"unsorted":false,"formattedCitation":"(Upadhaya et al., 2021)","plainCitation":"(Upadhaya et al., 2021)","noteIndex":0},"citationItems":[{"id":1893,"uris":["http://zotero.org/users/3599437/items/LSNN9K5D"],"itemData":{"id":1893,"type":"article-journal","abstract":"Understanding factors that motivate conservation behavior among farmers is crucial to addressing societal, soil, water, and wildlife conservation goals. Farmers employ soil conservation practices to maintain agricultural productivity while minimizing impacts to water and wildlife in the long-term. The majority of conservation programs are voluntary in nature and some farmers are more willing and/or able to implement conservation practices than others. To inform the development of more effective conservation outreach and incentive programs, we created a farmer typology using data from three waves (2015, 2016, 2018) of a longitudinal survey of 358 farmers from Iowa, a highly productive agricultural state in the U.S. Midwest. Using multivariate analysis (Principal Component Analysis, and Cluster Analysis), we employed 26 summated scale variables measuring largely unobservable and latent constructs related to conservation, including awareness, attitudes, beliefs, and perceived motivations and barriers to practice adoption. Through this analysis, we identified four types of farmers-Conservationist, Deliberative, Productivist, and Traditionalist—based on the salient characteristics of each group. “Conservationist” farmers scored highest on measures of stewardship motivations and identity. “Deliberative” farmers appeared to be favorably disposed toward conservation, but also seem to consider agronomic and economic impediments more than other groups. “Productivist” farmers had the highest scores on profit motivation and emphasis on input use. “Traditionalist” farmers reported being heavily influenced by family members and scored highest on social and regulatory influence on conservation motivations. Detailed understanding of between-groups differences on key conservation-related factors can contribute to developing targeted messages for specific subgroups of a given population, potentially resulting in higher adoption of voluntary conservation programs in Iowa and beyond.","container-title":"Land Use Policy","DOI":"10.1016/j.landusepol.2020.105157","ISSN":"0264-8377","journalAbbreviation":"Land Use Policy","page":"105157","source":"ScienceDirect","title":"Developing farmer typologies to inform conservation outreach in agricultural landscapes","volume":"101","author":[{"family":"Upadhaya","given":"Suraj"},{"family":"Arbuckle","given":"J. Gordon"},{"family":"Schulte","given":"Lisa A."}],"issued":{"date-parts":[["2021",2,1]]}}}],"schema":"https://github.com/citation-style-language/schema/raw/master/csl-citation.json"} </w:instrText>
        </w:r>
        <w:r>
          <w:fldChar w:fldCharType="separate"/>
        </w:r>
        <w:r w:rsidRPr="0084520C">
          <w:t>(Upadhaya et al., 2021)</w:t>
        </w:r>
        <w:r>
          <w:fldChar w:fldCharType="end"/>
        </w:r>
        <w:r>
          <w:t xml:space="preserve"> to assign each of the six metrics a unique weight to reflect each producer typology’s value systems</w:t>
        </w:r>
      </w:ins>
      <w:ins w:id="58" w:author="Virginia Anne Nichols" w:date="2026-10-21T11:03:00Z" w16du:dateUtc="2026-10-21T09:03:00Z">
        <w:r>
          <w:t xml:space="preserve"> (Table </w:t>
        </w:r>
      </w:ins>
      <w:ins w:id="59" w:author="Virginia Anne Nichols" w:date="2026-10-21T11:04:00Z" w16du:dateUtc="2026-10-21T09:04:00Z">
        <w:r>
          <w:t>4)</w:t>
        </w:r>
      </w:ins>
      <w:ins w:id="60" w:author="Virginia Anne Nichols" w:date="2026-10-21T11:03:00Z" w16du:dateUtc="2026-10-21T09:03:00Z">
        <w:r>
          <w:t>, and calculated a weighted relative utility for these four scenarios</w:t>
        </w:r>
      </w:ins>
      <w:ins w:id="61" w:author="Virginia Anne Nichols" w:date="2026-10-21T11:02:00Z" w16du:dateUtc="2026-10-21T09:02:00Z">
        <w:r>
          <w:t>.</w:t>
        </w:r>
      </w:ins>
      <w:ins w:id="62" w:author="Virginia Anne Nichols" w:date="2026-10-21T11:22:00Z" w16du:dateUtc="2026-10-21T09:22:00Z">
        <w:r w:rsidR="00A10790">
          <w:t xml:space="preserve"> The logic for each weight assignment is provided in supplemental material (SM1). </w:t>
        </w:r>
      </w:ins>
      <w:del w:id="63" w:author="Virginia Anne Nichols" w:date="2026-10-21T11:02:00Z" w16du:dateUtc="2026-10-21T09:02:00Z">
        <w:r w:rsidR="004E7F25" w:rsidDel="0084520C">
          <w:delText xml:space="preserve">The total relative </w:delText>
        </w:r>
        <w:r w:rsidR="0027695B" w:rsidDel="0084520C">
          <w:delText>utility</w:delText>
        </w:r>
        <w:r w:rsidR="004E7F25" w:rsidDel="0084520C">
          <w:delText xml:space="preserve"> of each system was calculated by </w:delText>
        </w:r>
        <w:r w:rsidR="00A80E50" w:rsidDel="0084520C">
          <w:delText xml:space="preserve">assuming equal weights for all metrics, </w:delText>
        </w:r>
        <w:r w:rsidR="004E7F25" w:rsidDel="0084520C">
          <w:delText>summing the scaled performances together</w:delText>
        </w:r>
        <w:r w:rsidR="00E11F92" w:rsidDel="0084520C">
          <w:delText xml:space="preserve"> and dividing by six (the maximum </w:delText>
        </w:r>
        <w:r w:rsidR="0027695B" w:rsidDel="0084520C">
          <w:delText xml:space="preserve">utility </w:delText>
        </w:r>
        <w:r w:rsidR="00E11F92" w:rsidDel="0084520C">
          <w:delText>possible)</w:delText>
        </w:r>
        <w:r w:rsidR="004E7F25" w:rsidDel="0084520C">
          <w:delText>.</w:delText>
        </w:r>
      </w:del>
      <w:r w:rsidR="00B27B76">
        <w:t xml:space="preserve"> </w:t>
      </w:r>
      <w:r w:rsidR="00700ACD">
        <w:t xml:space="preserve">  </w:t>
      </w:r>
    </w:p>
    <w:p w14:paraId="143A64D1" w14:textId="2C4EA933" w:rsidR="0084520C" w:rsidRPr="0084520C" w:rsidRDefault="0084520C" w:rsidP="00FD6C6D">
      <w:pPr>
        <w:spacing w:line="360" w:lineRule="auto"/>
        <w:rPr>
          <w:ins w:id="64" w:author="Virginia Anne Nichols" w:date="2026-10-21T11:05:00Z" w16du:dateUtc="2026-10-21T09:05:00Z"/>
          <w:i/>
          <w:iCs/>
          <w:rPrChange w:id="65" w:author="Virginia Anne Nichols" w:date="2026-10-21T11:05:00Z" w16du:dateUtc="2026-10-21T09:05:00Z">
            <w:rPr>
              <w:ins w:id="66" w:author="Virginia Anne Nichols" w:date="2026-10-21T11:05:00Z" w16du:dateUtc="2026-10-21T09:05:00Z"/>
            </w:rPr>
          </w:rPrChange>
        </w:rPr>
      </w:pPr>
      <w:ins w:id="67" w:author="Virginia Anne Nichols" w:date="2026-10-21T11:04:00Z" w16du:dateUtc="2026-10-21T09:04:00Z">
        <w:r w:rsidRPr="0084520C">
          <w:rPr>
            <w:i/>
            <w:iCs/>
            <w:rPrChange w:id="68" w:author="Virginia Anne Nichols" w:date="2026-10-21T11:05:00Z" w16du:dateUtc="2026-10-21T09:05:00Z">
              <w:rPr/>
            </w:rPrChange>
          </w:rPr>
          <w:t xml:space="preserve">Table 4. Five </w:t>
        </w:r>
      </w:ins>
      <w:ins w:id="69" w:author="Virginia Anne Nichols" w:date="2026-10-21T11:05:00Z" w16du:dateUtc="2026-10-21T09:05:00Z">
        <w:r w:rsidRPr="0084520C">
          <w:rPr>
            <w:i/>
            <w:iCs/>
            <w:rPrChange w:id="70" w:author="Virginia Anne Nichols" w:date="2026-10-21T11:05:00Z" w16du:dateUtc="2026-10-21T09:05:00Z">
              <w:rPr/>
            </w:rPrChange>
          </w:rPr>
          <w:t xml:space="preserve">weighting scenarios </w:t>
        </w:r>
      </w:ins>
      <w:ins w:id="71" w:author="Virginia Anne Nichols" w:date="2026-10-21T11:18:00Z" w16du:dateUtc="2026-10-21T09:18:00Z">
        <w:r>
          <w:rPr>
            <w:i/>
            <w:iCs/>
          </w:rPr>
          <w:t xml:space="preserve">were </w:t>
        </w:r>
      </w:ins>
      <w:ins w:id="72" w:author="Virginia Anne Nichols" w:date="2026-10-21T11:05:00Z" w16du:dateUtc="2026-10-21T09:05:00Z">
        <w:r w:rsidRPr="0084520C">
          <w:rPr>
            <w:i/>
            <w:iCs/>
            <w:rPrChange w:id="73" w:author="Virginia Anne Nichols" w:date="2026-10-21T11:05:00Z" w16du:dateUtc="2026-10-21T09:05:00Z">
              <w:rPr/>
            </w:rPrChange>
          </w:rPr>
          <w:t>applied to the multi-criteria evaluation of the 30 cropping systems</w:t>
        </w:r>
      </w:ins>
    </w:p>
    <w:tbl>
      <w:tblPr>
        <w:tblStyle w:val="TableGrid"/>
        <w:tblW w:w="0" w:type="auto"/>
        <w:tblLook w:val="04A0" w:firstRow="1" w:lastRow="0" w:firstColumn="1" w:lastColumn="0" w:noHBand="0" w:noVBand="1"/>
      </w:tblPr>
      <w:tblGrid>
        <w:gridCol w:w="1431"/>
        <w:gridCol w:w="1376"/>
        <w:gridCol w:w="1723"/>
        <w:gridCol w:w="1475"/>
        <w:gridCol w:w="1510"/>
        <w:gridCol w:w="1501"/>
        <w:tblGridChange w:id="74">
          <w:tblGrid>
            <w:gridCol w:w="1431"/>
            <w:gridCol w:w="1376"/>
            <w:gridCol w:w="1723"/>
            <w:gridCol w:w="1475"/>
            <w:gridCol w:w="1510"/>
            <w:gridCol w:w="1501"/>
          </w:tblGrid>
        </w:tblGridChange>
      </w:tblGrid>
      <w:tr w:rsidR="0084520C" w14:paraId="09A8BAD1" w14:textId="77777777" w:rsidTr="006D78DE">
        <w:trPr>
          <w:ins w:id="75" w:author="Virginia Anne Nichols" w:date="2026-10-21T11:05:00Z" w16du:dateUtc="2026-10-21T09:05:00Z"/>
        </w:trPr>
        <w:tc>
          <w:tcPr>
            <w:tcW w:w="1431" w:type="dxa"/>
          </w:tcPr>
          <w:p w14:paraId="629587ED" w14:textId="1A35EF0A" w:rsidR="0084520C" w:rsidRDefault="0084520C" w:rsidP="00FD6C6D">
            <w:pPr>
              <w:spacing w:line="360" w:lineRule="auto"/>
              <w:rPr>
                <w:ins w:id="76" w:author="Virginia Anne Nichols" w:date="2026-10-21T11:05:00Z" w16du:dateUtc="2026-10-21T09:05:00Z"/>
              </w:rPr>
            </w:pPr>
          </w:p>
        </w:tc>
        <w:tc>
          <w:tcPr>
            <w:tcW w:w="7585" w:type="dxa"/>
            <w:gridSpan w:val="5"/>
          </w:tcPr>
          <w:p w14:paraId="0806D868" w14:textId="38F40D01" w:rsidR="0084520C" w:rsidRDefault="0084520C" w:rsidP="0084520C">
            <w:pPr>
              <w:spacing w:line="360" w:lineRule="auto"/>
              <w:rPr>
                <w:ins w:id="77" w:author="Virginia Anne Nichols" w:date="2026-10-21T11:05:00Z" w16du:dateUtc="2026-10-21T09:05:00Z"/>
              </w:rPr>
            </w:pPr>
            <w:ins w:id="78" w:author="Virginia Anne Nichols" w:date="2026-10-21T11:09:00Z" w16du:dateUtc="2026-10-21T09:09:00Z">
              <w:r>
                <w:t>Scenario</w:t>
              </w:r>
            </w:ins>
          </w:p>
        </w:tc>
      </w:tr>
      <w:tr w:rsidR="0084520C" w14:paraId="0BA0966B" w14:textId="77777777" w:rsidTr="0084520C">
        <w:tblPrEx>
          <w:tblW w:w="0" w:type="auto"/>
          <w:tblPrExChange w:id="79" w:author="Virginia Anne Nichols" w:date="2026-10-21T11:09:00Z" w16du:dateUtc="2026-10-21T09:09:00Z">
            <w:tblPrEx>
              <w:tblW w:w="0" w:type="auto"/>
            </w:tblPrEx>
          </w:tblPrExChange>
        </w:tblPrEx>
        <w:trPr>
          <w:ins w:id="80" w:author="Virginia Anne Nichols" w:date="2026-10-21T11:09:00Z" w16du:dateUtc="2026-10-21T09:09:00Z"/>
        </w:trPr>
        <w:tc>
          <w:tcPr>
            <w:tcW w:w="1431" w:type="dxa"/>
            <w:tcPrChange w:id="81" w:author="Virginia Anne Nichols" w:date="2026-10-21T11:09:00Z" w16du:dateUtc="2026-10-21T09:09:00Z">
              <w:tcPr>
                <w:tcW w:w="1502" w:type="dxa"/>
              </w:tcPr>
            </w:tcPrChange>
          </w:tcPr>
          <w:p w14:paraId="23BFC03D" w14:textId="3A5C35C8" w:rsidR="0084520C" w:rsidRDefault="0084520C" w:rsidP="0084520C">
            <w:pPr>
              <w:spacing w:line="360" w:lineRule="auto"/>
              <w:rPr>
                <w:ins w:id="82" w:author="Virginia Anne Nichols" w:date="2026-10-21T11:09:00Z" w16du:dateUtc="2026-10-21T09:09:00Z"/>
              </w:rPr>
            </w:pPr>
            <w:ins w:id="83" w:author="Virginia Anne Nichols" w:date="2026-10-21T11:09:00Z" w16du:dateUtc="2026-10-21T09:09:00Z">
              <w:r>
                <w:t>Metric</w:t>
              </w:r>
            </w:ins>
          </w:p>
        </w:tc>
        <w:tc>
          <w:tcPr>
            <w:tcW w:w="1376" w:type="dxa"/>
            <w:tcPrChange w:id="84" w:author="Virginia Anne Nichols" w:date="2026-10-21T11:09:00Z" w16du:dateUtc="2026-10-21T09:09:00Z">
              <w:tcPr>
                <w:tcW w:w="1502" w:type="dxa"/>
              </w:tcPr>
            </w:tcPrChange>
          </w:tcPr>
          <w:p w14:paraId="0E3E9B3C" w14:textId="71907F4E" w:rsidR="0084520C" w:rsidRDefault="0084520C" w:rsidP="0084520C">
            <w:pPr>
              <w:spacing w:line="360" w:lineRule="auto"/>
              <w:rPr>
                <w:ins w:id="85" w:author="Virginia Anne Nichols" w:date="2026-10-21T11:09:00Z" w16du:dateUtc="2026-10-21T09:09:00Z"/>
              </w:rPr>
            </w:pPr>
            <w:ins w:id="86" w:author="Virginia Anne Nichols" w:date="2026-10-21T11:10:00Z" w16du:dateUtc="2026-10-21T09:10:00Z">
              <w:r>
                <w:t>Equal weights</w:t>
              </w:r>
            </w:ins>
          </w:p>
        </w:tc>
        <w:tc>
          <w:tcPr>
            <w:tcW w:w="1723" w:type="dxa"/>
            <w:tcPrChange w:id="87" w:author="Virginia Anne Nichols" w:date="2026-10-21T11:09:00Z" w16du:dateUtc="2026-10-21T09:09:00Z">
              <w:tcPr>
                <w:tcW w:w="1503" w:type="dxa"/>
              </w:tcPr>
            </w:tcPrChange>
          </w:tcPr>
          <w:p w14:paraId="12D613AF" w14:textId="2FCD93DD" w:rsidR="0084520C" w:rsidRDefault="0084520C" w:rsidP="0084520C">
            <w:pPr>
              <w:spacing w:line="360" w:lineRule="auto"/>
              <w:rPr>
                <w:ins w:id="88" w:author="Virginia Anne Nichols" w:date="2026-10-21T11:09:00Z" w16du:dateUtc="2026-10-21T09:09:00Z"/>
              </w:rPr>
            </w:pPr>
            <w:ins w:id="89" w:author="Virginia Anne Nichols" w:date="2026-10-21T11:09:00Z" w16du:dateUtc="2026-10-21T09:09:00Z">
              <w:r>
                <w:t>Conservationist</w:t>
              </w:r>
            </w:ins>
          </w:p>
        </w:tc>
        <w:tc>
          <w:tcPr>
            <w:tcW w:w="1475" w:type="dxa"/>
            <w:tcPrChange w:id="90" w:author="Virginia Anne Nichols" w:date="2026-10-21T11:09:00Z" w16du:dateUtc="2026-10-21T09:09:00Z">
              <w:tcPr>
                <w:tcW w:w="1503" w:type="dxa"/>
              </w:tcPr>
            </w:tcPrChange>
          </w:tcPr>
          <w:p w14:paraId="39BDCD9B" w14:textId="7CAE56E1" w:rsidR="0084520C" w:rsidRDefault="0084520C" w:rsidP="0084520C">
            <w:pPr>
              <w:spacing w:line="360" w:lineRule="auto"/>
              <w:rPr>
                <w:ins w:id="91" w:author="Virginia Anne Nichols" w:date="2026-10-21T11:09:00Z" w16du:dateUtc="2026-10-21T09:09:00Z"/>
              </w:rPr>
            </w:pPr>
            <w:ins w:id="92" w:author="Virginia Anne Nichols" w:date="2026-10-21T11:09:00Z" w16du:dateUtc="2026-10-21T09:09:00Z">
              <w:r>
                <w:t>Deliberative</w:t>
              </w:r>
            </w:ins>
          </w:p>
        </w:tc>
        <w:tc>
          <w:tcPr>
            <w:tcW w:w="1510" w:type="dxa"/>
            <w:tcPrChange w:id="93" w:author="Virginia Anne Nichols" w:date="2026-10-21T11:09:00Z" w16du:dateUtc="2026-10-21T09:09:00Z">
              <w:tcPr>
                <w:tcW w:w="1503" w:type="dxa"/>
              </w:tcPr>
            </w:tcPrChange>
          </w:tcPr>
          <w:p w14:paraId="41859384" w14:textId="4747EE86" w:rsidR="0084520C" w:rsidRDefault="0084520C" w:rsidP="0084520C">
            <w:pPr>
              <w:spacing w:line="360" w:lineRule="auto"/>
              <w:rPr>
                <w:ins w:id="94" w:author="Virginia Anne Nichols" w:date="2026-10-21T11:09:00Z" w16du:dateUtc="2026-10-21T09:09:00Z"/>
              </w:rPr>
            </w:pPr>
            <w:ins w:id="95" w:author="Virginia Anne Nichols" w:date="2026-10-21T11:09:00Z" w16du:dateUtc="2026-10-21T09:09:00Z">
              <w:r>
                <w:t>Traditionalist</w:t>
              </w:r>
            </w:ins>
          </w:p>
        </w:tc>
        <w:tc>
          <w:tcPr>
            <w:tcW w:w="1501" w:type="dxa"/>
            <w:tcPrChange w:id="96" w:author="Virginia Anne Nichols" w:date="2026-10-21T11:09:00Z" w16du:dateUtc="2026-10-21T09:09:00Z">
              <w:tcPr>
                <w:tcW w:w="1503" w:type="dxa"/>
              </w:tcPr>
            </w:tcPrChange>
          </w:tcPr>
          <w:p w14:paraId="3C79117C" w14:textId="2D965D07" w:rsidR="0084520C" w:rsidRDefault="0084520C" w:rsidP="0084520C">
            <w:pPr>
              <w:spacing w:line="360" w:lineRule="auto"/>
              <w:rPr>
                <w:ins w:id="97" w:author="Virginia Anne Nichols" w:date="2026-10-21T11:09:00Z" w16du:dateUtc="2026-10-21T09:09:00Z"/>
              </w:rPr>
            </w:pPr>
            <w:ins w:id="98" w:author="Virginia Anne Nichols" w:date="2026-10-21T11:09:00Z" w16du:dateUtc="2026-10-21T09:09:00Z">
              <w:r>
                <w:t>Productionist</w:t>
              </w:r>
            </w:ins>
          </w:p>
        </w:tc>
      </w:tr>
      <w:tr w:rsidR="0084520C" w14:paraId="3ABFEED7" w14:textId="77777777" w:rsidTr="0084520C">
        <w:tblPrEx>
          <w:tblW w:w="0" w:type="auto"/>
          <w:tblPrExChange w:id="99" w:author="Virginia Anne Nichols" w:date="2026-10-21T11:09:00Z" w16du:dateUtc="2026-10-21T09:09:00Z">
            <w:tblPrEx>
              <w:tblW w:w="0" w:type="auto"/>
            </w:tblPrEx>
          </w:tblPrExChange>
        </w:tblPrEx>
        <w:trPr>
          <w:ins w:id="100" w:author="Virginia Anne Nichols" w:date="2026-10-21T11:05:00Z" w16du:dateUtc="2026-10-21T09:05:00Z"/>
        </w:trPr>
        <w:tc>
          <w:tcPr>
            <w:tcW w:w="1431" w:type="dxa"/>
            <w:tcPrChange w:id="101" w:author="Virginia Anne Nichols" w:date="2026-10-21T11:09:00Z" w16du:dateUtc="2026-10-21T09:09:00Z">
              <w:tcPr>
                <w:tcW w:w="1502" w:type="dxa"/>
              </w:tcPr>
            </w:tcPrChange>
          </w:tcPr>
          <w:p w14:paraId="29139DC6" w14:textId="0F7016BF" w:rsidR="0084520C" w:rsidRDefault="0084520C" w:rsidP="0084520C">
            <w:pPr>
              <w:spacing w:line="360" w:lineRule="auto"/>
              <w:rPr>
                <w:ins w:id="102" w:author="Virginia Anne Nichols" w:date="2026-10-21T11:05:00Z" w16du:dateUtc="2026-10-21T09:05:00Z"/>
              </w:rPr>
            </w:pPr>
            <w:ins w:id="103" w:author="Virginia Anne Nichols" w:date="2026-10-21T11:06:00Z" w16du:dateUtc="2026-10-21T09:06:00Z">
              <w:r>
                <w:lastRenderedPageBreak/>
                <w:t>Cash crop yield</w:t>
              </w:r>
            </w:ins>
          </w:p>
        </w:tc>
        <w:tc>
          <w:tcPr>
            <w:tcW w:w="1376" w:type="dxa"/>
            <w:tcPrChange w:id="104" w:author="Virginia Anne Nichols" w:date="2026-10-21T11:09:00Z" w16du:dateUtc="2026-10-21T09:09:00Z">
              <w:tcPr>
                <w:tcW w:w="1502" w:type="dxa"/>
              </w:tcPr>
            </w:tcPrChange>
          </w:tcPr>
          <w:p w14:paraId="70987118" w14:textId="5086B6D1" w:rsidR="0084520C" w:rsidRDefault="0084520C" w:rsidP="0084520C">
            <w:pPr>
              <w:spacing w:line="360" w:lineRule="auto"/>
              <w:rPr>
                <w:ins w:id="105" w:author="Virginia Anne Nichols" w:date="2026-10-21T11:05:00Z" w16du:dateUtc="2026-10-21T09:05:00Z"/>
              </w:rPr>
            </w:pPr>
            <w:ins w:id="106" w:author="Virginia Anne Nichols" w:date="2026-10-21T11:08:00Z" w16du:dateUtc="2026-10-21T09:08:00Z">
              <w:r>
                <w:t>16.7%</w:t>
              </w:r>
            </w:ins>
          </w:p>
        </w:tc>
        <w:tc>
          <w:tcPr>
            <w:tcW w:w="1723" w:type="dxa"/>
            <w:tcPrChange w:id="107" w:author="Virginia Anne Nichols" w:date="2026-10-21T11:09:00Z" w16du:dateUtc="2026-10-21T09:09:00Z">
              <w:tcPr>
                <w:tcW w:w="1503" w:type="dxa"/>
              </w:tcPr>
            </w:tcPrChange>
          </w:tcPr>
          <w:p w14:paraId="2337A074" w14:textId="53639585" w:rsidR="0084520C" w:rsidRDefault="0084520C" w:rsidP="0084520C">
            <w:pPr>
              <w:spacing w:line="360" w:lineRule="auto"/>
              <w:rPr>
                <w:ins w:id="108" w:author="Virginia Anne Nichols" w:date="2026-10-21T11:05:00Z" w16du:dateUtc="2026-10-21T09:05:00Z"/>
              </w:rPr>
            </w:pPr>
            <w:ins w:id="109" w:author="Virginia Anne Nichols" w:date="2026-10-21T11:14:00Z" w16du:dateUtc="2026-10-21T09:14:00Z">
              <w:r>
                <w:t>50</w:t>
              </w:r>
            </w:ins>
            <w:ins w:id="110" w:author="Virginia Anne Nichols" w:date="2026-10-21T11:16:00Z" w16du:dateUtc="2026-10-21T09:16:00Z">
              <w:r>
                <w:t>%</w:t>
              </w:r>
            </w:ins>
          </w:p>
        </w:tc>
        <w:tc>
          <w:tcPr>
            <w:tcW w:w="1475" w:type="dxa"/>
            <w:tcPrChange w:id="111" w:author="Virginia Anne Nichols" w:date="2026-10-21T11:09:00Z" w16du:dateUtc="2026-10-21T09:09:00Z">
              <w:tcPr>
                <w:tcW w:w="1503" w:type="dxa"/>
              </w:tcPr>
            </w:tcPrChange>
          </w:tcPr>
          <w:p w14:paraId="28134A00" w14:textId="5C50EDA9" w:rsidR="0084520C" w:rsidRDefault="00E3245F" w:rsidP="0084520C">
            <w:pPr>
              <w:spacing w:line="360" w:lineRule="auto"/>
              <w:rPr>
                <w:ins w:id="112" w:author="Virginia Anne Nichols" w:date="2026-10-21T11:05:00Z" w16du:dateUtc="2026-10-21T09:05:00Z"/>
              </w:rPr>
            </w:pPr>
            <w:ins w:id="113" w:author="Virginia Anne Nichols" w:date="2026-10-21T12:07:00Z" w16du:dateUtc="2026-10-21T10:07:00Z">
              <w:r>
                <w:t>7</w:t>
              </w:r>
            </w:ins>
            <w:ins w:id="114" w:author="Virginia Anne Nichols" w:date="2026-10-21T11:14:00Z" w16du:dateUtc="2026-10-21T09:14:00Z">
              <w:r w:rsidR="0084520C">
                <w:t>0</w:t>
              </w:r>
            </w:ins>
            <w:ins w:id="115" w:author="Virginia Anne Nichols" w:date="2026-10-21T11:17:00Z" w16du:dateUtc="2026-10-21T09:17:00Z">
              <w:r w:rsidR="0084520C">
                <w:t>%</w:t>
              </w:r>
            </w:ins>
          </w:p>
        </w:tc>
        <w:tc>
          <w:tcPr>
            <w:tcW w:w="1510" w:type="dxa"/>
            <w:tcPrChange w:id="116" w:author="Virginia Anne Nichols" w:date="2026-10-21T11:09:00Z" w16du:dateUtc="2026-10-21T09:09:00Z">
              <w:tcPr>
                <w:tcW w:w="1503" w:type="dxa"/>
              </w:tcPr>
            </w:tcPrChange>
          </w:tcPr>
          <w:p w14:paraId="070A9CE6" w14:textId="1B85B1BC" w:rsidR="0084520C" w:rsidRDefault="00E3245F" w:rsidP="0084520C">
            <w:pPr>
              <w:spacing w:line="360" w:lineRule="auto"/>
              <w:rPr>
                <w:ins w:id="117" w:author="Virginia Anne Nichols" w:date="2026-10-21T11:05:00Z" w16du:dateUtc="2026-10-21T09:05:00Z"/>
              </w:rPr>
            </w:pPr>
            <w:ins w:id="118" w:author="Virginia Anne Nichols" w:date="2026-10-21T12:07:00Z" w16du:dateUtc="2026-10-21T10:07:00Z">
              <w:r>
                <w:t>2</w:t>
              </w:r>
            </w:ins>
            <w:ins w:id="119" w:author="Virginia Anne Nichols" w:date="2026-10-21T11:10:00Z" w16du:dateUtc="2026-10-21T09:10:00Z">
              <w:r w:rsidR="0084520C">
                <w:t>0</w:t>
              </w:r>
            </w:ins>
            <w:ins w:id="120" w:author="Virginia Anne Nichols" w:date="2026-10-21T11:17:00Z" w16du:dateUtc="2026-10-21T09:17:00Z">
              <w:r w:rsidR="0084520C">
                <w:t>%</w:t>
              </w:r>
            </w:ins>
          </w:p>
        </w:tc>
        <w:tc>
          <w:tcPr>
            <w:tcW w:w="1501" w:type="dxa"/>
            <w:tcPrChange w:id="121" w:author="Virginia Anne Nichols" w:date="2026-10-21T11:09:00Z" w16du:dateUtc="2026-10-21T09:09:00Z">
              <w:tcPr>
                <w:tcW w:w="1503" w:type="dxa"/>
              </w:tcPr>
            </w:tcPrChange>
          </w:tcPr>
          <w:p w14:paraId="3D31CE30" w14:textId="165E88FB" w:rsidR="0084520C" w:rsidRDefault="00E3245F" w:rsidP="0084520C">
            <w:pPr>
              <w:spacing w:line="360" w:lineRule="auto"/>
              <w:rPr>
                <w:ins w:id="122" w:author="Virginia Anne Nichols" w:date="2026-10-21T11:05:00Z" w16du:dateUtc="2026-10-21T09:05:00Z"/>
              </w:rPr>
            </w:pPr>
            <w:ins w:id="123" w:author="Virginia Anne Nichols" w:date="2026-10-21T12:07:00Z" w16du:dateUtc="2026-10-21T10:07:00Z">
              <w:r>
                <w:t>9</w:t>
              </w:r>
            </w:ins>
            <w:ins w:id="124" w:author="Virginia Anne Nichols" w:date="2026-10-21T11:13:00Z" w16du:dateUtc="2026-10-21T09:13:00Z">
              <w:r w:rsidR="0084520C">
                <w:t>0</w:t>
              </w:r>
            </w:ins>
            <w:ins w:id="125" w:author="Virginia Anne Nichols" w:date="2026-10-21T11:17:00Z" w16du:dateUtc="2026-10-21T09:17:00Z">
              <w:r w:rsidR="0084520C">
                <w:t>%</w:t>
              </w:r>
            </w:ins>
          </w:p>
        </w:tc>
      </w:tr>
      <w:tr w:rsidR="00E3245F" w14:paraId="719C99F3" w14:textId="77777777" w:rsidTr="0084520C">
        <w:trPr>
          <w:ins w:id="126" w:author="Virginia Anne Nichols" w:date="2026-10-21T12:06:00Z" w16du:dateUtc="2026-10-21T10:06:00Z"/>
        </w:trPr>
        <w:tc>
          <w:tcPr>
            <w:tcW w:w="1431" w:type="dxa"/>
          </w:tcPr>
          <w:p w14:paraId="20189674" w14:textId="6E57334F" w:rsidR="00E3245F" w:rsidRDefault="00E3245F" w:rsidP="0084520C">
            <w:pPr>
              <w:spacing w:line="360" w:lineRule="auto"/>
              <w:rPr>
                <w:ins w:id="127" w:author="Virginia Anne Nichols" w:date="2026-10-21T12:06:00Z" w16du:dateUtc="2026-10-21T10:06:00Z"/>
              </w:rPr>
            </w:pPr>
            <w:ins w:id="128" w:author="Virginia Anne Nichols" w:date="2026-10-21T12:06:00Z" w16du:dateUtc="2026-10-21T10:06:00Z">
              <w:r>
                <w:t>Perennial weed legacies</w:t>
              </w:r>
            </w:ins>
          </w:p>
        </w:tc>
        <w:tc>
          <w:tcPr>
            <w:tcW w:w="1376" w:type="dxa"/>
          </w:tcPr>
          <w:p w14:paraId="6A50A718" w14:textId="2C68B0F2" w:rsidR="00E3245F" w:rsidRDefault="00E3245F" w:rsidP="0084520C">
            <w:pPr>
              <w:spacing w:line="360" w:lineRule="auto"/>
              <w:rPr>
                <w:ins w:id="129" w:author="Virginia Anne Nichols" w:date="2026-10-21T12:06:00Z" w16du:dateUtc="2026-10-21T10:06:00Z"/>
              </w:rPr>
            </w:pPr>
            <w:ins w:id="130" w:author="Virginia Anne Nichols" w:date="2026-10-21T12:06:00Z" w16du:dateUtc="2026-10-21T10:06:00Z">
              <w:r>
                <w:t>16.7%</w:t>
              </w:r>
            </w:ins>
          </w:p>
        </w:tc>
        <w:tc>
          <w:tcPr>
            <w:tcW w:w="1723" w:type="dxa"/>
          </w:tcPr>
          <w:p w14:paraId="33274472" w14:textId="44DF680F" w:rsidR="00E3245F" w:rsidRDefault="00E3245F" w:rsidP="0084520C">
            <w:pPr>
              <w:spacing w:line="360" w:lineRule="auto"/>
              <w:rPr>
                <w:ins w:id="131" w:author="Virginia Anne Nichols" w:date="2026-10-21T12:06:00Z" w16du:dateUtc="2026-10-21T10:06:00Z"/>
              </w:rPr>
            </w:pPr>
            <w:ins w:id="132" w:author="Virginia Anne Nichols" w:date="2026-10-21T12:07:00Z" w16du:dateUtc="2026-10-21T10:07:00Z">
              <w:r>
                <w:t>10%</w:t>
              </w:r>
            </w:ins>
          </w:p>
        </w:tc>
        <w:tc>
          <w:tcPr>
            <w:tcW w:w="1475" w:type="dxa"/>
          </w:tcPr>
          <w:p w14:paraId="0479A581" w14:textId="180E25EF" w:rsidR="00E3245F" w:rsidRDefault="00E3245F" w:rsidP="0084520C">
            <w:pPr>
              <w:spacing w:line="360" w:lineRule="auto"/>
              <w:rPr>
                <w:ins w:id="133" w:author="Virginia Anne Nichols" w:date="2026-10-21T12:06:00Z" w16du:dateUtc="2026-10-21T10:06:00Z"/>
              </w:rPr>
            </w:pPr>
            <w:ins w:id="134" w:author="Virginia Anne Nichols" w:date="2026-10-21T12:07:00Z" w16du:dateUtc="2026-10-21T10:07:00Z">
              <w:r>
                <w:t>15%</w:t>
              </w:r>
            </w:ins>
          </w:p>
        </w:tc>
        <w:tc>
          <w:tcPr>
            <w:tcW w:w="1510" w:type="dxa"/>
          </w:tcPr>
          <w:p w14:paraId="49CF0268" w14:textId="73FCD555" w:rsidR="00E3245F" w:rsidRDefault="00E3245F" w:rsidP="0084520C">
            <w:pPr>
              <w:spacing w:line="360" w:lineRule="auto"/>
              <w:rPr>
                <w:ins w:id="135" w:author="Virginia Anne Nichols" w:date="2026-10-21T12:06:00Z" w16du:dateUtc="2026-10-21T10:06:00Z"/>
              </w:rPr>
            </w:pPr>
            <w:ins w:id="136" w:author="Virginia Anne Nichols" w:date="2026-10-21T12:07:00Z" w16du:dateUtc="2026-10-21T10:07:00Z">
              <w:r>
                <w:t>30%</w:t>
              </w:r>
            </w:ins>
          </w:p>
        </w:tc>
        <w:tc>
          <w:tcPr>
            <w:tcW w:w="1501" w:type="dxa"/>
          </w:tcPr>
          <w:p w14:paraId="259C20A1" w14:textId="13CA3873" w:rsidR="00E3245F" w:rsidRDefault="00E3245F" w:rsidP="0084520C">
            <w:pPr>
              <w:spacing w:line="360" w:lineRule="auto"/>
              <w:rPr>
                <w:ins w:id="137" w:author="Virginia Anne Nichols" w:date="2026-10-21T12:06:00Z" w16du:dateUtc="2026-10-21T10:06:00Z"/>
              </w:rPr>
            </w:pPr>
            <w:ins w:id="138" w:author="Virginia Anne Nichols" w:date="2026-10-21T12:08:00Z" w16du:dateUtc="2026-10-21T10:08:00Z">
              <w:r>
                <w:t>0%</w:t>
              </w:r>
            </w:ins>
          </w:p>
        </w:tc>
      </w:tr>
      <w:tr w:rsidR="0084520C" w14:paraId="040C62ED" w14:textId="77777777" w:rsidTr="0084520C">
        <w:tblPrEx>
          <w:tblW w:w="0" w:type="auto"/>
          <w:tblPrExChange w:id="139" w:author="Virginia Anne Nichols" w:date="2026-10-21T11:09:00Z" w16du:dateUtc="2026-10-21T09:09:00Z">
            <w:tblPrEx>
              <w:tblW w:w="0" w:type="auto"/>
            </w:tblPrEx>
          </w:tblPrExChange>
        </w:tblPrEx>
        <w:trPr>
          <w:ins w:id="140" w:author="Virginia Anne Nichols" w:date="2026-10-21T11:05:00Z" w16du:dateUtc="2026-10-21T09:05:00Z"/>
        </w:trPr>
        <w:tc>
          <w:tcPr>
            <w:tcW w:w="1431" w:type="dxa"/>
            <w:tcPrChange w:id="141" w:author="Virginia Anne Nichols" w:date="2026-10-21T11:09:00Z" w16du:dateUtc="2026-10-21T09:09:00Z">
              <w:tcPr>
                <w:tcW w:w="1502" w:type="dxa"/>
              </w:tcPr>
            </w:tcPrChange>
          </w:tcPr>
          <w:p w14:paraId="703A7B0E" w14:textId="366519DB" w:rsidR="0084520C" w:rsidRDefault="0084520C" w:rsidP="0084520C">
            <w:pPr>
              <w:spacing w:line="360" w:lineRule="auto"/>
              <w:rPr>
                <w:ins w:id="142" w:author="Virginia Anne Nichols" w:date="2026-10-21T11:05:00Z" w16du:dateUtc="2026-10-21T09:05:00Z"/>
              </w:rPr>
            </w:pPr>
            <w:ins w:id="143" w:author="Virginia Anne Nichols" w:date="2026-10-21T11:06:00Z" w16du:dateUtc="2026-10-21T09:06:00Z">
              <w:r>
                <w:t>Soil protection</w:t>
              </w:r>
            </w:ins>
          </w:p>
        </w:tc>
        <w:tc>
          <w:tcPr>
            <w:tcW w:w="1376" w:type="dxa"/>
            <w:tcPrChange w:id="144" w:author="Virginia Anne Nichols" w:date="2026-10-21T11:09:00Z" w16du:dateUtc="2026-10-21T09:09:00Z">
              <w:tcPr>
                <w:tcW w:w="1502" w:type="dxa"/>
              </w:tcPr>
            </w:tcPrChange>
          </w:tcPr>
          <w:p w14:paraId="0E8FB6D5" w14:textId="401C3364" w:rsidR="0084520C" w:rsidRDefault="0084520C" w:rsidP="0084520C">
            <w:pPr>
              <w:spacing w:line="360" w:lineRule="auto"/>
              <w:rPr>
                <w:ins w:id="145" w:author="Virginia Anne Nichols" w:date="2026-10-21T11:05:00Z" w16du:dateUtc="2026-10-21T09:05:00Z"/>
              </w:rPr>
            </w:pPr>
            <w:ins w:id="146" w:author="Virginia Anne Nichols" w:date="2026-10-21T11:09:00Z" w16du:dateUtc="2026-10-21T09:09:00Z">
              <w:r>
                <w:t>16.7%</w:t>
              </w:r>
            </w:ins>
          </w:p>
        </w:tc>
        <w:tc>
          <w:tcPr>
            <w:tcW w:w="1723" w:type="dxa"/>
            <w:tcPrChange w:id="147" w:author="Virginia Anne Nichols" w:date="2026-10-21T11:09:00Z" w16du:dateUtc="2026-10-21T09:09:00Z">
              <w:tcPr>
                <w:tcW w:w="1503" w:type="dxa"/>
              </w:tcPr>
            </w:tcPrChange>
          </w:tcPr>
          <w:p w14:paraId="3A65CED7" w14:textId="77809FBB" w:rsidR="0084520C" w:rsidRDefault="00E3245F" w:rsidP="0084520C">
            <w:pPr>
              <w:spacing w:line="360" w:lineRule="auto"/>
              <w:rPr>
                <w:ins w:id="148" w:author="Virginia Anne Nichols" w:date="2026-10-21T11:05:00Z" w16du:dateUtc="2026-10-21T09:05:00Z"/>
              </w:rPr>
            </w:pPr>
            <w:ins w:id="149" w:author="Virginia Anne Nichols" w:date="2026-10-21T12:07:00Z" w16du:dateUtc="2026-10-21T10:07:00Z">
              <w:r>
                <w:t>10%</w:t>
              </w:r>
            </w:ins>
          </w:p>
        </w:tc>
        <w:tc>
          <w:tcPr>
            <w:tcW w:w="1475" w:type="dxa"/>
            <w:tcPrChange w:id="150" w:author="Virginia Anne Nichols" w:date="2026-10-21T11:09:00Z" w16du:dateUtc="2026-10-21T09:09:00Z">
              <w:tcPr>
                <w:tcW w:w="1503" w:type="dxa"/>
              </w:tcPr>
            </w:tcPrChange>
          </w:tcPr>
          <w:p w14:paraId="6EBCD031" w14:textId="3B00D680" w:rsidR="0084520C" w:rsidRDefault="00E3245F" w:rsidP="0084520C">
            <w:pPr>
              <w:spacing w:line="360" w:lineRule="auto"/>
              <w:rPr>
                <w:ins w:id="151" w:author="Virginia Anne Nichols" w:date="2026-10-21T11:05:00Z" w16du:dateUtc="2026-10-21T09:05:00Z"/>
              </w:rPr>
            </w:pPr>
            <w:ins w:id="152" w:author="Virginia Anne Nichols" w:date="2026-10-21T12:07:00Z" w16du:dateUtc="2026-10-21T10:07:00Z">
              <w:r>
                <w:t>15%</w:t>
              </w:r>
            </w:ins>
          </w:p>
        </w:tc>
        <w:tc>
          <w:tcPr>
            <w:tcW w:w="1510" w:type="dxa"/>
            <w:tcPrChange w:id="153" w:author="Virginia Anne Nichols" w:date="2026-10-21T11:09:00Z" w16du:dateUtc="2026-10-21T09:09:00Z">
              <w:tcPr>
                <w:tcW w:w="1503" w:type="dxa"/>
              </w:tcPr>
            </w:tcPrChange>
          </w:tcPr>
          <w:p w14:paraId="5C8BC995" w14:textId="663CB0D0" w:rsidR="0084520C" w:rsidRDefault="0084520C" w:rsidP="0084520C">
            <w:pPr>
              <w:spacing w:line="360" w:lineRule="auto"/>
              <w:rPr>
                <w:ins w:id="154" w:author="Virginia Anne Nichols" w:date="2026-10-21T11:05:00Z" w16du:dateUtc="2026-10-21T09:05:00Z"/>
              </w:rPr>
            </w:pPr>
            <w:ins w:id="155" w:author="Virginia Anne Nichols" w:date="2026-10-21T11:19:00Z" w16du:dateUtc="2026-10-21T09:19:00Z">
              <w:r>
                <w:t>1</w:t>
              </w:r>
            </w:ins>
            <w:ins w:id="156" w:author="Virginia Anne Nichols" w:date="2026-10-21T11:16:00Z" w16du:dateUtc="2026-10-21T09:16:00Z">
              <w:r>
                <w:t>0</w:t>
              </w:r>
            </w:ins>
            <w:ins w:id="157" w:author="Virginia Anne Nichols" w:date="2026-10-21T11:17:00Z" w16du:dateUtc="2026-10-21T09:17:00Z">
              <w:r>
                <w:t>%</w:t>
              </w:r>
            </w:ins>
          </w:p>
        </w:tc>
        <w:tc>
          <w:tcPr>
            <w:tcW w:w="1501" w:type="dxa"/>
            <w:tcPrChange w:id="158" w:author="Virginia Anne Nichols" w:date="2026-10-21T11:09:00Z" w16du:dateUtc="2026-10-21T09:09:00Z">
              <w:tcPr>
                <w:tcW w:w="1503" w:type="dxa"/>
              </w:tcPr>
            </w:tcPrChange>
          </w:tcPr>
          <w:p w14:paraId="79C1349D" w14:textId="7AC96844" w:rsidR="0084520C" w:rsidRDefault="00E3245F" w:rsidP="0084520C">
            <w:pPr>
              <w:spacing w:line="360" w:lineRule="auto"/>
              <w:rPr>
                <w:ins w:id="159" w:author="Virginia Anne Nichols" w:date="2026-10-21T11:05:00Z" w16du:dateUtc="2026-10-21T09:05:00Z"/>
              </w:rPr>
            </w:pPr>
            <w:ins w:id="160" w:author="Virginia Anne Nichols" w:date="2026-10-21T12:08:00Z" w16du:dateUtc="2026-10-21T10:08:00Z">
              <w:r>
                <w:t>1</w:t>
              </w:r>
            </w:ins>
            <w:ins w:id="161" w:author="Virginia Anne Nichols" w:date="2026-10-21T11:13:00Z" w16du:dateUtc="2026-10-21T09:13:00Z">
              <w:r w:rsidR="0084520C">
                <w:t>0</w:t>
              </w:r>
            </w:ins>
            <w:ins w:id="162" w:author="Virginia Anne Nichols" w:date="2026-10-21T11:17:00Z" w16du:dateUtc="2026-10-21T09:17:00Z">
              <w:r w:rsidR="0084520C">
                <w:t>%</w:t>
              </w:r>
            </w:ins>
          </w:p>
        </w:tc>
      </w:tr>
      <w:tr w:rsidR="0084520C" w14:paraId="26CFA404" w14:textId="77777777" w:rsidTr="0084520C">
        <w:tblPrEx>
          <w:tblW w:w="0" w:type="auto"/>
          <w:tblPrExChange w:id="163" w:author="Virginia Anne Nichols" w:date="2026-10-21T11:09:00Z" w16du:dateUtc="2026-10-21T09:09:00Z">
            <w:tblPrEx>
              <w:tblW w:w="0" w:type="auto"/>
            </w:tblPrEx>
          </w:tblPrExChange>
        </w:tblPrEx>
        <w:trPr>
          <w:ins w:id="164" w:author="Virginia Anne Nichols" w:date="2026-10-21T11:05:00Z" w16du:dateUtc="2026-10-21T09:05:00Z"/>
        </w:trPr>
        <w:tc>
          <w:tcPr>
            <w:tcW w:w="1431" w:type="dxa"/>
            <w:tcPrChange w:id="165" w:author="Virginia Anne Nichols" w:date="2026-10-21T11:09:00Z" w16du:dateUtc="2026-10-21T09:09:00Z">
              <w:tcPr>
                <w:tcW w:w="1502" w:type="dxa"/>
              </w:tcPr>
            </w:tcPrChange>
          </w:tcPr>
          <w:p w14:paraId="0F430A3B" w14:textId="0F157474" w:rsidR="0084520C" w:rsidRDefault="0084520C" w:rsidP="0084520C">
            <w:pPr>
              <w:spacing w:line="360" w:lineRule="auto"/>
              <w:rPr>
                <w:ins w:id="166" w:author="Virginia Anne Nichols" w:date="2026-10-21T11:05:00Z" w16du:dateUtc="2026-10-21T09:05:00Z"/>
              </w:rPr>
            </w:pPr>
            <w:ins w:id="167" w:author="Virginia Anne Nichols" w:date="2026-10-21T11:06:00Z" w16du:dateUtc="2026-10-21T09:06:00Z">
              <w:r>
                <w:t>Ecological support</w:t>
              </w:r>
            </w:ins>
          </w:p>
        </w:tc>
        <w:tc>
          <w:tcPr>
            <w:tcW w:w="1376" w:type="dxa"/>
            <w:tcPrChange w:id="168" w:author="Virginia Anne Nichols" w:date="2026-10-21T11:09:00Z" w16du:dateUtc="2026-10-21T09:09:00Z">
              <w:tcPr>
                <w:tcW w:w="1502" w:type="dxa"/>
              </w:tcPr>
            </w:tcPrChange>
          </w:tcPr>
          <w:p w14:paraId="19EC40B1" w14:textId="309B4EB5" w:rsidR="0084520C" w:rsidRDefault="0084520C" w:rsidP="0084520C">
            <w:pPr>
              <w:spacing w:line="360" w:lineRule="auto"/>
              <w:rPr>
                <w:ins w:id="169" w:author="Virginia Anne Nichols" w:date="2026-10-21T11:05:00Z" w16du:dateUtc="2026-10-21T09:05:00Z"/>
              </w:rPr>
            </w:pPr>
            <w:ins w:id="170" w:author="Virginia Anne Nichols" w:date="2026-10-21T11:09:00Z" w16du:dateUtc="2026-10-21T09:09:00Z">
              <w:r>
                <w:t>16.7%</w:t>
              </w:r>
            </w:ins>
          </w:p>
        </w:tc>
        <w:tc>
          <w:tcPr>
            <w:tcW w:w="1723" w:type="dxa"/>
            <w:tcPrChange w:id="171" w:author="Virginia Anne Nichols" w:date="2026-10-21T11:09:00Z" w16du:dateUtc="2026-10-21T09:09:00Z">
              <w:tcPr>
                <w:tcW w:w="1503" w:type="dxa"/>
              </w:tcPr>
            </w:tcPrChange>
          </w:tcPr>
          <w:p w14:paraId="177A962D" w14:textId="030CF5DA" w:rsidR="0084520C" w:rsidRDefault="00E3245F" w:rsidP="0084520C">
            <w:pPr>
              <w:spacing w:line="360" w:lineRule="auto"/>
              <w:rPr>
                <w:ins w:id="172" w:author="Virginia Anne Nichols" w:date="2026-10-21T11:05:00Z" w16du:dateUtc="2026-10-21T09:05:00Z"/>
              </w:rPr>
            </w:pPr>
            <w:ins w:id="173" w:author="Virginia Anne Nichols" w:date="2026-10-21T12:07:00Z" w16du:dateUtc="2026-10-21T10:07:00Z">
              <w:r>
                <w:t>10%</w:t>
              </w:r>
            </w:ins>
          </w:p>
        </w:tc>
        <w:tc>
          <w:tcPr>
            <w:tcW w:w="1475" w:type="dxa"/>
            <w:tcPrChange w:id="174" w:author="Virginia Anne Nichols" w:date="2026-10-21T11:09:00Z" w16du:dateUtc="2026-10-21T09:09:00Z">
              <w:tcPr>
                <w:tcW w:w="1503" w:type="dxa"/>
              </w:tcPr>
            </w:tcPrChange>
          </w:tcPr>
          <w:p w14:paraId="54E007F3" w14:textId="451BAE64" w:rsidR="0084520C" w:rsidRDefault="0084520C" w:rsidP="0084520C">
            <w:pPr>
              <w:spacing w:line="360" w:lineRule="auto"/>
              <w:rPr>
                <w:ins w:id="175" w:author="Virginia Anne Nichols" w:date="2026-10-21T11:05:00Z" w16du:dateUtc="2026-10-21T09:05:00Z"/>
              </w:rPr>
            </w:pPr>
            <w:ins w:id="176" w:author="Virginia Anne Nichols" w:date="2026-10-21T11:12:00Z" w16du:dateUtc="2026-10-21T09:12:00Z">
              <w:r>
                <w:t>0</w:t>
              </w:r>
            </w:ins>
            <w:ins w:id="177" w:author="Virginia Anne Nichols" w:date="2026-10-21T11:17:00Z" w16du:dateUtc="2026-10-21T09:17:00Z">
              <w:r>
                <w:t>%</w:t>
              </w:r>
            </w:ins>
          </w:p>
        </w:tc>
        <w:tc>
          <w:tcPr>
            <w:tcW w:w="1510" w:type="dxa"/>
            <w:tcPrChange w:id="178" w:author="Virginia Anne Nichols" w:date="2026-10-21T11:09:00Z" w16du:dateUtc="2026-10-21T09:09:00Z">
              <w:tcPr>
                <w:tcW w:w="1503" w:type="dxa"/>
              </w:tcPr>
            </w:tcPrChange>
          </w:tcPr>
          <w:p w14:paraId="319DD9AF" w14:textId="4E084D44" w:rsidR="0084520C" w:rsidRDefault="00E3245F" w:rsidP="0084520C">
            <w:pPr>
              <w:spacing w:line="360" w:lineRule="auto"/>
              <w:rPr>
                <w:ins w:id="179" w:author="Virginia Anne Nichols" w:date="2026-10-21T11:05:00Z" w16du:dateUtc="2026-10-21T09:05:00Z"/>
              </w:rPr>
            </w:pPr>
            <w:ins w:id="180" w:author="Virginia Anne Nichols" w:date="2026-10-21T12:07:00Z" w16du:dateUtc="2026-10-21T10:07:00Z">
              <w:r>
                <w:t>1</w:t>
              </w:r>
            </w:ins>
            <w:ins w:id="181" w:author="Virginia Anne Nichols" w:date="2026-10-21T11:12:00Z" w16du:dateUtc="2026-10-21T09:12:00Z">
              <w:r w:rsidR="0084520C">
                <w:t>0</w:t>
              </w:r>
            </w:ins>
            <w:ins w:id="182" w:author="Virginia Anne Nichols" w:date="2026-10-21T11:17:00Z" w16du:dateUtc="2026-10-21T09:17:00Z">
              <w:r w:rsidR="0084520C">
                <w:t>%</w:t>
              </w:r>
            </w:ins>
          </w:p>
        </w:tc>
        <w:tc>
          <w:tcPr>
            <w:tcW w:w="1501" w:type="dxa"/>
            <w:tcPrChange w:id="183" w:author="Virginia Anne Nichols" w:date="2026-10-21T11:09:00Z" w16du:dateUtc="2026-10-21T09:09:00Z">
              <w:tcPr>
                <w:tcW w:w="1503" w:type="dxa"/>
              </w:tcPr>
            </w:tcPrChange>
          </w:tcPr>
          <w:p w14:paraId="0FB4D157" w14:textId="3442A6B0" w:rsidR="0084520C" w:rsidRDefault="0084520C" w:rsidP="0084520C">
            <w:pPr>
              <w:spacing w:line="360" w:lineRule="auto"/>
              <w:rPr>
                <w:ins w:id="184" w:author="Virginia Anne Nichols" w:date="2026-10-21T11:05:00Z" w16du:dateUtc="2026-10-21T09:05:00Z"/>
              </w:rPr>
            </w:pPr>
            <w:ins w:id="185" w:author="Virginia Anne Nichols" w:date="2026-10-21T11:12:00Z" w16du:dateUtc="2026-10-21T09:12:00Z">
              <w:r>
                <w:t>0</w:t>
              </w:r>
            </w:ins>
            <w:ins w:id="186" w:author="Virginia Anne Nichols" w:date="2026-10-21T11:17:00Z" w16du:dateUtc="2026-10-21T09:17:00Z">
              <w:r>
                <w:t>%</w:t>
              </w:r>
            </w:ins>
          </w:p>
        </w:tc>
      </w:tr>
      <w:tr w:rsidR="0084520C" w14:paraId="34D43462" w14:textId="77777777" w:rsidTr="0084520C">
        <w:tblPrEx>
          <w:tblW w:w="0" w:type="auto"/>
          <w:tblPrExChange w:id="187" w:author="Virginia Anne Nichols" w:date="2026-10-21T11:09:00Z" w16du:dateUtc="2026-10-21T09:09:00Z">
            <w:tblPrEx>
              <w:tblW w:w="0" w:type="auto"/>
            </w:tblPrEx>
          </w:tblPrExChange>
        </w:tblPrEx>
        <w:trPr>
          <w:ins w:id="188" w:author="Virginia Anne Nichols" w:date="2026-10-21T11:07:00Z" w16du:dateUtc="2026-10-21T09:07:00Z"/>
        </w:trPr>
        <w:tc>
          <w:tcPr>
            <w:tcW w:w="1431" w:type="dxa"/>
            <w:tcPrChange w:id="189" w:author="Virginia Anne Nichols" w:date="2026-10-21T11:09:00Z" w16du:dateUtc="2026-10-21T09:09:00Z">
              <w:tcPr>
                <w:tcW w:w="1502" w:type="dxa"/>
              </w:tcPr>
            </w:tcPrChange>
          </w:tcPr>
          <w:p w14:paraId="571DFC83" w14:textId="41225739" w:rsidR="0084520C" w:rsidRDefault="00E3245F" w:rsidP="0084520C">
            <w:pPr>
              <w:spacing w:line="360" w:lineRule="auto"/>
              <w:rPr>
                <w:ins w:id="190" w:author="Virginia Anne Nichols" w:date="2026-10-21T11:07:00Z" w16du:dateUtc="2026-10-21T09:07:00Z"/>
              </w:rPr>
            </w:pPr>
            <w:ins w:id="191" w:author="Virginia Anne Nichols" w:date="2026-10-21T12:06:00Z" w16du:dateUtc="2026-10-21T10:06:00Z">
              <w:r>
                <w:t>Nitrate leaching reduction</w:t>
              </w:r>
            </w:ins>
          </w:p>
        </w:tc>
        <w:tc>
          <w:tcPr>
            <w:tcW w:w="1376" w:type="dxa"/>
            <w:tcPrChange w:id="192" w:author="Virginia Anne Nichols" w:date="2026-10-21T11:09:00Z" w16du:dateUtc="2026-10-21T09:09:00Z">
              <w:tcPr>
                <w:tcW w:w="1502" w:type="dxa"/>
              </w:tcPr>
            </w:tcPrChange>
          </w:tcPr>
          <w:p w14:paraId="346D16DD" w14:textId="3FDD660A" w:rsidR="0084520C" w:rsidRDefault="0084520C" w:rsidP="0084520C">
            <w:pPr>
              <w:spacing w:line="360" w:lineRule="auto"/>
              <w:rPr>
                <w:ins w:id="193" w:author="Virginia Anne Nichols" w:date="2026-10-21T11:07:00Z" w16du:dateUtc="2026-10-21T09:07:00Z"/>
              </w:rPr>
            </w:pPr>
            <w:ins w:id="194" w:author="Virginia Anne Nichols" w:date="2026-10-21T11:09:00Z" w16du:dateUtc="2026-10-21T09:09:00Z">
              <w:r>
                <w:t>16.7%</w:t>
              </w:r>
            </w:ins>
          </w:p>
        </w:tc>
        <w:tc>
          <w:tcPr>
            <w:tcW w:w="1723" w:type="dxa"/>
            <w:tcPrChange w:id="195" w:author="Virginia Anne Nichols" w:date="2026-10-21T11:09:00Z" w16du:dateUtc="2026-10-21T09:09:00Z">
              <w:tcPr>
                <w:tcW w:w="1503" w:type="dxa"/>
              </w:tcPr>
            </w:tcPrChange>
          </w:tcPr>
          <w:p w14:paraId="5812FDFE" w14:textId="7AAF01ED" w:rsidR="0084520C" w:rsidRDefault="00E3245F" w:rsidP="0084520C">
            <w:pPr>
              <w:spacing w:line="360" w:lineRule="auto"/>
              <w:rPr>
                <w:ins w:id="196" w:author="Virginia Anne Nichols" w:date="2026-10-21T11:07:00Z" w16du:dateUtc="2026-10-21T09:07:00Z"/>
              </w:rPr>
            </w:pPr>
            <w:ins w:id="197" w:author="Virginia Anne Nichols" w:date="2026-10-21T12:07:00Z" w16du:dateUtc="2026-10-21T10:07:00Z">
              <w:r>
                <w:t>10%</w:t>
              </w:r>
            </w:ins>
          </w:p>
        </w:tc>
        <w:tc>
          <w:tcPr>
            <w:tcW w:w="1475" w:type="dxa"/>
            <w:tcPrChange w:id="198" w:author="Virginia Anne Nichols" w:date="2026-10-21T11:09:00Z" w16du:dateUtc="2026-10-21T09:09:00Z">
              <w:tcPr>
                <w:tcW w:w="1503" w:type="dxa"/>
              </w:tcPr>
            </w:tcPrChange>
          </w:tcPr>
          <w:p w14:paraId="6BA6CDB7" w14:textId="7292815A" w:rsidR="0084520C" w:rsidRDefault="0084520C" w:rsidP="0084520C">
            <w:pPr>
              <w:spacing w:line="360" w:lineRule="auto"/>
              <w:rPr>
                <w:ins w:id="199" w:author="Virginia Anne Nichols" w:date="2026-10-21T11:07:00Z" w16du:dateUtc="2026-10-21T09:07:00Z"/>
              </w:rPr>
            </w:pPr>
            <w:ins w:id="200" w:author="Virginia Anne Nichols" w:date="2026-10-21T11:10:00Z" w16du:dateUtc="2026-10-21T09:10:00Z">
              <w:r>
                <w:t>0</w:t>
              </w:r>
            </w:ins>
            <w:ins w:id="201" w:author="Virginia Anne Nichols" w:date="2026-10-21T11:17:00Z" w16du:dateUtc="2026-10-21T09:17:00Z">
              <w:r>
                <w:t>%</w:t>
              </w:r>
            </w:ins>
          </w:p>
        </w:tc>
        <w:tc>
          <w:tcPr>
            <w:tcW w:w="1510" w:type="dxa"/>
            <w:tcPrChange w:id="202" w:author="Virginia Anne Nichols" w:date="2026-10-21T11:09:00Z" w16du:dateUtc="2026-10-21T09:09:00Z">
              <w:tcPr>
                <w:tcW w:w="1503" w:type="dxa"/>
              </w:tcPr>
            </w:tcPrChange>
          </w:tcPr>
          <w:p w14:paraId="792EDA84" w14:textId="79B2FA13" w:rsidR="0084520C" w:rsidRDefault="00E3245F" w:rsidP="0084520C">
            <w:pPr>
              <w:spacing w:line="360" w:lineRule="auto"/>
              <w:rPr>
                <w:ins w:id="203" w:author="Virginia Anne Nichols" w:date="2026-10-21T11:07:00Z" w16du:dateUtc="2026-10-21T09:07:00Z"/>
              </w:rPr>
            </w:pPr>
            <w:ins w:id="204" w:author="Virginia Anne Nichols" w:date="2026-10-21T12:07:00Z" w16du:dateUtc="2026-10-21T10:07:00Z">
              <w:r>
                <w:t>2</w:t>
              </w:r>
            </w:ins>
            <w:ins w:id="205" w:author="Virginia Anne Nichols" w:date="2026-10-21T11:10:00Z" w16du:dateUtc="2026-10-21T09:10:00Z">
              <w:r w:rsidR="0084520C">
                <w:t>0</w:t>
              </w:r>
            </w:ins>
            <w:ins w:id="206" w:author="Virginia Anne Nichols" w:date="2026-10-21T11:17:00Z" w16du:dateUtc="2026-10-21T09:17:00Z">
              <w:r w:rsidR="0084520C">
                <w:t>%</w:t>
              </w:r>
            </w:ins>
          </w:p>
        </w:tc>
        <w:tc>
          <w:tcPr>
            <w:tcW w:w="1501" w:type="dxa"/>
            <w:tcPrChange w:id="207" w:author="Virginia Anne Nichols" w:date="2026-10-21T11:09:00Z" w16du:dateUtc="2026-10-21T09:09:00Z">
              <w:tcPr>
                <w:tcW w:w="1503" w:type="dxa"/>
              </w:tcPr>
            </w:tcPrChange>
          </w:tcPr>
          <w:p w14:paraId="1581EFAB" w14:textId="220620FA" w:rsidR="0084520C" w:rsidRDefault="0084520C" w:rsidP="0084520C">
            <w:pPr>
              <w:spacing w:line="360" w:lineRule="auto"/>
              <w:rPr>
                <w:ins w:id="208" w:author="Virginia Anne Nichols" w:date="2026-10-21T11:07:00Z" w16du:dateUtc="2026-10-21T09:07:00Z"/>
              </w:rPr>
            </w:pPr>
            <w:ins w:id="209" w:author="Virginia Anne Nichols" w:date="2026-10-21T11:13:00Z" w16du:dateUtc="2026-10-21T09:13:00Z">
              <w:r>
                <w:t>0</w:t>
              </w:r>
            </w:ins>
            <w:ins w:id="210" w:author="Virginia Anne Nichols" w:date="2026-10-21T11:17:00Z" w16du:dateUtc="2026-10-21T09:17:00Z">
              <w:r>
                <w:t>%</w:t>
              </w:r>
            </w:ins>
          </w:p>
        </w:tc>
      </w:tr>
      <w:tr w:rsidR="0084520C" w14:paraId="44D2787D" w14:textId="77777777" w:rsidTr="0084520C">
        <w:tblPrEx>
          <w:tblW w:w="0" w:type="auto"/>
          <w:tblPrExChange w:id="211" w:author="Virginia Anne Nichols" w:date="2026-10-21T11:09:00Z" w16du:dateUtc="2026-10-21T09:09:00Z">
            <w:tblPrEx>
              <w:tblW w:w="0" w:type="auto"/>
            </w:tblPrEx>
          </w:tblPrExChange>
        </w:tblPrEx>
        <w:trPr>
          <w:ins w:id="212" w:author="Virginia Anne Nichols" w:date="2026-10-21T11:07:00Z" w16du:dateUtc="2026-10-21T09:07:00Z"/>
        </w:trPr>
        <w:tc>
          <w:tcPr>
            <w:tcW w:w="1431" w:type="dxa"/>
            <w:tcPrChange w:id="213" w:author="Virginia Anne Nichols" w:date="2026-10-21T11:09:00Z" w16du:dateUtc="2026-10-21T09:09:00Z">
              <w:tcPr>
                <w:tcW w:w="1502" w:type="dxa"/>
              </w:tcPr>
            </w:tcPrChange>
          </w:tcPr>
          <w:p w14:paraId="33A53840" w14:textId="4EB1BF3C" w:rsidR="0084520C" w:rsidRDefault="0084520C" w:rsidP="0084520C">
            <w:pPr>
              <w:spacing w:line="360" w:lineRule="auto"/>
              <w:rPr>
                <w:ins w:id="214" w:author="Virginia Anne Nichols" w:date="2026-10-21T11:07:00Z" w16du:dateUtc="2026-10-21T09:07:00Z"/>
              </w:rPr>
            </w:pPr>
            <w:ins w:id="215" w:author="Virginia Anne Nichols" w:date="2026-10-21T11:07:00Z" w16du:dateUtc="2026-10-21T09:07:00Z">
              <w:r>
                <w:t>Pesticide toxicity</w:t>
              </w:r>
            </w:ins>
          </w:p>
        </w:tc>
        <w:tc>
          <w:tcPr>
            <w:tcW w:w="1376" w:type="dxa"/>
            <w:tcPrChange w:id="216" w:author="Virginia Anne Nichols" w:date="2026-10-21T11:09:00Z" w16du:dateUtc="2026-10-21T09:09:00Z">
              <w:tcPr>
                <w:tcW w:w="1502" w:type="dxa"/>
              </w:tcPr>
            </w:tcPrChange>
          </w:tcPr>
          <w:p w14:paraId="646BB1B6" w14:textId="5412A8FF" w:rsidR="0084520C" w:rsidRDefault="0084520C" w:rsidP="0084520C">
            <w:pPr>
              <w:spacing w:line="360" w:lineRule="auto"/>
              <w:rPr>
                <w:ins w:id="217" w:author="Virginia Anne Nichols" w:date="2026-10-21T11:07:00Z" w16du:dateUtc="2026-10-21T09:07:00Z"/>
              </w:rPr>
            </w:pPr>
            <w:ins w:id="218" w:author="Virginia Anne Nichols" w:date="2026-10-21T11:09:00Z" w16du:dateUtc="2026-10-21T09:09:00Z">
              <w:r>
                <w:t>16.7%</w:t>
              </w:r>
            </w:ins>
          </w:p>
        </w:tc>
        <w:tc>
          <w:tcPr>
            <w:tcW w:w="1723" w:type="dxa"/>
            <w:tcPrChange w:id="219" w:author="Virginia Anne Nichols" w:date="2026-10-21T11:09:00Z" w16du:dateUtc="2026-10-21T09:09:00Z">
              <w:tcPr>
                <w:tcW w:w="1503" w:type="dxa"/>
              </w:tcPr>
            </w:tcPrChange>
          </w:tcPr>
          <w:p w14:paraId="128D7161" w14:textId="2AA32035" w:rsidR="0084520C" w:rsidRDefault="00E3245F" w:rsidP="0084520C">
            <w:pPr>
              <w:spacing w:line="360" w:lineRule="auto"/>
              <w:rPr>
                <w:ins w:id="220" w:author="Virginia Anne Nichols" w:date="2026-10-21T11:07:00Z" w16du:dateUtc="2026-10-21T09:07:00Z"/>
              </w:rPr>
            </w:pPr>
            <w:ins w:id="221" w:author="Virginia Anne Nichols" w:date="2026-10-21T12:07:00Z" w16du:dateUtc="2026-10-21T10:07:00Z">
              <w:r>
                <w:t>10%</w:t>
              </w:r>
            </w:ins>
          </w:p>
        </w:tc>
        <w:tc>
          <w:tcPr>
            <w:tcW w:w="1475" w:type="dxa"/>
            <w:tcPrChange w:id="222" w:author="Virginia Anne Nichols" w:date="2026-10-21T11:09:00Z" w16du:dateUtc="2026-10-21T09:09:00Z">
              <w:tcPr>
                <w:tcW w:w="1503" w:type="dxa"/>
              </w:tcPr>
            </w:tcPrChange>
          </w:tcPr>
          <w:p w14:paraId="57435D0B" w14:textId="29850EEE" w:rsidR="0084520C" w:rsidRDefault="0084520C" w:rsidP="0084520C">
            <w:pPr>
              <w:spacing w:line="360" w:lineRule="auto"/>
              <w:rPr>
                <w:ins w:id="223" w:author="Virginia Anne Nichols" w:date="2026-10-21T11:07:00Z" w16du:dateUtc="2026-10-21T09:07:00Z"/>
              </w:rPr>
            </w:pPr>
            <w:ins w:id="224" w:author="Virginia Anne Nichols" w:date="2026-10-21T11:12:00Z" w16du:dateUtc="2026-10-21T09:12:00Z">
              <w:r>
                <w:t>0</w:t>
              </w:r>
            </w:ins>
            <w:ins w:id="225" w:author="Virginia Anne Nichols" w:date="2026-10-21T11:17:00Z" w16du:dateUtc="2026-10-21T09:17:00Z">
              <w:r>
                <w:t>%</w:t>
              </w:r>
            </w:ins>
          </w:p>
        </w:tc>
        <w:tc>
          <w:tcPr>
            <w:tcW w:w="1510" w:type="dxa"/>
            <w:tcPrChange w:id="226" w:author="Virginia Anne Nichols" w:date="2026-10-21T11:09:00Z" w16du:dateUtc="2026-10-21T09:09:00Z">
              <w:tcPr>
                <w:tcW w:w="1503" w:type="dxa"/>
              </w:tcPr>
            </w:tcPrChange>
          </w:tcPr>
          <w:p w14:paraId="4E5561C9" w14:textId="6B04B18B" w:rsidR="0084520C" w:rsidRDefault="00E3245F" w:rsidP="0084520C">
            <w:pPr>
              <w:spacing w:line="360" w:lineRule="auto"/>
              <w:rPr>
                <w:ins w:id="227" w:author="Virginia Anne Nichols" w:date="2026-10-21T11:07:00Z" w16du:dateUtc="2026-10-21T09:07:00Z"/>
              </w:rPr>
            </w:pPr>
            <w:ins w:id="228" w:author="Virginia Anne Nichols" w:date="2026-10-21T12:08:00Z" w16du:dateUtc="2026-10-21T10:08:00Z">
              <w:r>
                <w:t>1</w:t>
              </w:r>
            </w:ins>
            <w:ins w:id="229" w:author="Virginia Anne Nichols" w:date="2026-10-21T11:12:00Z" w16du:dateUtc="2026-10-21T09:12:00Z">
              <w:r w:rsidR="0084520C">
                <w:t>0</w:t>
              </w:r>
            </w:ins>
            <w:ins w:id="230" w:author="Virginia Anne Nichols" w:date="2026-10-21T11:17:00Z" w16du:dateUtc="2026-10-21T09:17:00Z">
              <w:r w:rsidR="0084520C">
                <w:t>%</w:t>
              </w:r>
            </w:ins>
          </w:p>
        </w:tc>
        <w:tc>
          <w:tcPr>
            <w:tcW w:w="1501" w:type="dxa"/>
            <w:tcPrChange w:id="231" w:author="Virginia Anne Nichols" w:date="2026-10-21T11:09:00Z" w16du:dateUtc="2026-10-21T09:09:00Z">
              <w:tcPr>
                <w:tcW w:w="1503" w:type="dxa"/>
              </w:tcPr>
            </w:tcPrChange>
          </w:tcPr>
          <w:p w14:paraId="3C954059" w14:textId="5A5BA212" w:rsidR="0084520C" w:rsidRDefault="0084520C" w:rsidP="0084520C">
            <w:pPr>
              <w:spacing w:line="360" w:lineRule="auto"/>
              <w:rPr>
                <w:ins w:id="232" w:author="Virginia Anne Nichols" w:date="2026-10-21T11:07:00Z" w16du:dateUtc="2026-10-21T09:07:00Z"/>
              </w:rPr>
            </w:pPr>
            <w:ins w:id="233" w:author="Virginia Anne Nichols" w:date="2026-10-21T11:12:00Z" w16du:dateUtc="2026-10-21T09:12:00Z">
              <w:r>
                <w:t>0</w:t>
              </w:r>
            </w:ins>
            <w:ins w:id="234" w:author="Virginia Anne Nichols" w:date="2026-10-21T11:17:00Z" w16du:dateUtc="2026-10-21T09:17:00Z">
              <w:r>
                <w:t>%</w:t>
              </w:r>
            </w:ins>
          </w:p>
        </w:tc>
      </w:tr>
    </w:tbl>
    <w:p w14:paraId="3493885F" w14:textId="7F286CD8" w:rsidR="0084520C" w:rsidRPr="0084520C" w:rsidDel="0084520C" w:rsidRDefault="0084520C" w:rsidP="00FD6C6D">
      <w:pPr>
        <w:spacing w:line="360" w:lineRule="auto"/>
        <w:rPr>
          <w:del w:id="235" w:author="Virginia Anne Nichols" w:date="2026-10-21T11:07:00Z" w16du:dateUtc="2026-10-21T09:07:00Z"/>
          <w:lang w:val="en-US"/>
          <w:rPrChange w:id="236" w:author="Virginia Anne Nichols" w:date="2026-10-21T11:06:00Z" w16du:dateUtc="2026-10-21T09:06:00Z">
            <w:rPr>
              <w:del w:id="237" w:author="Virginia Anne Nichols" w:date="2026-10-21T11:07:00Z" w16du:dateUtc="2026-10-21T09:07:00Z"/>
            </w:rPr>
          </w:rPrChange>
        </w:rPr>
      </w:pPr>
    </w:p>
    <w:p w14:paraId="427A1079" w14:textId="287B3DDE"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CD9BBFD" w:rsidR="001C7F6C" w:rsidRPr="001C7F6C" w:rsidRDefault="001C7F6C" w:rsidP="001C7F6C">
      <w:pPr>
        <w:spacing w:line="360" w:lineRule="auto"/>
      </w:pPr>
      <w:r w:rsidRPr="001C7F6C">
        <w:t xml:space="preserve">All statistics and figures were done using R version 4.3.3 </w:t>
      </w:r>
      <w:r w:rsidR="00B4141B">
        <w:fldChar w:fldCharType="begin"/>
      </w:r>
      <w:r w:rsidR="002C59E9">
        <w:instrText xml:space="preserve"> ADDIN ZOTERO_ITEM CSL_CITATION {"citationID":"HW7Ljuwc","properties":{"formattedCitation":"(R Core Team, 2024)","plainCitation":"(R Core Team, 2024)","noteIndex":0},"citationItems":[{"id":2207,"uris":["http://zotero.org/users/3599437/items/AA8KJ2D3"],"itemData":{"id":2207,"type":"book","publisher":"R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2C59E9">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2023)","noteIndex":0},"citationItems":[{"id":2214,"uris":["http://zotero.org/users/3599437/items/CKPES83K"],"itemData":{"id":2214,"type":"article-journal","container-title":"JOSS","DOI":"10.21105/joss.00037","issue":"3","publisher":"The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0D47E1">
        <w:t xml:space="preserve"> along with ANOVA tables and estimated marginal means tables</w:t>
      </w:r>
      <w:r w:rsidR="00F452AF">
        <w:t xml:space="preserve"> supporting interpretation</w:t>
      </w:r>
      <w:r w:rsidR="00D65AFA">
        <w:t xml:space="preserve"> (SM</w:t>
      </w:r>
      <w:r w:rsidR="00C5580C">
        <w:t>2</w:t>
      </w:r>
      <w:r w:rsidR="00D65AFA">
        <w:t>)</w:t>
      </w:r>
      <w:r w:rsidR="000D47E1">
        <w:t>. A</w:t>
      </w:r>
      <w:r w:rsidR="0014626F">
        <w:t>ll</w:t>
      </w:r>
      <w:r w:rsidRPr="001C7F6C">
        <w:t xml:space="preserve"> R code </w:t>
      </w:r>
      <w:r w:rsidR="00F452AF">
        <w:t xml:space="preserve">and data </w:t>
      </w:r>
      <w:r w:rsidRPr="001C7F6C">
        <w:t xml:space="preserve">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w:t>
      </w:r>
      <w:r w:rsidR="00F452AF">
        <w:t>, and raw data is provided both as an R package and as supplementary files</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w:t>
      </w:r>
      <w:r>
        <w:lastRenderedPageBreak/>
        <w:t xml:space="preserve">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250B89B5" w14:textId="51D6AF94" w:rsidR="007D665A" w:rsidRPr="007D665A" w:rsidRDefault="007D665A" w:rsidP="007D665A">
            <w:pPr>
              <w:spacing w:line="360" w:lineRule="auto"/>
              <w:rPr>
                <w:lang w:val="da-DK"/>
              </w:rPr>
            </w:pPr>
            <w:r w:rsidRPr="007D665A">
              <w:rPr>
                <w:noProof/>
                <w:lang w:val="da-DK"/>
              </w:rPr>
              <w:drawing>
                <wp:inline distT="0" distB="0" distL="0" distR="0" wp14:anchorId="18558CE9" wp14:editId="2217A150">
                  <wp:extent cx="5731510" cy="4457700"/>
                  <wp:effectExtent l="0" t="0" r="2540" b="0"/>
                  <wp:docPr id="818806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334A8DA4" w14:textId="05F0B9A4" w:rsidR="00CC097D" w:rsidRPr="00CC097D" w:rsidRDefault="00CC097D" w:rsidP="00CC097D">
            <w:pPr>
              <w:spacing w:line="360" w:lineRule="auto"/>
              <w:rPr>
                <w:lang w:val="da-DK"/>
              </w:rPr>
            </w:pP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73D930FD"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w:t>
            </w:r>
            <w:r w:rsidR="005D2702">
              <w:rPr>
                <w:i/>
                <w:iCs/>
              </w:rPr>
              <w:t xml:space="preserve">(colored points and lines) </w:t>
            </w:r>
            <w:r w:rsidR="00A75203">
              <w:rPr>
                <w:i/>
                <w:iCs/>
              </w:rPr>
              <w:t>to 30-year averages</w:t>
            </w:r>
            <w:r w:rsidR="004639D1">
              <w:rPr>
                <w:i/>
                <w:iCs/>
              </w:rPr>
              <w:t xml:space="preserve"> [long-term (LT) means</w:t>
            </w:r>
            <w:r w:rsidR="005D2702">
              <w:rPr>
                <w:i/>
                <w:iCs/>
              </w:rPr>
              <w:t>, gray points and lines</w:t>
            </w:r>
            <w:r w:rsidR="004639D1">
              <w:rPr>
                <w:i/>
                <w:iCs/>
              </w:rPr>
              <w:t>]</w:t>
            </w:r>
            <w:r w:rsidR="00A75203">
              <w:rPr>
                <w:i/>
                <w:iCs/>
              </w:rPr>
              <w:t xml:space="preserve">. (Bottom) </w:t>
            </w:r>
            <w:r w:rsidR="002B4C35">
              <w:rPr>
                <w:i/>
                <w:iCs/>
              </w:rPr>
              <w:t>Yields (</w:t>
            </w:r>
            <w:r w:rsidR="005941F6">
              <w:rPr>
                <w:i/>
                <w:iCs/>
              </w:rPr>
              <w:t xml:space="preserve">black points represent </w:t>
            </w:r>
            <w:r w:rsidR="002B4C35">
              <w:rPr>
                <w:i/>
                <w:iCs/>
              </w:rPr>
              <w:t>estimated marginal means with</w:t>
            </w:r>
            <w:r w:rsidR="000D47E1">
              <w:rPr>
                <w:i/>
                <w:iCs/>
              </w:rPr>
              <w:t xml:space="preserve"> colored</w:t>
            </w:r>
            <w:r w:rsidR="002B4C35">
              <w:rPr>
                <w:i/>
                <w:iCs/>
              </w:rPr>
              <w:t xml:space="preserve"> 95% confidence intervals</w:t>
            </w:r>
            <w:r w:rsidR="005941F6">
              <w:rPr>
                <w:i/>
                <w:iCs/>
              </w:rPr>
              <w:t xml:space="preserve">, </w:t>
            </w:r>
            <w:r w:rsidR="007D665A">
              <w:rPr>
                <w:i/>
                <w:iCs/>
              </w:rPr>
              <w:t xml:space="preserve">gray </w:t>
            </w:r>
            <w:r w:rsidR="005941F6">
              <w:rPr>
                <w:i/>
                <w:iCs/>
              </w:rPr>
              <w:t>crosses are raw data</w:t>
            </w:r>
            <w:r w:rsidR="002B4C35">
              <w:rPr>
                <w:i/>
                <w:iCs/>
              </w:rPr>
              <w:t xml:space="preserve">)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w:t>
            </w:r>
            <w:r w:rsidR="00AF71AE">
              <w:rPr>
                <w:i/>
                <w:iCs/>
              </w:rPr>
              <w:t>sown</w:t>
            </w:r>
            <w:r w:rsidR="00A75203">
              <w:rPr>
                <w:i/>
                <w:iCs/>
              </w:rPr>
              <w:t xml:space="preserve">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5E95A90B" w:rsidR="00953C94" w:rsidRPr="00E439A2" w:rsidRDefault="00953C94" w:rsidP="00A75203">
      <w:pPr>
        <w:spacing w:line="360" w:lineRule="auto"/>
        <w:rPr>
          <w:lang w:val="en-US"/>
          <w:rPrChange w:id="238" w:author="Virginia Anne Nichols" w:date="2026-10-19T08:40:00Z" w16du:dateUtc="2026-10-19T06:40:00Z">
            <w:rPr/>
          </w:rPrChange>
        </w:rPr>
      </w:pPr>
      <w:r w:rsidRPr="00A75203">
        <w:t xml:space="preserve">Yields varied significantly by </w:t>
      </w:r>
      <w:r w:rsidR="009B158E">
        <w:t xml:space="preserve">the main effects of </w:t>
      </w:r>
      <w:r w:rsidR="0092460A">
        <w:t>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w:t>
      </w:r>
      <w:r w:rsidR="00E15B8E">
        <w:t>SM2</w:t>
      </w:r>
      <w:r w:rsidR="00452AA0">
        <w:t>)</w:t>
      </w:r>
      <w:r w:rsidR="009B158E">
        <w:t xml:space="preserve">. </w:t>
      </w:r>
      <w:r w:rsidRPr="00A75203">
        <w:t>In 2018</w:t>
      </w:r>
      <w:r w:rsidR="00992A85">
        <w:t>,</w:t>
      </w:r>
      <w:r w:rsidRPr="00A75203">
        <w:t xml:space="preserve">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ins w:id="239" w:author="Virginia Anne Nichols" w:date="2026-10-21T10:52:00Z" w16du:dateUtc="2026-10-21T08:52:00Z">
        <w:r w:rsidR="0084520C">
          <w:rPr>
            <w:lang w:val="en-US"/>
          </w:rPr>
          <w:t xml:space="preserve"> </w:t>
        </w:r>
      </w:ins>
      <w:del w:id="240" w:author="Virginia Anne Nichols" w:date="2026-10-21T10:52:00Z" w16du:dateUtc="2026-10-21T08:52:00Z">
        <w:r w:rsidRPr="00A75203" w:rsidDel="0084520C">
          <w:delText xml:space="preserve">. </w:delText>
        </w:r>
      </w:del>
      <w:del w:id="241" w:author="Virginia Anne Nichols" w:date="2026-10-08T09:07:00Z" w16du:dateUtc="2026-10-08T07:07:00Z">
        <w:r w:rsidR="0092460A" w:rsidDel="006F599E">
          <w:delText xml:space="preserve">While the </w:delText>
        </w:r>
      </w:del>
      <w:del w:id="242" w:author="Virginia Anne Nichols" w:date="2026-10-08T09:08:00Z" w16du:dateUtc="2026-10-08T07:08:00Z">
        <w:r w:rsidR="0092460A" w:rsidDel="006F599E">
          <w:delText xml:space="preserve">interaction between cover crop and year </w:delText>
        </w:r>
      </w:del>
      <w:del w:id="243" w:author="Virginia Anne Nichols" w:date="2026-10-08T09:07:00Z" w16du:dateUtc="2026-10-08T07:07:00Z">
        <w:r w:rsidR="0092460A" w:rsidDel="006F599E">
          <w:delText>was not significant</w:delText>
        </w:r>
        <w:r w:rsidR="009B158E" w:rsidDel="006F599E">
          <w:delText xml:space="preserve"> </w:delText>
        </w:r>
      </w:del>
      <w:del w:id="244" w:author="Virginia Anne Nichols" w:date="2026-10-08T09:08:00Z" w16du:dateUtc="2026-10-08T07:08:00Z">
        <w:r w:rsidR="009B158E" w:rsidDel="006F599E">
          <w:delText>(p</w:delText>
        </w:r>
        <w:r w:rsidR="006263B4" w:rsidDel="006F599E">
          <w:delText>=0.20)</w:delText>
        </w:r>
        <w:r w:rsidR="0092460A" w:rsidDel="006F599E">
          <w:delText xml:space="preserve">, there was an amplification of the differences </w:delText>
        </w:r>
      </w:del>
      <w:del w:id="245" w:author="Virginia Anne Nichols" w:date="2026-10-08T09:10:00Z" w16du:dateUtc="2026-10-08T07:10:00Z">
        <w:r w:rsidR="0092460A" w:rsidDel="006F599E">
          <w:delText xml:space="preserve">over </w:delText>
        </w:r>
      </w:del>
      <w:del w:id="246" w:author="Virginia Anne Nichols" w:date="2026-10-08T09:06:00Z" w16du:dateUtc="2026-10-08T07:06:00Z">
        <w:r w:rsidR="0092460A" w:rsidDel="006F599E">
          <w:delText xml:space="preserve">time </w:delText>
        </w:r>
      </w:del>
      <w:r w:rsidR="0092460A">
        <w:t xml:space="preserve">(Figure 1). </w:t>
      </w:r>
      <w:r w:rsidRPr="00A75203">
        <w:t>On average, the RadM cover crop treatment exhibited 8% higher crop yields compared to all other cover crop treatments</w:t>
      </w:r>
      <w:r w:rsidR="00A75203">
        <w:t xml:space="preserve"> </w:t>
      </w:r>
      <w:r w:rsidR="00A75203">
        <w:lastRenderedPageBreak/>
        <w:t>(p&lt;0.001)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tillage and </w:t>
      </w:r>
      <w:r w:rsidR="00992A85">
        <w:t>year</w:t>
      </w:r>
      <w:r w:rsidR="006263B4">
        <w:t xml:space="preserve"> (p=0.02), which was driven by </w:t>
      </w:r>
      <w:ins w:id="247" w:author="Virginia Anne Nichols" w:date="2026-10-19T08:42:00Z" w16du:dateUtc="2026-10-19T06:42:00Z">
        <w:r w:rsidR="00E439A2">
          <w:t>higher</w:t>
        </w:r>
      </w:ins>
      <w:del w:id="248" w:author="Virginia Anne Nichols" w:date="2026-10-19T08:42:00Z" w16du:dateUtc="2026-10-19T06:42:00Z">
        <w:r w:rsidR="006263B4" w:rsidDel="00E439A2">
          <w:delText>lower</w:delText>
        </w:r>
      </w:del>
      <w:r w:rsidR="006263B4">
        <w:t xml:space="preserve"> yields in the 2020 faba bean</w:t>
      </w:r>
      <w:ins w:id="249" w:author="Virginia Anne Nichols" w:date="2026-10-19T08:42:00Z" w16du:dateUtc="2026-10-19T06:42:00Z">
        <w:r w:rsidR="00E439A2">
          <w:t xml:space="preserve"> tilled treatment compared to the </w:t>
        </w:r>
      </w:ins>
      <w:del w:id="250" w:author="Virginia Anne Nichols" w:date="2026-10-19T08:42:00Z" w16du:dateUtc="2026-10-19T06:42:00Z">
        <w:r w:rsidR="006263B4" w:rsidDel="00E439A2">
          <w:delText xml:space="preserve"> in the </w:delText>
        </w:r>
      </w:del>
      <w:r w:rsidR="006263B4">
        <w:t xml:space="preserve">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4730E2E5" w:rsidR="00F07C2C" w:rsidRDefault="00A75203" w:rsidP="00045088">
      <w:pPr>
        <w:spacing w:line="360" w:lineRule="auto"/>
      </w:pPr>
      <w:r>
        <w:t xml:space="preserve">The full statistical model </w:t>
      </w:r>
      <w:r w:rsidR="005070A2">
        <w:t xml:space="preserve">predicting fall biomass </w:t>
      </w:r>
      <w:r>
        <w:t>showed complex interactions</w:t>
      </w:r>
      <w:r w:rsidR="000D47E1">
        <w:t xml:space="preserve"> (</w:t>
      </w:r>
      <w:r w:rsidR="00E15B8E">
        <w:t>SM2</w:t>
      </w:r>
      <w:r w:rsidR="000D47E1">
        <w:t>)</w:t>
      </w:r>
      <w:r w:rsidR="008D2724">
        <w:t xml:space="preserve">, but year </w:t>
      </w:r>
      <w:r w:rsidR="005642B7">
        <w:t xml:space="preserve">explained the largest magnitude of variation </w:t>
      </w:r>
      <w:r w:rsidR="008D2724">
        <w:t>(p&lt;0.001</w:t>
      </w:r>
      <w:r w:rsidR="000D47E1">
        <w:t>)</w:t>
      </w:r>
      <w:r w:rsidR="008D2724">
        <w:t xml:space="preserve">.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8A45D0">
        <w:t>The effects of tillage were amplified in 2018</w:t>
      </w:r>
      <w:r w:rsidR="00DC0149">
        <w:t xml:space="preserve"> compared to 2019</w:t>
      </w:r>
      <w:r w:rsidR="002A7362">
        <w:t xml:space="preserve"> (p&lt;0.001)</w:t>
      </w:r>
      <w:r w:rsidR="008A45D0">
        <w:t xml:space="preserve">. </w:t>
      </w:r>
      <w:r w:rsidR="008D2724" w:rsidRPr="008D2724">
        <w:t xml:space="preserve">On average, </w:t>
      </w:r>
      <w:r w:rsidR="0033669D">
        <w:t xml:space="preserve">biomass was highest in NT, and </w:t>
      </w:r>
      <w:r w:rsidR="008D2724" w:rsidRPr="008D2724">
        <w:t xml:space="preserve">increasing tillage intensity significantly decreased fall biomass by </w:t>
      </w:r>
      <w:r w:rsidR="006A0B19">
        <w:t>19</w:t>
      </w:r>
      <w:r w:rsidR="008D2724" w:rsidRPr="008D2724">
        <w:t xml:space="preserve">% and </w:t>
      </w:r>
      <w:r w:rsidR="006A0B19">
        <w:t>15</w:t>
      </w:r>
      <w:r w:rsidR="008D2724" w:rsidRPr="008D2724">
        <w:t xml:space="preserve">%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6A0B19">
        <w:t>,</w:t>
      </w:r>
      <w:r w:rsidR="008D2724" w:rsidRPr="008D2724">
        <w:t xml:space="preserve"> respectively. </w:t>
      </w:r>
      <w:r w:rsidR="003165E8">
        <w:t xml:space="preserve">Cover crop treatments amplified the effects of tillage (p=0.048). Increases in biomass with less tillage were most pronounced </w:t>
      </w:r>
      <w:r w:rsidR="00DC0149">
        <w:t>in the RadM and RadL compared to other treatments</w:t>
      </w:r>
      <w:r w:rsidR="003165E8">
        <w:t>;</w:t>
      </w:r>
      <w:r w:rsidR="00DC0149">
        <w:t xml:space="preserve"> this pattern was consistent across years</w:t>
      </w:r>
      <w:r w:rsidR="0033669D">
        <w:t>, with the NT combined with RadM offering the highest fall biomass in both years</w:t>
      </w:r>
      <w:r w:rsidR="003165E8">
        <w:t xml:space="preserve"> (Figure 2)</w:t>
      </w:r>
      <w:r w:rsidR="00DC0149">
        <w:t xml:space="preserve">. </w:t>
      </w:r>
      <w:r w:rsidR="002314A6">
        <w:t xml:space="preserve">Growing degree days accumulated from cover crop </w:t>
      </w:r>
      <w:r w:rsidR="00892AB3">
        <w:t>sowing</w:t>
      </w:r>
      <w:r w:rsidR="002314A6">
        <w:t xml:space="preserve">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55D55D5D" w14:textId="6B597B0A" w:rsidR="00F31642" w:rsidRPr="00F31642" w:rsidRDefault="00787FC2" w:rsidP="00F31642">
            <w:pPr>
              <w:spacing w:line="360" w:lineRule="auto"/>
              <w:rPr>
                <w:lang w:val="da-DK"/>
              </w:rPr>
            </w:pPr>
            <w:r w:rsidRPr="00787FC2">
              <w:rPr>
                <w:noProof/>
                <w:lang w:val="da-DK"/>
              </w:rPr>
              <w:lastRenderedPageBreak/>
              <w:drawing>
                <wp:inline distT="0" distB="0" distL="0" distR="0" wp14:anchorId="1D537457" wp14:editId="3FC571C1">
                  <wp:extent cx="5731510" cy="4011930"/>
                  <wp:effectExtent l="0" t="0" r="2540" b="7620"/>
                  <wp:docPr id="330900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CE35BD2" w14:textId="15945614" w:rsidR="008D70A4" w:rsidRPr="003165E8" w:rsidRDefault="008D70A4" w:rsidP="008D70A4">
            <w:pPr>
              <w:spacing w:line="360" w:lineRule="auto"/>
              <w:rPr>
                <w:lang w:val="en-US"/>
              </w:rPr>
            </w:pPr>
          </w:p>
          <w:p w14:paraId="4A5114B0" w14:textId="24B8A502" w:rsidR="001D3CD3" w:rsidRPr="003165E8" w:rsidRDefault="001D3CD3" w:rsidP="001D3CD3">
            <w:pPr>
              <w:spacing w:line="360" w:lineRule="auto"/>
              <w:rPr>
                <w:lang w:val="en-US"/>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1236D758" w:rsidR="00F07C2C" w:rsidRPr="00F07C2C" w:rsidRDefault="00F07C2C" w:rsidP="00AF5044">
            <w:pPr>
              <w:rPr>
                <w:i/>
                <w:iCs/>
              </w:rPr>
            </w:pPr>
            <w:r w:rsidRPr="00F07C2C">
              <w:rPr>
                <w:i/>
                <w:iCs/>
              </w:rPr>
              <w:t>Figure 2</w:t>
            </w:r>
            <w:r w:rsidR="00950EEA">
              <w:rPr>
                <w:i/>
                <w:iCs/>
              </w:rPr>
              <w:t xml:space="preserve"> (Top) Fall biomass</w:t>
            </w:r>
            <w:r w:rsidR="0092460A">
              <w:rPr>
                <w:i/>
                <w:iCs/>
              </w:rPr>
              <w:t xml:space="preserve"> (estimated marginal means with </w:t>
            </w:r>
            <w:r w:rsidR="00F31642">
              <w:rPr>
                <w:i/>
                <w:iCs/>
              </w:rPr>
              <w:t>95% confidence intervals</w:t>
            </w:r>
            <w:r w:rsidR="0092460A">
              <w:rPr>
                <w:i/>
                <w:iCs/>
              </w:rPr>
              <w:t>)</w:t>
            </w:r>
            <w:r w:rsidR="00950EEA">
              <w:rPr>
                <w:i/>
                <w:iCs/>
              </w:rPr>
              <w:t xml:space="preserve"> was not related to growing degree days (GDDs, italic number in red</w:t>
            </w:r>
            <w:r w:rsidR="00AF5044">
              <w:rPr>
                <w:i/>
                <w:iCs/>
              </w:rPr>
              <w:t>) and exhibited complex treatment interactions (</w:t>
            </w:r>
            <w:r w:rsidR="00EE69BB">
              <w:rPr>
                <w:i/>
                <w:iCs/>
              </w:rPr>
              <w:t>treatments within the same year not sharing a letter indicates significant differences</w:t>
            </w:r>
            <w:r w:rsidR="00AF5044">
              <w:rPr>
                <w:i/>
                <w:iCs/>
              </w:rPr>
              <w:t>)</w:t>
            </w:r>
            <w:r w:rsidR="0092460A">
              <w:rPr>
                <w:i/>
                <w:iCs/>
              </w:rPr>
              <w:t xml:space="preserve">, but the </w:t>
            </w:r>
            <w:r w:rsidR="0033669D">
              <w:rPr>
                <w:i/>
                <w:iCs/>
              </w:rPr>
              <w:t xml:space="preserve">no-till </w:t>
            </w:r>
            <w:r w:rsidR="0092460A">
              <w:rPr>
                <w:i/>
                <w:iCs/>
              </w:rPr>
              <w:t xml:space="preserve">mid-season </w:t>
            </w:r>
            <w:r w:rsidR="00AF71AE">
              <w:rPr>
                <w:i/>
                <w:iCs/>
              </w:rPr>
              <w:t>sown</w:t>
            </w:r>
            <w:r w:rsidR="0092460A">
              <w:rPr>
                <w:i/>
                <w:iCs/>
              </w:rPr>
              <w:t xml:space="preserve">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xml:space="preserve">, with cover crop coverage ranging from </w:t>
            </w:r>
            <w:r w:rsidR="00F31642">
              <w:rPr>
                <w:i/>
                <w:iCs/>
              </w:rPr>
              <w:t>2</w:t>
            </w:r>
            <w:r w:rsidR="001D3CD3">
              <w:rPr>
                <w:i/>
                <w:iCs/>
              </w:rPr>
              <w:t>-</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3069E736" w14:textId="77777777" w:rsidR="009B41E6" w:rsidRDefault="00452AA0" w:rsidP="00055C8C">
      <w:pPr>
        <w:spacing w:line="360" w:lineRule="auto"/>
      </w:pPr>
      <w:r>
        <w:t xml:space="preserve">The percentage of the soil covered by vegetation </w:t>
      </w:r>
      <w:r w:rsidR="00081453">
        <w:t>exhibited complex interactions (</w:t>
      </w:r>
      <w:r w:rsidR="00E15B8E">
        <w:t>SM2</w:t>
      </w:r>
      <w:r w:rsidR="00081453">
        <w:t xml:space="preserve">), but while this conveyed statistically significant differences in soil cover, differences of less than 5% coverage were not considered physically meaningful and are not discussed here. </w:t>
      </w:r>
    </w:p>
    <w:p w14:paraId="68E436AE" w14:textId="047B4E0E" w:rsidR="002F7A4A" w:rsidRDefault="009B41E6" w:rsidP="00055C8C">
      <w:pPr>
        <w:spacing w:line="360" w:lineRule="auto"/>
        <w:rPr>
          <w:lang w:val="en-US"/>
        </w:rPr>
      </w:pPr>
      <w:r>
        <w:t>Of the cover crop treatments, t</w:t>
      </w:r>
      <w:r w:rsidR="002F7A4A">
        <w:rPr>
          <w:lang w:val="en-US"/>
        </w:rPr>
        <w:t>he NoCC vegetation coverage was the most impacted by the weather conditions</w:t>
      </w:r>
      <w:r w:rsidR="00611E95">
        <w:rPr>
          <w:lang w:val="en-US"/>
        </w:rPr>
        <w:t xml:space="preserve"> (</w:t>
      </w:r>
      <w:r w:rsidR="00213217">
        <w:rPr>
          <w:lang w:val="en-US"/>
        </w:rPr>
        <w:t xml:space="preserve">year; </w:t>
      </w:r>
      <w:r w:rsidR="00E15B8E">
        <w:rPr>
          <w:lang w:val="en-US"/>
        </w:rPr>
        <w:t>SM2</w:t>
      </w:r>
      <w:r w:rsidR="00611E95">
        <w:rPr>
          <w:lang w:val="en-US"/>
        </w:rPr>
        <w:t>)</w:t>
      </w:r>
      <w:r w:rsidR="002F7A4A">
        <w:rPr>
          <w:lang w:val="en-US"/>
        </w:rPr>
        <w:t xml:space="preserve">, </w:t>
      </w:r>
      <w:r w:rsidR="00D65AFA">
        <w:rPr>
          <w:lang w:val="en-US"/>
        </w:rPr>
        <w:t>ranging</w:t>
      </w:r>
      <w:r w:rsidR="002F7A4A">
        <w:rPr>
          <w:lang w:val="en-US"/>
        </w:rPr>
        <w:t xml:space="preserve"> from </w:t>
      </w:r>
      <w:r w:rsidR="002B770A">
        <w:rPr>
          <w:lang w:val="en-US"/>
        </w:rPr>
        <w:t xml:space="preserve">80% soil coverage (CI: 76-83%) in 2018 to 61% (CI:56-66%) in 2019. The </w:t>
      </w:r>
      <w:r w:rsidR="008F3A79">
        <w:rPr>
          <w:lang w:val="en-US"/>
        </w:rPr>
        <w:t>cover crop mixe</w:t>
      </w:r>
      <w:r w:rsidR="00EE5000">
        <w:rPr>
          <w:lang w:val="en-US"/>
        </w:rPr>
        <w:t>s</w:t>
      </w:r>
      <w:r w:rsidR="008F3A79">
        <w:rPr>
          <w:lang w:val="en-US"/>
        </w:rPr>
        <w:t xml:space="preserve"> </w:t>
      </w:r>
      <w:r w:rsidR="00EE5000">
        <w:rPr>
          <w:lang w:val="en-US"/>
        </w:rPr>
        <w:t>offered</w:t>
      </w:r>
      <w:r w:rsidR="002B770A">
        <w:rPr>
          <w:lang w:val="en-US"/>
        </w:rPr>
        <w:t xml:space="preserve"> stable </w:t>
      </w:r>
      <w:r w:rsidR="00EE5000">
        <w:rPr>
          <w:lang w:val="en-US"/>
        </w:rPr>
        <w:t xml:space="preserve">coverage </w:t>
      </w:r>
      <w:r w:rsidR="002B770A">
        <w:rPr>
          <w:lang w:val="en-US"/>
        </w:rPr>
        <w:t>across years</w:t>
      </w:r>
      <w:r w:rsidR="00EE5000">
        <w:rPr>
          <w:lang w:val="en-US"/>
        </w:rPr>
        <w:t>, at 83% (CI: 79-86%) and 74% (CI: 69-78%) soil coverage for MixE and MixM, respectively</w:t>
      </w:r>
      <w:r w:rsidR="00ED04D4">
        <w:rPr>
          <w:lang w:val="en-US"/>
        </w:rPr>
        <w:t>, while t</w:t>
      </w:r>
      <w:r w:rsidR="008F3A79">
        <w:rPr>
          <w:lang w:val="en-US"/>
        </w:rPr>
        <w:t>he</w:t>
      </w:r>
      <w:ins w:id="251" w:author="Virginia Anne Nichols" w:date="2026-10-08T09:26:00Z" w16du:dateUtc="2026-10-08T07:26:00Z">
        <w:r w:rsidR="006B298F">
          <w:rPr>
            <w:lang w:val="en-US"/>
          </w:rPr>
          <w:t>re was strong evidence (p&lt;0.00</w:t>
        </w:r>
      </w:ins>
      <w:ins w:id="252" w:author="Virginia Anne Nichols" w:date="2026-10-08T09:27:00Z" w16du:dateUtc="2026-10-08T07:27:00Z">
        <w:r w:rsidR="006B298F">
          <w:rPr>
            <w:lang w:val="en-US"/>
          </w:rPr>
          <w:t>1) of moderate differences in soil coverage by</w:t>
        </w:r>
      </w:ins>
      <w:r w:rsidR="008F3A79">
        <w:rPr>
          <w:lang w:val="en-US"/>
        </w:rPr>
        <w:t xml:space="preserve"> </w:t>
      </w:r>
      <w:r w:rsidR="00EE5000">
        <w:rPr>
          <w:lang w:val="en-US"/>
        </w:rPr>
        <w:t>radish</w:t>
      </w:r>
      <w:r w:rsidR="008F3A79">
        <w:rPr>
          <w:lang w:val="en-US"/>
        </w:rPr>
        <w:t xml:space="preserve"> </w:t>
      </w:r>
      <w:r w:rsidR="008F3A79">
        <w:rPr>
          <w:lang w:val="en-US"/>
        </w:rPr>
        <w:lastRenderedPageBreak/>
        <w:t xml:space="preserve">cover crop treatments </w:t>
      </w:r>
      <w:del w:id="253" w:author="Virginia Anne Nichols" w:date="2026-10-08T09:27:00Z" w16du:dateUtc="2026-10-08T07:27:00Z">
        <w:r w:rsidR="008F3A79" w:rsidDel="006B298F">
          <w:rPr>
            <w:lang w:val="en-US"/>
          </w:rPr>
          <w:delText>showed moderate differences in soil coverage by year</w:delText>
        </w:r>
      </w:del>
      <w:ins w:id="254" w:author="Virginia Anne Nichols" w:date="2026-10-08T09:27:00Z" w16du:dateUtc="2026-10-08T07:27:00Z">
        <w:r w:rsidR="006B298F">
          <w:rPr>
            <w:lang w:val="en-US"/>
          </w:rPr>
          <w:t>between years</w:t>
        </w:r>
      </w:ins>
      <w:ins w:id="255" w:author="Virginia Anne Nichols" w:date="2026-10-08T09:13:00Z" w16du:dateUtc="2026-10-08T07:13:00Z">
        <w:r w:rsidR="006F599E">
          <w:rPr>
            <w:lang w:val="en-US"/>
          </w:rPr>
          <w:t xml:space="preserve"> (</w:t>
        </w:r>
      </w:ins>
      <w:ins w:id="256" w:author="Virginia Anne Nichols" w:date="2026-10-08T09:23:00Z" w16du:dateUtc="2026-10-08T07:23:00Z">
        <w:r w:rsidR="006B298F">
          <w:rPr>
            <w:lang w:val="en-US"/>
          </w:rPr>
          <w:t>mean of 75%</w:t>
        </w:r>
      </w:ins>
      <w:ins w:id="257" w:author="Virginia Anne Nichols" w:date="2026-10-08T09:13:00Z" w16du:dateUtc="2026-10-08T07:13:00Z">
        <w:r w:rsidR="006F599E">
          <w:rPr>
            <w:lang w:val="en-US"/>
          </w:rPr>
          <w:t xml:space="preserve"> </w:t>
        </w:r>
      </w:ins>
      <w:ins w:id="258" w:author="Virginia Anne Nichols" w:date="2026-10-08T09:23:00Z" w16du:dateUtc="2026-10-08T07:23:00Z">
        <w:r w:rsidR="006B298F">
          <w:rPr>
            <w:lang w:val="en-US"/>
          </w:rPr>
          <w:t xml:space="preserve">and 67% coverage </w:t>
        </w:r>
      </w:ins>
      <w:ins w:id="259" w:author="Virginia Anne Nichols" w:date="2026-10-08T09:13:00Z" w16du:dateUtc="2026-10-08T07:13:00Z">
        <w:r w:rsidR="006F599E">
          <w:rPr>
            <w:lang w:val="en-US"/>
          </w:rPr>
          <w:t>in 2018</w:t>
        </w:r>
      </w:ins>
      <w:ins w:id="260" w:author="Virginia Anne Nichols" w:date="2026-10-08T09:24:00Z" w16du:dateUtc="2026-10-08T07:24:00Z">
        <w:r w:rsidR="006B298F">
          <w:rPr>
            <w:lang w:val="en-US"/>
          </w:rPr>
          <w:t xml:space="preserve"> and </w:t>
        </w:r>
      </w:ins>
      <w:ins w:id="261" w:author="Virginia Anne Nichols" w:date="2026-10-08T09:13:00Z" w16du:dateUtc="2026-10-08T07:13:00Z">
        <w:r w:rsidR="006F599E">
          <w:rPr>
            <w:lang w:val="en-US"/>
          </w:rPr>
          <w:t>2019</w:t>
        </w:r>
      </w:ins>
      <w:ins w:id="262" w:author="Virginia Anne Nichols" w:date="2026-10-08T09:24:00Z" w16du:dateUtc="2026-10-08T07:24:00Z">
        <w:r w:rsidR="006B298F">
          <w:rPr>
            <w:lang w:val="en-US"/>
          </w:rPr>
          <w:t>, respectively</w:t>
        </w:r>
      </w:ins>
      <w:ins w:id="263" w:author="Virginia Anne Nichols" w:date="2026-10-08T09:13:00Z" w16du:dateUtc="2026-10-08T07:13:00Z">
        <w:r w:rsidR="006F599E">
          <w:rPr>
            <w:lang w:val="en-US"/>
          </w:rPr>
          <w:t>)</w:t>
        </w:r>
      </w:ins>
      <w:r w:rsidR="00D65AFA">
        <w:rPr>
          <w:lang w:val="en-US"/>
        </w:rPr>
        <w:t xml:space="preserve"> (</w:t>
      </w:r>
      <w:r w:rsidR="00E15B8E">
        <w:rPr>
          <w:lang w:val="en-US"/>
        </w:rPr>
        <w:t>SM2</w:t>
      </w:r>
      <w:r w:rsidR="00D65AFA">
        <w:rPr>
          <w:lang w:val="en-US"/>
        </w:rPr>
        <w:t>)</w:t>
      </w:r>
      <w:r w:rsidR="00ED04D4">
        <w:rPr>
          <w:lang w:val="en-US"/>
        </w:rPr>
        <w:t>. Therefore, the use of a cover crop</w:t>
      </w:r>
      <w:r w:rsidR="00520FF2">
        <w:rPr>
          <w:lang w:val="en-US"/>
        </w:rPr>
        <w:t xml:space="preserve"> resulted in more stable soil coverage compared to no cover crop. Inversion tillage increased the soil coverage offered by the MixE </w:t>
      </w:r>
      <w:r w:rsidR="00BD21D4">
        <w:rPr>
          <w:lang w:val="en-US"/>
        </w:rPr>
        <w:t xml:space="preserve">(86%; CI:84-90%) </w:t>
      </w:r>
      <w:r w:rsidR="00520FF2">
        <w:rPr>
          <w:lang w:val="en-US"/>
        </w:rPr>
        <w:t>compared to other tillage treatments (</w:t>
      </w:r>
      <w:r w:rsidR="00BD21D4">
        <w:rPr>
          <w:lang w:val="en-US"/>
        </w:rPr>
        <w:t>80%</w:t>
      </w:r>
      <w:r w:rsidR="00520FF2">
        <w:rPr>
          <w:lang w:val="en-US"/>
        </w:rPr>
        <w:t>;</w:t>
      </w:r>
      <w:r w:rsidR="00BD21D4">
        <w:rPr>
          <w:lang w:val="en-US"/>
        </w:rPr>
        <w:t xml:space="preserve"> CI:77-84%) but did not strongly impact the coverage in the other cover crop treatments (SM2).</w:t>
      </w:r>
      <w:r w:rsidR="008F3A79">
        <w:rPr>
          <w:lang w:val="en-US"/>
        </w:rPr>
        <w:t xml:space="preserve">   </w:t>
      </w:r>
    </w:p>
    <w:p w14:paraId="24FE91C1" w14:textId="0B9C0DD9" w:rsidR="005C0BB4" w:rsidRPr="0027695B" w:rsidRDefault="0091595E" w:rsidP="00045088">
      <w:pPr>
        <w:spacing w:line="360" w:lineRule="auto"/>
        <w:rPr>
          <w:lang w:val="en-US"/>
        </w:rPr>
      </w:pPr>
      <w:r>
        <w:t xml:space="preserve">Within the vegetative </w:t>
      </w:r>
      <w:del w:id="264" w:author="Virginia Anne Nichols" w:date="2026-10-19T08:46:00Z" w16du:dateUtc="2026-10-19T06:46:00Z">
        <w:r w:rsidDel="00E439A2">
          <w:delText xml:space="preserve">cover </w:delText>
        </w:r>
      </w:del>
      <w:r>
        <w:t>contribution</w:t>
      </w:r>
      <w:ins w:id="265" w:author="Virginia Anne Nichols" w:date="2026-10-19T08:46:00Z" w16du:dateUtc="2026-10-19T06:46:00Z">
        <w:r w:rsidR="00E439A2">
          <w:t xml:space="preserve"> to soil coverage</w:t>
        </w:r>
      </w:ins>
      <w:r>
        <w:t>, cash crop volunteers</w:t>
      </w:r>
      <w:r w:rsidR="00C13EAE">
        <w:t xml:space="preserve"> </w:t>
      </w:r>
      <w:r>
        <w:t>con</w:t>
      </w:r>
      <w:ins w:id="266" w:author="Virginia Anne Nichols" w:date="2026-10-08T09:29:00Z" w16du:dateUtc="2026-10-08T07:29:00Z">
        <w:r w:rsidR="006B298F">
          <w:t>tributed the highest proportion of any vegetative category, averaging</w:t>
        </w:r>
      </w:ins>
      <w:del w:id="267" w:author="Virginia Anne Nichols" w:date="2026-10-08T09:29:00Z" w16du:dateUtc="2026-10-08T07:29:00Z">
        <w:r w:rsidDel="006B298F">
          <w:delText>stituted an average of</w:delText>
        </w:r>
      </w:del>
      <w:r>
        <w:t xml:space="preserve"> 61% of the vegetation cover, followed by cover crops (average of 35%) with weeds contributing an average of 4% to the total vegetation cover</w:t>
      </w:r>
      <w:r w:rsidR="00C13EAE">
        <w:t xml:space="preserve">. </w:t>
      </w:r>
      <w:r w:rsidR="00055C8C" w:rsidRPr="0027695B">
        <w:t xml:space="preserve">The </w:t>
      </w:r>
      <w:ins w:id="268" w:author="Virginia Anne Nichols" w:date="2026-10-08T09:30:00Z" w16du:dateUtc="2026-10-08T07:30:00Z">
        <w:r w:rsidR="006B298F">
          <w:t xml:space="preserve">proportion of </w:t>
        </w:r>
      </w:ins>
      <w:ins w:id="269" w:author="Virginia Anne Nichols" w:date="2026-10-19T08:47:00Z" w16du:dateUtc="2026-10-19T06:47:00Z">
        <w:r w:rsidR="00AC3010">
          <w:t xml:space="preserve">vegetation </w:t>
        </w:r>
      </w:ins>
      <w:ins w:id="270" w:author="Virginia Anne Nichols" w:date="2026-10-08T09:30:00Z" w16du:dateUtc="2026-10-08T07:30:00Z">
        <w:r w:rsidR="006B298F">
          <w:t xml:space="preserve">coverage offered by </w:t>
        </w:r>
      </w:ins>
      <w:r w:rsidR="00055C8C" w:rsidRPr="0027695B">
        <w:t>cover crop</w:t>
      </w:r>
      <w:ins w:id="271" w:author="Virginia Anne Nichols" w:date="2026-10-08T09:30:00Z" w16du:dateUtc="2026-10-08T07:30:00Z">
        <w:r w:rsidR="006B298F">
          <w:t>s</w:t>
        </w:r>
      </w:ins>
      <w:del w:id="272" w:author="Virginia Anne Nichols" w:date="2026-10-08T09:30:00Z" w16du:dateUtc="2026-10-08T07:30:00Z">
        <w:r w:rsidR="00A71CA9" w:rsidRPr="0027695B" w:rsidDel="006B298F">
          <w:delText xml:space="preserve"> contribution to coverage</w:delText>
        </w:r>
        <w:r w:rsidR="00055C8C" w:rsidRPr="0027695B" w:rsidDel="006B298F">
          <w:delText xml:space="preserve"> </w:delText>
        </w:r>
        <w:r w:rsidR="000E7EB9" w:rsidRPr="0027695B" w:rsidDel="006B298F">
          <w:delText>likewise</w:delText>
        </w:r>
      </w:del>
      <w:r w:rsidR="000E7EB9" w:rsidRPr="0027695B">
        <w:t xml:space="preserve"> exhibited complex interactions which were mainly driven by the variability of MixE from year to year, and </w:t>
      </w:r>
      <w:r w:rsidR="000E3872" w:rsidRPr="0027695B">
        <w:t>its</w:t>
      </w:r>
      <w:r w:rsidR="001147AE" w:rsidRPr="0027695B">
        <w:t xml:space="preserve"> </w:t>
      </w:r>
      <w:ins w:id="273" w:author="Virginia Anne Nichols" w:date="2026-10-08T09:30:00Z" w16du:dateUtc="2026-10-08T07:30:00Z">
        <w:r w:rsidR="006B298F">
          <w:t>l</w:t>
        </w:r>
      </w:ins>
      <w:ins w:id="274" w:author="Virginia Anne Nichols" w:date="2026-10-08T09:31:00Z" w16du:dateUtc="2026-10-08T07:31:00Z">
        <w:r w:rsidR="006B298F">
          <w:t xml:space="preserve">arger proportion of cover crop contribution to soil coverage </w:t>
        </w:r>
      </w:ins>
      <w:del w:id="275" w:author="Virginia Anne Nichols" w:date="2026-10-08T09:31:00Z" w16du:dateUtc="2026-10-08T07:31:00Z">
        <w:r w:rsidR="001147AE" w:rsidRPr="0027695B" w:rsidDel="006B298F">
          <w:delText xml:space="preserve">higher cover crop </w:delText>
        </w:r>
      </w:del>
      <w:del w:id="276" w:author="Virginia Anne Nichols" w:date="2026-10-08T09:30:00Z" w16du:dateUtc="2026-10-08T07:30:00Z">
        <w:r w:rsidR="001147AE" w:rsidRPr="0027695B" w:rsidDel="006B298F">
          <w:delText xml:space="preserve">coverage </w:delText>
        </w:r>
      </w:del>
      <w:r w:rsidR="001147AE" w:rsidRPr="0027695B">
        <w:t>in inversion tillage compared to other tillages</w:t>
      </w:r>
      <w:r w:rsidR="000E7EB9" w:rsidRPr="0027695B">
        <w:t xml:space="preserve"> (SM2). </w:t>
      </w:r>
      <w:r w:rsidR="001147AE" w:rsidRPr="0027695B">
        <w:t>I</w:t>
      </w:r>
      <w:r w:rsidR="00EA5B2A" w:rsidRPr="0027695B">
        <w:t xml:space="preserve">n 2018 the </w:t>
      </w:r>
      <w:r w:rsidR="00A3505F" w:rsidRPr="0027695B">
        <w:t xml:space="preserve">MixE </w:t>
      </w:r>
      <w:r w:rsidR="00EA5B2A" w:rsidRPr="0027695B">
        <w:t>cover crop</w:t>
      </w:r>
      <w:r w:rsidR="00CF32A9" w:rsidRPr="0027695B">
        <w:t>s</w:t>
      </w:r>
      <w:r w:rsidR="00EA5B2A" w:rsidRPr="0027695B">
        <w:t xml:space="preserve"> contributed </w:t>
      </w:r>
      <w:ins w:id="277" w:author="Virginia Anne Nichols" w:date="2026-10-08T09:34:00Z" w16du:dateUtc="2026-10-08T07:34:00Z">
        <w:r w:rsidR="006B298F">
          <w:t>a small amount</w:t>
        </w:r>
      </w:ins>
      <w:ins w:id="278" w:author="Virginia Anne Nichols" w:date="2026-10-08T09:32:00Z" w16du:dateUtc="2026-10-08T07:32:00Z">
        <w:r w:rsidR="006B298F">
          <w:t xml:space="preserve"> of the total vegetation coverage [</w:t>
        </w:r>
      </w:ins>
      <w:del w:id="279" w:author="Virginia Anne Nichols" w:date="2026-10-08T09:32:00Z" w16du:dateUtc="2026-10-08T07:32:00Z">
        <w:r w:rsidR="00EA5B2A" w:rsidRPr="0027695B" w:rsidDel="006B298F">
          <w:delText xml:space="preserve">an </w:delText>
        </w:r>
      </w:del>
      <w:r w:rsidR="00EA5B2A" w:rsidRPr="0027695B">
        <w:t xml:space="preserve">average of </w:t>
      </w:r>
      <w:r w:rsidR="001147AE" w:rsidRPr="0027695B">
        <w:t>14</w:t>
      </w:r>
      <w:r w:rsidR="00EA5B2A" w:rsidRPr="0027695B">
        <w:t>% (</w:t>
      </w:r>
      <w:r w:rsidR="001147AE" w:rsidRPr="0027695B">
        <w:t>CI</w:t>
      </w:r>
      <w:r w:rsidR="00AF348D" w:rsidRPr="0027695B">
        <w:t>:</w:t>
      </w:r>
      <w:r w:rsidR="001147AE" w:rsidRPr="0027695B">
        <w:t>12-17</w:t>
      </w:r>
      <w:r w:rsidR="00AF348D" w:rsidRPr="0027695B">
        <w:t>%)</w:t>
      </w:r>
      <w:ins w:id="280" w:author="Virginia Anne Nichols" w:date="2026-10-08T09:32:00Z" w16du:dateUtc="2026-10-08T07:32:00Z">
        <w:r w:rsidR="006B298F">
          <w:t>]</w:t>
        </w:r>
      </w:ins>
      <w:del w:id="281" w:author="Virginia Anne Nichols" w:date="2026-10-08T09:32:00Z" w16du:dateUtc="2026-10-08T07:32:00Z">
        <w:r w:rsidR="00AF348D" w:rsidRPr="0027695B" w:rsidDel="006B298F">
          <w:delText xml:space="preserve"> </w:delText>
        </w:r>
        <w:r w:rsidR="00CF32A9" w:rsidRPr="0027695B" w:rsidDel="006B298F">
          <w:delText>coverage</w:delText>
        </w:r>
      </w:del>
      <w:r w:rsidR="00CF32A9" w:rsidRPr="0027695B">
        <w:t xml:space="preserve">, </w:t>
      </w:r>
      <w:r w:rsidR="00AF348D" w:rsidRPr="0027695B">
        <w:t xml:space="preserve">while in 2019 </w:t>
      </w:r>
      <w:r w:rsidR="00226AAF" w:rsidRPr="0027695B">
        <w:t xml:space="preserve">they contributed </w:t>
      </w:r>
      <w:ins w:id="282" w:author="Virginia Anne Nichols" w:date="2026-10-08T09:32:00Z" w16du:dateUtc="2026-10-08T07:32:00Z">
        <w:r w:rsidR="006B298F">
          <w:t>over half</w:t>
        </w:r>
      </w:ins>
      <w:ins w:id="283" w:author="Virginia Anne Nichols" w:date="2026-10-08T09:34:00Z" w16du:dateUtc="2026-10-08T07:34:00Z">
        <w:r w:rsidR="006B298F">
          <w:t xml:space="preserve"> the total vegetative cover</w:t>
        </w:r>
      </w:ins>
      <w:ins w:id="284" w:author="Virginia Anne Nichols" w:date="2026-10-08T09:32:00Z" w16du:dateUtc="2026-10-08T07:32:00Z">
        <w:r w:rsidR="006B298F">
          <w:t xml:space="preserve"> [</w:t>
        </w:r>
      </w:ins>
      <w:del w:id="285" w:author="Virginia Anne Nichols" w:date="2026-10-08T09:32:00Z" w16du:dateUtc="2026-10-08T07:32:00Z">
        <w:r w:rsidR="00226AAF" w:rsidRPr="0027695B" w:rsidDel="006B298F">
          <w:delText xml:space="preserve">an </w:delText>
        </w:r>
      </w:del>
      <w:r w:rsidR="00AF348D" w:rsidRPr="0027695B">
        <w:t>average of 5</w:t>
      </w:r>
      <w:r w:rsidR="001147AE" w:rsidRPr="0027695B">
        <w:t>7</w:t>
      </w:r>
      <w:r w:rsidR="00AF348D" w:rsidRPr="0027695B">
        <w:t>% (</w:t>
      </w:r>
      <w:r w:rsidR="001147AE" w:rsidRPr="0027695B">
        <w:t>CI</w:t>
      </w:r>
      <w:r w:rsidR="00AF348D" w:rsidRPr="0027695B">
        <w:t>:</w:t>
      </w:r>
      <w:r w:rsidR="000E3872" w:rsidRPr="0027695B">
        <w:t>52</w:t>
      </w:r>
      <w:r w:rsidR="001147AE" w:rsidRPr="0027695B">
        <w:t>-</w:t>
      </w:r>
      <w:r w:rsidR="000E3872" w:rsidRPr="0027695B">
        <w:t>62</w:t>
      </w:r>
      <w:r w:rsidR="00AF348D" w:rsidRPr="0027695B">
        <w:t>%</w:t>
      </w:r>
      <w:r w:rsidR="004346DF" w:rsidRPr="0027695B">
        <w:t>; Figure 2</w:t>
      </w:r>
      <w:r w:rsidR="00AF348D" w:rsidRPr="0027695B">
        <w:t>)</w:t>
      </w:r>
      <w:ins w:id="286" w:author="Virginia Anne Nichols" w:date="2026-10-08T09:32:00Z" w16du:dateUtc="2026-10-08T07:32:00Z">
        <w:r w:rsidR="006B298F">
          <w:t>]</w:t>
        </w:r>
      </w:ins>
      <w:r w:rsidR="00AF348D" w:rsidRPr="0027695B">
        <w:t>.</w:t>
      </w:r>
      <w:r w:rsidR="00992CC6" w:rsidRPr="0027695B">
        <w:t xml:space="preserve"> </w:t>
      </w:r>
      <w:ins w:id="287" w:author="Virginia Anne Nichols" w:date="2026-10-08T09:32:00Z" w16du:dateUtc="2026-10-08T07:32:00Z">
        <w:r w:rsidR="006B298F">
          <w:t xml:space="preserve">The proportion of </w:t>
        </w:r>
      </w:ins>
      <w:ins w:id="288" w:author="Virginia Anne Nichols" w:date="2026-10-08T09:35:00Z" w16du:dateUtc="2026-10-08T07:35:00Z">
        <w:r w:rsidR="006B298F">
          <w:t>vegetative</w:t>
        </w:r>
      </w:ins>
      <w:ins w:id="289" w:author="Virginia Anne Nichols" w:date="2026-10-08T09:32:00Z" w16du:dateUtc="2026-10-08T07:32:00Z">
        <w:r w:rsidR="006B298F">
          <w:t xml:space="preserve"> coverage attributed to the </w:t>
        </w:r>
      </w:ins>
      <w:r w:rsidR="00992CC6" w:rsidRPr="0027695B">
        <w:t>Rad</w:t>
      </w:r>
      <w:r w:rsidR="00535D27" w:rsidRPr="0027695B">
        <w:t>M</w:t>
      </w:r>
      <w:r w:rsidR="00992CC6" w:rsidRPr="0027695B">
        <w:t xml:space="preserve"> </w:t>
      </w:r>
      <w:ins w:id="290" w:author="Virginia Anne Nichols" w:date="2026-10-08T09:33:00Z" w16du:dateUtc="2026-10-08T07:33:00Z">
        <w:r w:rsidR="006B298F">
          <w:t xml:space="preserve">cover crop </w:t>
        </w:r>
      </w:ins>
      <w:r w:rsidR="008772EC" w:rsidRPr="0027695B">
        <w:t xml:space="preserve">did not vary by year (p=0.80) and </w:t>
      </w:r>
      <w:r w:rsidR="00992CC6" w:rsidRPr="0027695B">
        <w:t xml:space="preserve">offered the highest </w:t>
      </w:r>
      <w:ins w:id="291" w:author="Virginia Anne Nichols" w:date="2026-10-08T09:33:00Z" w16du:dateUtc="2026-10-08T07:33:00Z">
        <w:r w:rsidR="006B298F">
          <w:t xml:space="preserve">average </w:t>
        </w:r>
      </w:ins>
      <w:r w:rsidR="00992CC6" w:rsidRPr="0027695B">
        <w:t xml:space="preserve">cover crop </w:t>
      </w:r>
      <w:ins w:id="292" w:author="Virginia Anne Nichols" w:date="2026-10-08T09:33:00Z" w16du:dateUtc="2026-10-08T07:33:00Z">
        <w:r w:rsidR="006B298F">
          <w:t xml:space="preserve">contribution of any treatment </w:t>
        </w:r>
      </w:ins>
      <w:del w:id="293" w:author="Virginia Anne Nichols" w:date="2026-10-08T09:33:00Z" w16du:dateUtc="2026-10-08T07:33:00Z">
        <w:r w:rsidR="00992CC6" w:rsidRPr="0027695B" w:rsidDel="006B298F">
          <w:delText xml:space="preserve">coverage </w:delText>
        </w:r>
      </w:del>
      <w:r w:rsidR="00992CC6" w:rsidRPr="0027695B">
        <w:t>at 50% (CI:46-55%)</w:t>
      </w:r>
      <w:r w:rsidR="00AF348D" w:rsidRPr="0027695B">
        <w:t>.</w:t>
      </w:r>
      <w:r w:rsidR="00992CC6" w:rsidRPr="0027695B">
        <w:t xml:space="preserve"> </w:t>
      </w:r>
      <w:r w:rsidR="00535D27" w:rsidRPr="0027695B">
        <w:t>Both MixM and RadL</w:t>
      </w:r>
      <w:r w:rsidR="00F87470" w:rsidRPr="0027695B">
        <w:t xml:space="preserve"> </w:t>
      </w:r>
      <w:r w:rsidR="00535D27" w:rsidRPr="0027695B">
        <w:t xml:space="preserve">cover crop coverage was </w:t>
      </w:r>
      <w:ins w:id="294" w:author="Virginia Anne Nichols" w:date="2026-10-08T09:38:00Z" w16du:dateUtc="2026-10-08T07:38:00Z">
        <w:r w:rsidR="003129E5">
          <w:t xml:space="preserve">low to </w:t>
        </w:r>
      </w:ins>
      <w:r w:rsidR="00535D27" w:rsidRPr="0027695B">
        <w:t>moderate</w:t>
      </w:r>
      <w:ins w:id="295" w:author="Virginia Anne Nichols" w:date="2026-10-08T09:35:00Z" w16du:dateUtc="2026-10-08T07:35:00Z">
        <w:r w:rsidR="006B298F">
          <w:t xml:space="preserve"> (avera</w:t>
        </w:r>
      </w:ins>
      <w:ins w:id="296" w:author="Virginia Anne Nichols" w:date="2026-10-08T09:36:00Z" w16du:dateUtc="2026-10-08T07:36:00Z">
        <w:r w:rsidR="006B298F">
          <w:t xml:space="preserve">ge of </w:t>
        </w:r>
      </w:ins>
      <w:ins w:id="297" w:author="Virginia Anne Nichols" w:date="2026-10-08T09:38:00Z" w16du:dateUtc="2026-10-08T07:38:00Z">
        <w:r w:rsidR="003129E5">
          <w:t>8</w:t>
        </w:r>
      </w:ins>
      <w:ins w:id="298" w:author="Virginia Anne Nichols" w:date="2026-10-08T09:37:00Z" w16du:dateUtc="2026-10-08T07:37:00Z">
        <w:r w:rsidR="003129E5">
          <w:t xml:space="preserve">% and </w:t>
        </w:r>
      </w:ins>
      <w:ins w:id="299" w:author="Virginia Anne Nichols" w:date="2026-10-08T09:38:00Z" w16du:dateUtc="2026-10-08T07:38:00Z">
        <w:r w:rsidR="003129E5">
          <w:t>25</w:t>
        </w:r>
      </w:ins>
      <w:ins w:id="300" w:author="Virginia Anne Nichols" w:date="2026-10-08T09:37:00Z" w16du:dateUtc="2026-10-08T07:37:00Z">
        <w:r w:rsidR="003129E5">
          <w:t>%</w:t>
        </w:r>
      </w:ins>
      <w:ins w:id="301" w:author="Virginia Anne Nichols" w:date="2026-10-08T09:38:00Z" w16du:dateUtc="2026-10-08T07:38:00Z">
        <w:r w:rsidR="003129E5">
          <w:t>, respectively)</w:t>
        </w:r>
      </w:ins>
      <w:r w:rsidR="00535D27" w:rsidRPr="0027695B">
        <w:t>, with moderate variability between years</w:t>
      </w:r>
      <w:ins w:id="302" w:author="Virginia Anne Nichols" w:date="2026-10-08T09:39:00Z" w16du:dateUtc="2026-10-08T07:39:00Z">
        <w:r w:rsidR="003129E5">
          <w:t xml:space="preserve"> compared to the highly variable MixE and highly stable RadM</w:t>
        </w:r>
      </w:ins>
      <w:r w:rsidR="00535D27" w:rsidRPr="0027695B">
        <w:t xml:space="preserve">.  </w:t>
      </w: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6DCE4A68" w:rsidR="00EA65A3" w:rsidRDefault="004579AD" w:rsidP="00045088">
      <w:pPr>
        <w:spacing w:line="360" w:lineRule="auto"/>
      </w:pPr>
      <w:r>
        <w:t>Cash crop volunteers were assigned a dummy code consistent across years to allow for more generalized inference of patterns across years. C</w:t>
      </w:r>
      <w:r w:rsidR="00EA65A3">
        <w:t xml:space="preserve">over crop treatment explained </w:t>
      </w:r>
      <w:r w:rsidR="008D4A9E">
        <w:t xml:space="preserve">over half of the </w:t>
      </w:r>
      <w:r w:rsidR="00EA65A3">
        <w:t>variance</w:t>
      </w:r>
      <w:r w:rsidR="008D4A9E">
        <w:t xml:space="preserve"> (SM2)</w:t>
      </w:r>
      <w:r w:rsidR="00EA65A3">
        <w:t xml:space="preserve"> and had a significant effect on community structure (p&lt;0.001), </w:t>
      </w:r>
      <w:r w:rsidR="00121BA5">
        <w:t xml:space="preserve">with </w:t>
      </w:r>
      <w:r w:rsidR="008D4A9E">
        <w:t xml:space="preserve">year explaining 8% of the variance, and </w:t>
      </w:r>
      <w:r w:rsidR="00EA65A3">
        <w:t xml:space="preserve">tillage and </w:t>
      </w:r>
      <w:r w:rsidR="00274A47">
        <w:t>residue</w:t>
      </w:r>
      <w:r w:rsidR="00EA65A3">
        <w:t xml:space="preserve"> </w:t>
      </w:r>
      <w:r w:rsidR="008D4A9E">
        <w:t xml:space="preserve">management </w:t>
      </w:r>
      <w:r w:rsidR="00EA65A3">
        <w:t>explaining less than 1% of the total variance each, respectively</w:t>
      </w:r>
      <w:r w:rsidR="00E276EE">
        <w:t xml:space="preserve"> (SM2)</w:t>
      </w:r>
      <w:r w:rsidR="00EA65A3">
        <w:t xml:space="preserve">. </w:t>
      </w:r>
      <w:r w:rsidR="00041F28">
        <w:t>The</w:t>
      </w:r>
      <w:r w:rsidR="008D4A9E">
        <w:t xml:space="preserve"> radish cover crop (RAPSR) drove the two radish treatments (RadM and RadL) communities, </w:t>
      </w:r>
      <w:r w:rsidR="00BA549D">
        <w:t xml:space="preserve">and the high RAPSR coverage in the RadM treatment rendered that coverage community completely distinct from the mixes and NoCC treatments </w:t>
      </w:r>
      <w:r w:rsidR="00691C03">
        <w:t>(Figure 3). T</w:t>
      </w:r>
      <w:r w:rsidR="00041F28">
        <w:t xml:space="preserve">he </w:t>
      </w:r>
      <w:r w:rsidR="00691C03">
        <w:t>MixE community had a higher presence of the grass/clover cover crop species, but shared many of the same species with the MixM and NoCC. The higher soil exposure in the NoCC and radish cover crop treatments (Figure 2) is also s</w:t>
      </w:r>
      <w:r w:rsidR="00121BA5">
        <w:t>ee</w:t>
      </w:r>
      <w:r w:rsidR="00691C03">
        <w:t>n in the community assemblies</w:t>
      </w:r>
      <w:r w:rsidR="00041F2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8548F" w14:paraId="31900BDC" w14:textId="77777777" w:rsidTr="00121BA5">
        <w:tc>
          <w:tcPr>
            <w:tcW w:w="9016" w:type="dxa"/>
          </w:tcPr>
          <w:p w14:paraId="3BA076C7" w14:textId="28731B43" w:rsidR="00121BA5" w:rsidRPr="00121BA5" w:rsidRDefault="00121BA5" w:rsidP="00121BA5">
            <w:pPr>
              <w:spacing w:line="360" w:lineRule="auto"/>
              <w:rPr>
                <w:lang w:val="da-DK"/>
              </w:rPr>
            </w:pPr>
            <w:r w:rsidRPr="00121BA5">
              <w:rPr>
                <w:noProof/>
                <w:lang w:val="da-DK"/>
              </w:rPr>
              <w:lastRenderedPageBreak/>
              <w:drawing>
                <wp:inline distT="0" distB="0" distL="0" distR="0" wp14:anchorId="6BC69073" wp14:editId="02722F40">
                  <wp:extent cx="5585460" cy="2792730"/>
                  <wp:effectExtent l="0" t="0" r="0" b="7620"/>
                  <wp:docPr id="127606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5460" cy="2792730"/>
                          </a:xfrm>
                          <a:prstGeom prst="rect">
                            <a:avLst/>
                          </a:prstGeom>
                          <a:noFill/>
                          <a:ln>
                            <a:noFill/>
                          </a:ln>
                        </pic:spPr>
                      </pic:pic>
                    </a:graphicData>
                  </a:graphic>
                </wp:inline>
              </w:drawing>
            </w:r>
          </w:p>
          <w:p w14:paraId="04F1211D" w14:textId="607BAAD1" w:rsidR="0038548F" w:rsidRPr="00A53D2C" w:rsidRDefault="0038548F" w:rsidP="00045088">
            <w:pPr>
              <w:spacing w:line="360" w:lineRule="auto"/>
              <w:rPr>
                <w:lang w:val="da-DK"/>
              </w:rPr>
            </w:pPr>
          </w:p>
        </w:tc>
      </w:tr>
      <w:tr w:rsidR="0038548F" w14:paraId="3D438F13" w14:textId="77777777" w:rsidTr="00121BA5">
        <w:tc>
          <w:tcPr>
            <w:tcW w:w="9016" w:type="dxa"/>
          </w:tcPr>
          <w:p w14:paraId="7E23C4D8" w14:textId="4113D528" w:rsidR="0038548F" w:rsidRPr="00587490" w:rsidRDefault="0038548F" w:rsidP="00045088">
            <w:pPr>
              <w:spacing w:line="360" w:lineRule="auto"/>
              <w:rPr>
                <w:i/>
                <w:iCs/>
              </w:rPr>
            </w:pPr>
            <w:r w:rsidRPr="00587490">
              <w:rPr>
                <w:b/>
                <w:bCs/>
                <w:i/>
                <w:iCs/>
              </w:rPr>
              <w:t>Figure 3</w:t>
            </w:r>
            <w:r w:rsidR="009133AC" w:rsidRPr="00587490">
              <w:rPr>
                <w:i/>
                <w:iCs/>
              </w:rPr>
              <w:t xml:space="preserve"> (</w:t>
            </w:r>
            <w:r w:rsidR="00A53D2C" w:rsidRPr="00587490">
              <w:rPr>
                <w:i/>
                <w:iCs/>
              </w:rPr>
              <w:t>Left</w:t>
            </w:r>
            <w:r w:rsidR="009133AC" w:rsidRPr="00587490">
              <w:rPr>
                <w:i/>
                <w:iCs/>
              </w:rPr>
              <w:t xml:space="preserve">) </w:t>
            </w:r>
            <w:r w:rsidR="00170EBC" w:rsidRPr="00587490">
              <w:rPr>
                <w:i/>
                <w:iCs/>
              </w:rPr>
              <w:t>Non-metric multi-dimensional scaling (NMDS) analyses show</w:t>
            </w:r>
            <w:r w:rsidR="00C65287">
              <w:rPr>
                <w:i/>
                <w:iCs/>
              </w:rPr>
              <w:t>ed</w:t>
            </w:r>
            <w:r w:rsidR="00170EBC" w:rsidRPr="00587490">
              <w:rPr>
                <w:i/>
                <w:iCs/>
              </w:rPr>
              <w:t xml:space="preserve"> c</w:t>
            </w:r>
            <w:r w:rsidR="009133AC" w:rsidRPr="00587490">
              <w:rPr>
                <w:i/>
                <w:iCs/>
              </w:rPr>
              <w:t>over crop system had the largest impact on fall vegetation communities, with a minor impact of</w:t>
            </w:r>
            <w:r w:rsidR="00A53D2C" w:rsidRPr="00587490">
              <w:rPr>
                <w:i/>
                <w:iCs/>
              </w:rPr>
              <w:t xml:space="preserve"> year,</w:t>
            </w:r>
            <w:r w:rsidR="009133AC" w:rsidRPr="00587490">
              <w:rPr>
                <w:i/>
                <w:iCs/>
              </w:rPr>
              <w:t xml:space="preserve"> tillage system</w:t>
            </w:r>
            <w:r w:rsidR="00EF62F9" w:rsidRPr="00587490">
              <w:rPr>
                <w:i/>
                <w:iCs/>
              </w:rPr>
              <w:t xml:space="preserve"> and </w:t>
            </w:r>
            <w:r w:rsidR="00274A47" w:rsidRPr="00587490">
              <w:rPr>
                <w:i/>
                <w:iCs/>
              </w:rPr>
              <w:t>residue</w:t>
            </w:r>
            <w:r w:rsidR="00EF62F9" w:rsidRPr="00587490">
              <w:rPr>
                <w:i/>
                <w:iCs/>
              </w:rPr>
              <w:t xml:space="preserve"> </w:t>
            </w:r>
            <w:r w:rsidR="00A53D2C" w:rsidRPr="00587490">
              <w:rPr>
                <w:i/>
                <w:iCs/>
              </w:rPr>
              <w:t>removal</w:t>
            </w:r>
            <w:r w:rsidR="0089183E" w:rsidRPr="00587490">
              <w:rPr>
                <w:i/>
                <w:iCs/>
              </w:rPr>
              <w:t>.</w:t>
            </w:r>
            <w:r w:rsidR="009133AC" w:rsidRPr="00587490">
              <w:rPr>
                <w:i/>
                <w:iCs/>
              </w:rPr>
              <w:t xml:space="preserve"> (</w:t>
            </w:r>
            <w:r w:rsidR="00A53D2C" w:rsidRPr="00587490">
              <w:rPr>
                <w:i/>
                <w:iCs/>
              </w:rPr>
              <w:t>Right</w:t>
            </w:r>
            <w:r w:rsidR="009133AC" w:rsidRPr="00587490">
              <w:rPr>
                <w:i/>
                <w:iCs/>
              </w:rPr>
              <w:t xml:space="preserve">) Radish cover crop systems (RadM, RadL) had the highest potential </w:t>
            </w:r>
            <w:r w:rsidR="00213217">
              <w:rPr>
                <w:i/>
                <w:iCs/>
              </w:rPr>
              <w:t>ecological</w:t>
            </w:r>
            <w:r w:rsidR="009133AC" w:rsidRPr="00587490">
              <w:rPr>
                <w:i/>
                <w:iCs/>
              </w:rPr>
              <w:t xml:space="preserve"> value, with the mixes (MixE, MixM) and NoCC systems having similarly low </w:t>
            </w:r>
            <w:r w:rsidR="00213217">
              <w:rPr>
                <w:i/>
                <w:iCs/>
              </w:rPr>
              <w:t>ecological</w:t>
            </w:r>
            <w:r w:rsidR="009133AC" w:rsidRPr="00587490">
              <w:rPr>
                <w:i/>
                <w:iCs/>
              </w:rPr>
              <w:t xml:space="preserve"> value, due to a high percent</w:t>
            </w:r>
            <w:r w:rsidR="00D86704" w:rsidRPr="00587490">
              <w:rPr>
                <w:i/>
                <w:iCs/>
              </w:rPr>
              <w:t xml:space="preserve"> coverage</w:t>
            </w:r>
            <w:r w:rsidR="009133AC" w:rsidRPr="00587490">
              <w:rPr>
                <w:i/>
                <w:iCs/>
              </w:rPr>
              <w:t xml:space="preserve"> of low value </w:t>
            </w:r>
            <w:r w:rsidR="00A53D2C" w:rsidRPr="00587490">
              <w:rPr>
                <w:i/>
                <w:iCs/>
              </w:rPr>
              <w:t xml:space="preserve">cash </w:t>
            </w:r>
            <w:r w:rsidR="009133AC" w:rsidRPr="00587490">
              <w:rPr>
                <w:i/>
                <w:iCs/>
              </w:rPr>
              <w:t>crop volunteers</w:t>
            </w:r>
            <w:r w:rsidR="00D86704" w:rsidRPr="00587490">
              <w:rPr>
                <w:i/>
                <w:iCs/>
              </w:rPr>
              <w:t xml:space="preserve"> in the community (see Figure 2). </w:t>
            </w:r>
            <w:r w:rsidR="009133AC" w:rsidRPr="00587490">
              <w:rPr>
                <w:i/>
                <w:iCs/>
              </w:rPr>
              <w:t xml:space="preserve"> </w:t>
            </w:r>
          </w:p>
        </w:tc>
      </w:tr>
    </w:tbl>
    <w:p w14:paraId="1FF9CD11" w14:textId="77777777" w:rsidR="0038548F" w:rsidRDefault="0038548F" w:rsidP="00045088">
      <w:pPr>
        <w:spacing w:line="360" w:lineRule="auto"/>
      </w:pPr>
    </w:p>
    <w:p w14:paraId="7815ADC7" w14:textId="2899E0F8" w:rsidR="00041F28" w:rsidRDefault="00041F28" w:rsidP="00045088">
      <w:pPr>
        <w:spacing w:line="360" w:lineRule="auto"/>
      </w:pPr>
      <w:r>
        <w:t>Radish species</w:t>
      </w:r>
      <w:r w:rsidR="00CA33EC">
        <w:t xml:space="preserve"> (RAPSS)</w:t>
      </w:r>
      <w:r>
        <w:t xml:space="preserve"> were estimated to have the highest ecological value</w:t>
      </w:r>
      <w:r w:rsidR="008772EC">
        <w:t xml:space="preserve"> (SM1). The other cover crop species (LOLPE, TRFRE) had relatively low ecological value,</w:t>
      </w:r>
      <w:r w:rsidR="00602B25">
        <w:t xml:space="preserve"> while spring barley and spring oat volunteers had no value (</w:t>
      </w:r>
      <w:r w:rsidR="008772EC">
        <w:t>SM1</w:t>
      </w:r>
      <w:r w:rsidR="00602B25">
        <w:t>)</w:t>
      </w:r>
      <w:r w:rsidR="008772EC">
        <w:t xml:space="preserve">. This </w:t>
      </w:r>
      <w:r w:rsidR="00602B25">
        <w:t>result</w:t>
      </w:r>
      <w:r w:rsidR="008772EC">
        <w:t>ed</w:t>
      </w:r>
      <w:r w:rsidR="00602B25">
        <w:t xml:space="preserve"> in treatments with high percent </w:t>
      </w:r>
      <w:r w:rsidR="00593AFB">
        <w:t>radish (</w:t>
      </w:r>
      <w:r w:rsidR="00602B25">
        <w:t>RAPSR</w:t>
      </w:r>
      <w:r w:rsidR="00593AFB">
        <w:t>)</w:t>
      </w:r>
      <w:r w:rsidR="00602B25">
        <w:t xml:space="preserve"> coverage </w:t>
      </w:r>
      <w:r w:rsidR="00C75709">
        <w:t>exhibiting</w:t>
      </w:r>
      <w:r w:rsidR="00602B25">
        <w:t xml:space="preserve"> the highest potential </w:t>
      </w:r>
      <w:r w:rsidR="00213217">
        <w:t>ecological</w:t>
      </w:r>
      <w:r w:rsidR="00602B25">
        <w:t xml:space="preserve">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213217">
        <w:t>ecological</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w:t>
      </w:r>
      <w:r w:rsidR="00D65AFA">
        <w:t>SM1</w:t>
      </w:r>
      <w:r w:rsidR="0012446A">
        <w:t xml:space="preserve">). </w:t>
      </w:r>
      <w:r w:rsidR="009133AC">
        <w:t xml:space="preserve"> </w:t>
      </w:r>
    </w:p>
    <w:p w14:paraId="14A70F8B" w14:textId="1E42D7AF" w:rsidR="00CD258C" w:rsidRDefault="00CD258C" w:rsidP="00045088">
      <w:pPr>
        <w:spacing w:line="360" w:lineRule="auto"/>
      </w:pPr>
      <w:r>
        <w:t>Year and cover crop treatment had significant impacts on the number of species (</w:t>
      </w:r>
      <w:ins w:id="303" w:author="Virginia Anne Nichols" w:date="2026-10-08T09:40:00Z" w16du:dateUtc="2026-10-08T07:40:00Z">
        <w:r w:rsidR="003129E5">
          <w:t xml:space="preserve">see </w:t>
        </w:r>
      </w:ins>
      <w:r>
        <w:t>Table 3</w:t>
      </w:r>
      <w:ins w:id="304" w:author="Virginia Anne Nichols" w:date="2026-10-08T09:40:00Z" w16du:dateUtc="2026-10-08T07:40:00Z">
        <w:r w:rsidR="003129E5">
          <w:t xml:space="preserve"> for species list</w:t>
        </w:r>
      </w:ins>
      <w:r>
        <w:t xml:space="preserve">) observed in a community (p&lt;0.001; SM2). The number of species observed </w:t>
      </w:r>
      <w:r w:rsidR="008B2273">
        <w:t xml:space="preserve">in the raw data </w:t>
      </w:r>
      <w:r>
        <w:t xml:space="preserve">ranged from one to eight, with a mode of two in 2018 and three in 2019. The MixE had more species than the radish cover crops (p&lt;0.001; SM2), but overall the number of species present was low in all communities. The </w:t>
      </w:r>
      <w:r w:rsidR="008B2273">
        <w:t xml:space="preserve">modelled </w:t>
      </w:r>
      <w:r>
        <w:t>evenness of the communities</w:t>
      </w:r>
      <w:r w:rsidR="008B2273">
        <w:t xml:space="preserve"> </w:t>
      </w:r>
      <w:r>
        <w:lastRenderedPageBreak/>
        <w:t>ranged from 0.09 to 1</w:t>
      </w:r>
      <w:r w:rsidR="00121BA5">
        <w:t xml:space="preserve"> (the community had multiple species)</w:t>
      </w:r>
      <w:r>
        <w:t xml:space="preserve">, and there was an amplifying interaction between cover crop treatment and year (p&lt;0.001). Evenness was generally higher in the radish cover crop treatments because those communities were not dominated by the cash crop volunteers (Figure 2), followed by MixE, followed by MixM and NoCC treatments; this pattern was </w:t>
      </w:r>
      <w:r w:rsidR="00587490">
        <w:t xml:space="preserve">generally </w:t>
      </w:r>
      <w:r>
        <w:t xml:space="preserve">true regardless of tillage system, </w:t>
      </w:r>
      <w:r w:rsidR="00274A47">
        <w:t>residue</w:t>
      </w:r>
      <w:r>
        <w:t xml:space="preserve"> management, and year</w:t>
      </w:r>
      <w:r w:rsidR="00587490">
        <w:t>, although there were some minor but statistically significant impacts of residue removal on evenness</w:t>
      </w:r>
      <w:r>
        <w:t xml:space="preserve"> (SM2).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279DF38B"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w:t>
      </w:r>
      <w:r w:rsidR="00274A47">
        <w:t>residue</w:t>
      </w:r>
      <w:r w:rsidR="00E9167E">
        <w:t xml:space="preserve"> management</w:t>
      </w:r>
      <w:r>
        <w:t xml:space="preserve"> (p&lt;0.001</w:t>
      </w:r>
      <w:r w:rsidR="00505EBA">
        <w:t>; SM2</w:t>
      </w:r>
      <w:r>
        <w:t xml:space="preserve">). </w:t>
      </w:r>
      <w:r w:rsidR="00E9167E">
        <w:t xml:space="preserve">In 2019 retaining </w:t>
      </w:r>
      <w:r w:rsidR="00274A47">
        <w:t>residue</w:t>
      </w:r>
      <w:r w:rsidR="00E9167E">
        <w:t xml:space="preserve"> resulted in significantly more total weeds (p&lt;0.0001), while in 2020 it had no impact. </w:t>
      </w:r>
      <w:r w:rsidR="00274A47">
        <w:t>Residue</w:t>
      </w:r>
      <w:r w:rsidR="00E9167E">
        <w:t xml:space="preserve"> did not interact with any other treatments. </w:t>
      </w:r>
      <w:r>
        <w:t xml:space="preserve">Within the </w:t>
      </w:r>
      <w:r w:rsidR="005515FA">
        <w:t>NT</w:t>
      </w:r>
      <w:r>
        <w:t xml:space="preserve"> system, MixE had </w:t>
      </w:r>
      <w:r w:rsidR="00030F1C">
        <w:t xml:space="preserve">significantly more </w:t>
      </w:r>
      <w:r w:rsidR="00D215C3">
        <w:t xml:space="preserve">weeds compared to all other </w:t>
      </w:r>
      <w:r w:rsidR="00774F53">
        <w:t xml:space="preserve">cover crop </w:t>
      </w:r>
      <w:r w:rsidR="00D215C3">
        <w:t>treatments (</w:t>
      </w:r>
      <w:r w:rsidR="00774F53">
        <w:t xml:space="preserve">1.5-1.7 times more, </w:t>
      </w:r>
      <w:r w:rsidR="00D215C3">
        <w:t>p&lt;0.001)</w:t>
      </w:r>
      <w:r w:rsidR="00774F53">
        <w:t xml:space="preserve">. These differences were </w:t>
      </w:r>
      <w:r w:rsidR="0048309A">
        <w:t xml:space="preserve">dampened </w:t>
      </w:r>
      <w:r w:rsidR="00774F53">
        <w:t>in the surface tillage</w:t>
      </w:r>
      <w:r w:rsidR="0048309A">
        <w:t xml:space="preserve"> and </w:t>
      </w:r>
      <w:r w:rsidR="00774F53">
        <w:t>disappeared in the inversion tillage systems (</w:t>
      </w:r>
      <w:r w:rsidR="00774F53" w:rsidRPr="00E9167E">
        <w:rPr>
          <w:b/>
          <w:bCs/>
        </w:rPr>
        <w:t>Figure 4</w:t>
      </w:r>
      <w:r w:rsidR="00774F53">
        <w:t>). T</w:t>
      </w:r>
      <w:r w:rsidR="00D215C3">
        <w:t>h</w:t>
      </w:r>
      <w:r w:rsidR="00774F53">
        <w:t xml:space="preserve">e elevated spring weed count in the MixE implemented in the NT system </w:t>
      </w:r>
      <w:r w:rsidR="00D215C3">
        <w:t xml:space="preserve">was </w:t>
      </w:r>
      <w:r w:rsidR="00030F1C">
        <w:t xml:space="preserve">significantly </w:t>
      </w:r>
      <w:r w:rsidR="00D215C3">
        <w:t xml:space="preserve">more pronounced in 2019 </w:t>
      </w:r>
      <w:r w:rsidR="00030F1C">
        <w:t>(2.6-3.7 times more weeds</w:t>
      </w:r>
      <w:r w:rsidR="00774F53">
        <w:t xml:space="preserve"> than other systems</w:t>
      </w:r>
      <w:r w:rsidR="00030F1C">
        <w:t xml:space="preserve">) </w:t>
      </w:r>
      <w:r w:rsidR="00774F53">
        <w:t>compared</w:t>
      </w:r>
      <w:r w:rsidR="00D215C3">
        <w:t xml:space="preserve"> to 2020</w:t>
      </w:r>
      <w:r w:rsidR="00030F1C">
        <w:t xml:space="preserve"> (1.6-1.7 times more weeds), but the patterns were the same. </w:t>
      </w:r>
      <w:r w:rsidR="0000618C" w:rsidRPr="00D215DB">
        <w:t xml:space="preserve">On average there were </w:t>
      </w:r>
      <w:r w:rsidR="00774F53">
        <w:t xml:space="preserve">almost </w:t>
      </w:r>
      <w:r w:rsidR="0000618C" w:rsidRPr="00D215DB">
        <w:t xml:space="preserve">twice as many weeds in 2019 (mean:163, </w:t>
      </w:r>
      <w:r w:rsidR="00774F53">
        <w:t>CI</w:t>
      </w:r>
      <w:r w:rsidR="0000618C" w:rsidRPr="00D215DB">
        <w:t>:</w:t>
      </w:r>
      <w:r w:rsidR="00774F53">
        <w:t>118-157</w:t>
      </w:r>
      <w:r w:rsidR="0000618C" w:rsidRPr="00D215DB">
        <w:t>) compared to 2020 (mean:</w:t>
      </w:r>
      <w:r w:rsidR="00774F53">
        <w:t>76</w:t>
      </w:r>
      <w:r w:rsidR="0000618C" w:rsidRPr="00D215DB">
        <w:t xml:space="preserve">, </w:t>
      </w:r>
      <w:r w:rsidR="00774F53">
        <w:t>CI</w:t>
      </w:r>
      <w:r w:rsidR="0000618C" w:rsidRPr="00D215DB">
        <w:t>:</w:t>
      </w:r>
      <w:r w:rsidR="00774F53">
        <w:t>66-88</w:t>
      </w:r>
      <w:r w:rsidR="0000618C" w:rsidRPr="00D215DB">
        <w:t xml:space="preserve">). </w:t>
      </w:r>
      <w:r w:rsidR="00774F53">
        <w:t xml:space="preserve">Averaged across tillage systems, </w:t>
      </w:r>
      <w:r w:rsidR="00206215" w:rsidRPr="00D215DB">
        <w:t>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xml:space="preserve">, </w:t>
      </w:r>
      <w:r w:rsidR="0092246D">
        <w:t>CI</w:t>
      </w:r>
      <w:r w:rsidR="00F668A9" w:rsidRPr="00D215DB">
        <w:t>:</w:t>
      </w:r>
      <w:r w:rsidR="0092246D">
        <w:t>147-206</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92-129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46-66</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92246D">
        <w:t xml:space="preserve">again significantly </w:t>
      </w:r>
      <w:r w:rsidR="0086566B">
        <w:t xml:space="preserve">magnified in 2019 </w:t>
      </w:r>
      <w:r w:rsidR="0000618C">
        <w:t>(when there were more weeds)</w:t>
      </w:r>
      <w:r w:rsidR="0086566B">
        <w:t xml:space="preserve">. </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4CD12FDD" w14:textId="4DD3078C" w:rsidR="005E2C47" w:rsidRPr="005E2C47" w:rsidRDefault="005E2C47" w:rsidP="005E2C47">
            <w:pPr>
              <w:spacing w:line="360" w:lineRule="auto"/>
              <w:rPr>
                <w:lang w:val="da-DK"/>
              </w:rPr>
            </w:pPr>
            <w:r w:rsidRPr="005E2C47">
              <w:rPr>
                <w:noProof/>
                <w:lang w:val="da-DK"/>
              </w:rPr>
              <w:lastRenderedPageBreak/>
              <w:drawing>
                <wp:inline distT="0" distB="0" distL="0" distR="0" wp14:anchorId="38FFEA6D" wp14:editId="06FC7667">
                  <wp:extent cx="5609267" cy="6410325"/>
                  <wp:effectExtent l="0" t="0" r="0" b="0"/>
                  <wp:docPr id="1025362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1847" cy="6413274"/>
                          </a:xfrm>
                          <a:prstGeom prst="rect">
                            <a:avLst/>
                          </a:prstGeom>
                          <a:noFill/>
                          <a:ln>
                            <a:noFill/>
                          </a:ln>
                        </pic:spPr>
                      </pic:pic>
                    </a:graphicData>
                  </a:graphic>
                </wp:inline>
              </w:drawing>
            </w:r>
          </w:p>
          <w:p w14:paraId="3CA67C49" w14:textId="7A22C57B" w:rsidR="00925DAA" w:rsidRPr="00925DAA" w:rsidRDefault="00925DAA" w:rsidP="00925DAA">
            <w:pPr>
              <w:spacing w:line="360" w:lineRule="auto"/>
              <w:rPr>
                <w:lang w:val="da-DK"/>
              </w:rPr>
            </w:pP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5B6ABED" w:rsidR="005E12EA" w:rsidRPr="00587490" w:rsidRDefault="005E12EA" w:rsidP="00030F1C">
            <w:pPr>
              <w:spacing w:line="360" w:lineRule="auto"/>
              <w:rPr>
                <w:b/>
                <w:bCs/>
                <w:i/>
                <w:iCs/>
              </w:rPr>
            </w:pPr>
            <w:r w:rsidRPr="00587490">
              <w:rPr>
                <w:b/>
                <w:bCs/>
                <w:i/>
                <w:iCs/>
              </w:rPr>
              <w:t xml:space="preserve">Figure </w:t>
            </w:r>
            <w:r w:rsidR="00BE5883" w:rsidRPr="00587490">
              <w:rPr>
                <w:b/>
                <w:bCs/>
                <w:i/>
                <w:iCs/>
              </w:rPr>
              <w:t>4</w:t>
            </w:r>
            <w:r w:rsidRPr="00587490">
              <w:rPr>
                <w:b/>
                <w:bCs/>
                <w:i/>
                <w:iCs/>
              </w:rPr>
              <w:t>.</w:t>
            </w:r>
            <w:r w:rsidR="00BE5883" w:rsidRPr="00587490">
              <w:rPr>
                <w:b/>
                <w:bCs/>
                <w:i/>
                <w:iCs/>
              </w:rPr>
              <w:t xml:space="preserve"> </w:t>
            </w:r>
            <w:r w:rsidR="00D215DB" w:rsidRPr="00587490">
              <w:rPr>
                <w:i/>
                <w:iCs/>
              </w:rPr>
              <w:t xml:space="preserve">Marginal mean estimates </w:t>
            </w:r>
            <w:r w:rsidR="003B1029" w:rsidRPr="00587490">
              <w:rPr>
                <w:i/>
                <w:iCs/>
              </w:rPr>
              <w:t xml:space="preserve">averaged </w:t>
            </w:r>
            <w:r w:rsidR="00D215DB" w:rsidRPr="00587490">
              <w:rPr>
                <w:i/>
                <w:iCs/>
              </w:rPr>
              <w:t xml:space="preserve">over years and </w:t>
            </w:r>
            <w:r w:rsidR="00274A47" w:rsidRPr="00587490">
              <w:rPr>
                <w:i/>
                <w:iCs/>
              </w:rPr>
              <w:t>straw</w:t>
            </w:r>
            <w:r w:rsidR="00D215DB" w:rsidRPr="00587490">
              <w:rPr>
                <w:i/>
                <w:iCs/>
              </w:rPr>
              <w:t xml:space="preserve"> management</w:t>
            </w:r>
            <w:r w:rsidR="00D215DB" w:rsidRPr="00587490">
              <w:rPr>
                <w:b/>
                <w:bCs/>
                <w:i/>
                <w:iCs/>
              </w:rPr>
              <w:t xml:space="preserve"> </w:t>
            </w:r>
            <w:r w:rsidR="00121BA5" w:rsidRPr="00121BA5">
              <w:rPr>
                <w:i/>
                <w:iCs/>
              </w:rPr>
              <w:t>(bars)</w:t>
            </w:r>
            <w:r w:rsidR="00121BA5">
              <w:rPr>
                <w:b/>
                <w:bCs/>
                <w:i/>
                <w:iCs/>
              </w:rPr>
              <w:t xml:space="preserve"> </w:t>
            </w:r>
            <w:r w:rsidR="00D215DB" w:rsidRPr="00587490">
              <w:rPr>
                <w:i/>
                <w:iCs/>
              </w:rPr>
              <w:t>with</w:t>
            </w:r>
            <w:r w:rsidR="00925DAA" w:rsidRPr="00587490">
              <w:rPr>
                <w:b/>
                <w:bCs/>
                <w:i/>
                <w:iCs/>
              </w:rPr>
              <w:t xml:space="preserve"> </w:t>
            </w:r>
            <w:r w:rsidR="00925DAA" w:rsidRPr="00587490">
              <w:rPr>
                <w:i/>
                <w:iCs/>
              </w:rPr>
              <w:t>standard errors of the means</w:t>
            </w:r>
            <w:r w:rsidR="00121BA5">
              <w:rPr>
                <w:i/>
                <w:iCs/>
              </w:rPr>
              <w:t xml:space="preserve"> (vertical lines)</w:t>
            </w:r>
            <w:r w:rsidR="003B1029" w:rsidRPr="00587490">
              <w:rPr>
                <w:i/>
                <w:iCs/>
              </w:rPr>
              <w:t xml:space="preserve">. </w:t>
            </w:r>
            <w:r w:rsidR="00F960D0" w:rsidRPr="00587490">
              <w:rPr>
                <w:i/>
                <w:iCs/>
              </w:rPr>
              <w:t xml:space="preserve">There were no differences in total or perennial weed counts within the inversion tillage treatment, but in </w:t>
            </w:r>
            <w:r w:rsidR="00C70707" w:rsidRPr="00587490">
              <w:rPr>
                <w:i/>
                <w:iCs/>
              </w:rPr>
              <w:t xml:space="preserve">the </w:t>
            </w:r>
            <w:r w:rsidR="003B1029" w:rsidRPr="00587490">
              <w:rPr>
                <w:i/>
                <w:iCs/>
              </w:rPr>
              <w:t>no-till</w:t>
            </w:r>
            <w:r w:rsidR="00C70707" w:rsidRPr="00587490">
              <w:rPr>
                <w:i/>
                <w:iCs/>
              </w:rPr>
              <w:t xml:space="preserve"> and surface</w:t>
            </w:r>
            <w:r w:rsidR="00F960D0" w:rsidRPr="00587490">
              <w:rPr>
                <w:i/>
                <w:iCs/>
              </w:rPr>
              <w:t xml:space="preserve"> </w:t>
            </w:r>
            <w:r w:rsidR="00C70707" w:rsidRPr="00587490">
              <w:rPr>
                <w:i/>
                <w:iCs/>
              </w:rPr>
              <w:t xml:space="preserve">tillage systems </w:t>
            </w:r>
            <w:r w:rsidR="00F960D0" w:rsidRPr="00587490">
              <w:rPr>
                <w:i/>
                <w:iCs/>
              </w:rPr>
              <w:t>the early-</w:t>
            </w:r>
            <w:r w:rsidR="00AF71AE">
              <w:rPr>
                <w:i/>
                <w:iCs/>
              </w:rPr>
              <w:t>sown</w:t>
            </w:r>
            <w:r w:rsidR="00F960D0" w:rsidRPr="00587490">
              <w:rPr>
                <w:i/>
                <w:iCs/>
              </w:rPr>
              <w:t xml:space="preserve"> mix </w:t>
            </w:r>
            <w:r w:rsidR="00D215DB" w:rsidRPr="00587490">
              <w:rPr>
                <w:i/>
                <w:iCs/>
              </w:rPr>
              <w:t xml:space="preserve">(MixE) </w:t>
            </w:r>
            <w:r w:rsidR="00C70707" w:rsidRPr="00587490">
              <w:rPr>
                <w:i/>
                <w:iCs/>
              </w:rPr>
              <w:t>had significantly higher perennial weed counts</w:t>
            </w:r>
            <w:r w:rsidR="00F960D0" w:rsidRPr="00587490">
              <w:rPr>
                <w:i/>
                <w:iCs/>
              </w:rPr>
              <w:t>,</w:t>
            </w:r>
            <w:r w:rsidR="00C70707" w:rsidRPr="00587490">
              <w:rPr>
                <w:i/>
                <w:iCs/>
              </w:rPr>
              <w:t xml:space="preserve"> reflecting its different herbicide program</w:t>
            </w:r>
            <w:r w:rsidR="00F960D0" w:rsidRPr="00587490">
              <w:rPr>
                <w:i/>
                <w:iCs/>
              </w:rPr>
              <w:t xml:space="preserve"> compared to other cover crop systems</w:t>
            </w:r>
            <w:r w:rsidR="00C70707" w:rsidRPr="00587490">
              <w:rPr>
                <w:i/>
                <w:iCs/>
              </w:rPr>
              <w:t xml:space="preserve"> (Table 2)</w:t>
            </w:r>
            <w:r w:rsidR="00623603" w:rsidRPr="00587490">
              <w:rPr>
                <w:i/>
                <w:iCs/>
              </w:rPr>
              <w:t>.</w:t>
            </w:r>
          </w:p>
        </w:tc>
      </w:tr>
    </w:tbl>
    <w:p w14:paraId="0FE38C89" w14:textId="77777777" w:rsidR="0054576C" w:rsidRDefault="0054576C" w:rsidP="0054576C">
      <w:pPr>
        <w:spacing w:line="360" w:lineRule="auto"/>
      </w:pPr>
    </w:p>
    <w:p w14:paraId="32498B44" w14:textId="77777777" w:rsidR="002C2EF4" w:rsidRDefault="002C2EF4" w:rsidP="0054576C">
      <w:pPr>
        <w:spacing w:line="360" w:lineRule="auto"/>
      </w:pPr>
    </w:p>
    <w:p w14:paraId="12FFB7EF" w14:textId="525EB380" w:rsidR="0000618C" w:rsidRDefault="0000618C" w:rsidP="0054576C">
      <w:pPr>
        <w:spacing w:line="360" w:lineRule="auto"/>
      </w:pPr>
      <w:r>
        <w:t xml:space="preserve">Despite having less total weeds, both </w:t>
      </w:r>
      <w:r w:rsidR="005515FA">
        <w:t>NT</w:t>
      </w:r>
      <w:r>
        <w:t xml:space="preserve"> and </w:t>
      </w:r>
      <w:r w:rsidR="003C4420">
        <w:t>surface tillage</w:t>
      </w:r>
      <w:r>
        <w:t xml:space="preserve"> had significantly increased numbers of perennial weeds compared to inversion tillage</w:t>
      </w:r>
      <w:r w:rsidR="00DC5916">
        <w:t xml:space="preserve"> (SM2)</w:t>
      </w:r>
      <w:r>
        <w:t xml:space="preserve">. The perennial weeds were mainly CIRAR (82%, versus 18% EQUAR). </w:t>
      </w:r>
      <w:r w:rsidR="00145174">
        <w:t>While the NoCC treatment averaged less than 1 perennial weed</w:t>
      </w:r>
      <w:r w:rsidR="003E3EB8">
        <w:t xml:space="preserve"> per m</w:t>
      </w:r>
      <w:r w:rsidR="003E3EB8" w:rsidRPr="003E3EB8">
        <w:rPr>
          <w:vertAlign w:val="superscript"/>
        </w:rPr>
        <w:t>-2</w:t>
      </w:r>
      <w:r w:rsidR="00145174">
        <w:t xml:space="preserve">, </w:t>
      </w:r>
      <w:r>
        <w:t xml:space="preserve">MixE </w:t>
      </w:r>
      <w:r w:rsidR="00145174">
        <w:t xml:space="preserve">averaged </w:t>
      </w:r>
      <w:r w:rsidR="003E3EB8">
        <w:t xml:space="preserve">significantly more </w:t>
      </w:r>
      <w:r w:rsidR="00121BA5">
        <w:t xml:space="preserve">perennial weeds </w:t>
      </w:r>
      <w:r w:rsidR="003E3EB8">
        <w:t>in the NT (</w:t>
      </w:r>
      <w:r w:rsidR="00145174">
        <w:t>10</w:t>
      </w:r>
      <w:r w:rsidR="003E3EB8">
        <w:t xml:space="preserve">, </w:t>
      </w:r>
      <w:r w:rsidR="00145174">
        <w:t>CI:7-16) and</w:t>
      </w:r>
      <w:r w:rsidR="003E3EB8">
        <w:t xml:space="preserve"> surface tillage (</w:t>
      </w:r>
      <w:r w:rsidR="00145174">
        <w:t>5</w:t>
      </w:r>
      <w:r w:rsidR="003E3EB8">
        <w:t xml:space="preserve">, </w:t>
      </w:r>
      <w:r w:rsidR="00145174">
        <w:t>CI:3-7)</w:t>
      </w:r>
      <w:r w:rsidR="00121BA5">
        <w:t xml:space="preserve"> compared to other cover crop treatments</w:t>
      </w:r>
      <w:r w:rsidR="003E3EB8">
        <w:t xml:space="preserve">, but did not differ in the inversion tillage. None of the other cover crop treatment’s perennial weed count differed </w:t>
      </w:r>
      <w:r w:rsidR="00121BA5">
        <w:t xml:space="preserve">from </w:t>
      </w:r>
      <w:r w:rsidR="003E3EB8">
        <w:t xml:space="preserve">each other. </w:t>
      </w:r>
      <w:r w:rsidR="00121BA5">
        <w:t>Contrary to the total number of weeds, r</w:t>
      </w:r>
      <w:r w:rsidR="00542A67">
        <w:t>e</w:t>
      </w:r>
      <w:r w:rsidR="00121BA5">
        <w:t xml:space="preserve">taining straw </w:t>
      </w:r>
      <w:r w:rsidR="00542A67">
        <w:t xml:space="preserve">resulted in a small but significant </w:t>
      </w:r>
      <w:r w:rsidR="00121BA5">
        <w:t>de</w:t>
      </w:r>
      <w:r w:rsidR="00542A67">
        <w:t xml:space="preserve">crease in perennial weeds in 2019, but not in 2020 (SM2).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w:t>
      </w:r>
      <w:r w:rsidR="0048309A">
        <w:t>SM2</w:t>
      </w:r>
      <w:r w:rsidR="00C20C1A">
        <w:t>)</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6DC0227"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w:t>
      </w:r>
      <w:r w:rsidR="00587490">
        <w:t>, due to elimination of a pre-</w:t>
      </w:r>
      <w:r w:rsidR="00892AB3">
        <w:t>sowing</w:t>
      </w:r>
      <w:r w:rsidR="00587490">
        <w:t xml:space="preserve"> herbicide application</w:t>
      </w:r>
      <w:r w:rsidR="00C70707">
        <w:t xml:space="preserve">. </w:t>
      </w:r>
      <w:r w:rsidR="00765D21">
        <w:t>In all systems</w:t>
      </w:r>
      <w:r>
        <w:t xml:space="preserve"> and years</w:t>
      </w:r>
      <w:r w:rsidR="00765D21">
        <w:t>, pesticide loads were lowest in the MixE treatments</w:t>
      </w:r>
      <w:r w:rsidR="00C70707">
        <w:t xml:space="preserve"> compared to the other cover crop treatments</w:t>
      </w:r>
      <w:r w:rsidR="00587490">
        <w:t xml:space="preserve"> due to the different herbicide package </w:t>
      </w:r>
      <w:r w:rsidR="00121BA5">
        <w:t>required</w:t>
      </w:r>
      <w:r w:rsidR="00587490">
        <w:t xml:space="preserve"> for post-emergence weed control</w:t>
      </w:r>
      <w:r w:rsidR="00C70707">
        <w:t xml:space="preserve"> </w:t>
      </w:r>
      <w:r w:rsidR="00121BA5">
        <w:t xml:space="preserve">when the grass/clover cover crop was present </w:t>
      </w:r>
      <w:r w:rsidR="00C70707">
        <w:t>(</w:t>
      </w:r>
      <w:r w:rsidR="005E2C47">
        <w:t>SM1</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158D53FC" w:rsidR="007348E9" w:rsidRDefault="00A80E50" w:rsidP="002F64DC">
      <w:pPr>
        <w:spacing w:line="360" w:lineRule="auto"/>
      </w:pPr>
      <w:r>
        <w:t xml:space="preserve">The system with the highest overall </w:t>
      </w:r>
      <w:r w:rsidR="0027695B">
        <w:t>utility</w:t>
      </w:r>
      <w:r>
        <w:t xml:space="preserve"> (assuming equal weighting for all metrics) was the radish</w:t>
      </w:r>
      <w:r w:rsidR="0027695B">
        <w:t xml:space="preserve"> cover crop </w:t>
      </w:r>
      <w:r w:rsidR="00AF71AE">
        <w:t>sown</w:t>
      </w:r>
      <w:r w:rsidR="0027695B">
        <w:t xml:space="preserve"> mid-season</w:t>
      </w:r>
      <w:r>
        <w:t xml:space="preserve"> (RadM) implemented in a </w:t>
      </w:r>
      <w:r w:rsidR="005515FA">
        <w:t>NT</w:t>
      </w:r>
      <w:r>
        <w:t xml:space="preserve"> system with re</w:t>
      </w:r>
      <w:r w:rsidR="00587490">
        <w:t>sidue retention</w:t>
      </w:r>
      <w:r>
        <w:t xml:space="preserve"> (</w:t>
      </w:r>
      <w:r w:rsidRPr="00A80E50">
        <w:rPr>
          <w:b/>
          <w:bCs/>
        </w:rPr>
        <w:t>Figure 5</w:t>
      </w:r>
      <w:r>
        <w:t>), while the system with the lowest overall value was the mid-season</w:t>
      </w:r>
      <w:r w:rsidR="0027695B">
        <w:t xml:space="preserve"> </w:t>
      </w:r>
      <w:r w:rsidR="00AF71AE">
        <w:t>sown</w:t>
      </w:r>
      <w:r>
        <w:t xml:space="preserve"> mixture (MixM) implemented in a </w:t>
      </w:r>
      <w:r w:rsidR="005515FA">
        <w:t>NT</w:t>
      </w:r>
      <w:r>
        <w:t xml:space="preserve"> system with </w:t>
      </w:r>
      <w:r w:rsidR="00587490">
        <w:t>residue removal</w:t>
      </w:r>
      <w:r>
        <w:t xml:space="preserve">. </w:t>
      </w:r>
      <w:r w:rsidR="003C4420">
        <w:t>Averaged a</w:t>
      </w:r>
      <w:r>
        <w:t xml:space="preserve">cross tillage and </w:t>
      </w:r>
      <w:r w:rsidR="00274A47">
        <w:t>straw</w:t>
      </w:r>
      <w:r>
        <w:t xml:space="preserve"> management systems, the RadM was the best performing cover crop treatment, and the MixM the worst.</w:t>
      </w:r>
      <w:r w:rsidR="00F61077">
        <w:t xml:space="preserve"> The early-</w:t>
      </w:r>
      <w:r w:rsidR="00AF71AE">
        <w:t>sown</w:t>
      </w:r>
      <w:r w:rsidR="00F61077">
        <w:t xml:space="preserve"> mixture (MixE) performed well in the inversion tillage system, but poorly in the other tillage systems. The</w:t>
      </w:r>
      <w:r w:rsidR="00430903">
        <w:t>re was almost no</w:t>
      </w:r>
      <w:r w:rsidR="00F61077">
        <w:t xml:space="preserve"> impact of </w:t>
      </w:r>
      <w:r w:rsidR="00430903">
        <w:t>residue</w:t>
      </w:r>
      <w:r w:rsidR="00F61077">
        <w:t xml:space="preserve"> management on the total value </w:t>
      </w:r>
      <w:r w:rsidR="00430903">
        <w:t>i</w:t>
      </w:r>
      <w:r w:rsidR="00F61077">
        <w:t xml:space="preserve">n the inversion tillage system, but </w:t>
      </w:r>
      <w:r w:rsidR="00430903">
        <w:t>residue</w:t>
      </w:r>
      <w:r w:rsidR="00F61077">
        <w:t xml:space="preserve"> retention </w:t>
      </w:r>
      <w:r w:rsidR="00430903">
        <w:t xml:space="preserve">increased total value </w:t>
      </w:r>
      <w:r w:rsidR="00F61077">
        <w:t xml:space="preserve">in </w:t>
      </w:r>
      <w:r w:rsidR="00430903">
        <w:t xml:space="preserve">both </w:t>
      </w:r>
      <w:r w:rsidR="00F61077">
        <w:t xml:space="preserve">the </w:t>
      </w:r>
      <w:r w:rsidR="003C4420">
        <w:t>surface</w:t>
      </w:r>
      <w:r w:rsidR="00F508EF">
        <w:t xml:space="preserve"> and </w:t>
      </w:r>
      <w:r w:rsidR="005515FA">
        <w:t>NT</w:t>
      </w:r>
      <w:r w:rsidR="00F508EF">
        <w:t xml:space="preserve"> systems</w:t>
      </w:r>
      <w:r w:rsidR="00121BA5">
        <w:t>, largely due to the suppression of perennial weeds</w:t>
      </w:r>
      <w:r w:rsidR="00F508E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348E9" w14:paraId="2F7ABF75" w14:textId="77777777" w:rsidTr="00257091">
        <w:tc>
          <w:tcPr>
            <w:tcW w:w="9016" w:type="dxa"/>
          </w:tcPr>
          <w:p w14:paraId="7D227F4E" w14:textId="53F9635B" w:rsidR="007348E9" w:rsidRPr="007348E9" w:rsidRDefault="006A1FE5" w:rsidP="0054576C">
            <w:pPr>
              <w:spacing w:line="360" w:lineRule="auto"/>
              <w:rPr>
                <w:lang w:val="da-DK"/>
              </w:rPr>
            </w:pPr>
            <w:r w:rsidRPr="006A1FE5">
              <w:rPr>
                <w:noProof/>
                <w:lang w:val="da-DK"/>
              </w:rPr>
              <w:lastRenderedPageBreak/>
              <w:drawing>
                <wp:inline distT="0" distB="0" distL="0" distR="0" wp14:anchorId="75B43EB7" wp14:editId="724104C8">
                  <wp:extent cx="5516880" cy="5516880"/>
                  <wp:effectExtent l="0" t="0" r="7620" b="7620"/>
                  <wp:docPr id="1405516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6880" cy="5516880"/>
                          </a:xfrm>
                          <a:prstGeom prst="rect">
                            <a:avLst/>
                          </a:prstGeom>
                          <a:noFill/>
                          <a:ln>
                            <a:noFill/>
                          </a:ln>
                        </pic:spPr>
                      </pic:pic>
                    </a:graphicData>
                  </a:graphic>
                </wp:inline>
              </w:drawing>
            </w:r>
          </w:p>
        </w:tc>
      </w:tr>
      <w:tr w:rsidR="007348E9" w14:paraId="5FB38B66" w14:textId="77777777" w:rsidTr="00257091">
        <w:tc>
          <w:tcPr>
            <w:tcW w:w="9016" w:type="dxa"/>
          </w:tcPr>
          <w:p w14:paraId="130FC98B" w14:textId="07B31DD2" w:rsidR="007348E9" w:rsidRPr="00430903" w:rsidRDefault="007348E9" w:rsidP="0054576C">
            <w:pPr>
              <w:spacing w:line="360" w:lineRule="auto"/>
              <w:rPr>
                <w:b/>
                <w:bCs/>
                <w:i/>
                <w:iCs/>
              </w:rPr>
            </w:pPr>
            <w:r w:rsidRPr="00430903">
              <w:rPr>
                <w:b/>
                <w:bCs/>
                <w:i/>
                <w:iCs/>
              </w:rPr>
              <w:t xml:space="preserve">Figure 5. </w:t>
            </w:r>
            <w:r w:rsidRPr="00430903">
              <w:rPr>
                <w:i/>
                <w:iCs/>
              </w:rPr>
              <w:t>Summary of cropping systems’ performance in protecting soil (Soi</w:t>
            </w:r>
            <w:r w:rsidR="006A1FE5" w:rsidRPr="00430903">
              <w:rPr>
                <w:i/>
                <w:iCs/>
              </w:rPr>
              <w:t>l</w:t>
            </w:r>
            <w:r w:rsidRPr="00430903">
              <w:rPr>
                <w:i/>
                <w:iCs/>
              </w:rPr>
              <w:t>), mitigation of fall nitrate leaching via fall biomass production (Bio</w:t>
            </w:r>
            <w:r w:rsidR="006A1FE5" w:rsidRPr="00430903">
              <w:rPr>
                <w:i/>
                <w:iCs/>
              </w:rPr>
              <w:t>m</w:t>
            </w:r>
            <w:r w:rsidRPr="00430903">
              <w:rPr>
                <w:i/>
                <w:iCs/>
              </w:rPr>
              <w:t>), supporting eco</w:t>
            </w:r>
            <w:r w:rsidR="006A1FE5" w:rsidRPr="00430903">
              <w:rPr>
                <w:i/>
                <w:iCs/>
              </w:rPr>
              <w:t xml:space="preserve">logical </w:t>
            </w:r>
            <w:r w:rsidRPr="00430903">
              <w:rPr>
                <w:i/>
                <w:iCs/>
              </w:rPr>
              <w:t>systems (Eco</w:t>
            </w:r>
            <w:r w:rsidR="006A1FE5" w:rsidRPr="00430903">
              <w:rPr>
                <w:i/>
                <w:iCs/>
              </w:rPr>
              <w:t>l</w:t>
            </w:r>
            <w:r w:rsidRPr="00430903">
              <w:rPr>
                <w:i/>
                <w:iCs/>
              </w:rPr>
              <w:t>), grain production (Gra</w:t>
            </w:r>
            <w:r w:rsidR="006A1FE5" w:rsidRPr="00430903">
              <w:rPr>
                <w:i/>
                <w:iCs/>
              </w:rPr>
              <w:t>i</w:t>
            </w:r>
            <w:r w:rsidRPr="00430903">
              <w:rPr>
                <w:i/>
                <w:iCs/>
              </w:rPr>
              <w:t>), perennial weed suppression (</w:t>
            </w:r>
            <w:r w:rsidR="006A1FE5" w:rsidRPr="00430903">
              <w:rPr>
                <w:i/>
                <w:iCs/>
              </w:rPr>
              <w:t>Weed</w:t>
            </w:r>
            <w:r w:rsidRPr="00430903">
              <w:rPr>
                <w:i/>
                <w:iCs/>
              </w:rPr>
              <w:t>), and promoting human health and environmental safety (Saf</w:t>
            </w:r>
            <w:r w:rsidR="006A1FE5" w:rsidRPr="00430903">
              <w:rPr>
                <w:i/>
                <w:iCs/>
              </w:rPr>
              <w:t>e</w:t>
            </w:r>
            <w:r w:rsidRPr="00430903">
              <w:rPr>
                <w:i/>
                <w:iCs/>
              </w:rPr>
              <w:t>)</w:t>
            </w:r>
            <w:r w:rsidR="00D92540" w:rsidRPr="00430903">
              <w:rPr>
                <w:i/>
                <w:iCs/>
              </w:rPr>
              <w:t xml:space="preserve">; rows represent cover crop treatments, and columns represent tillage and </w:t>
            </w:r>
            <w:r w:rsidR="006A1FE5" w:rsidRPr="00430903">
              <w:rPr>
                <w:i/>
                <w:iCs/>
              </w:rPr>
              <w:t>residue managements</w:t>
            </w:r>
            <w:r w:rsidR="00D92540" w:rsidRPr="00430903">
              <w:rPr>
                <w:i/>
                <w:iCs/>
              </w:rPr>
              <w:t xml:space="preserve">. </w:t>
            </w:r>
          </w:p>
        </w:tc>
      </w:tr>
    </w:tbl>
    <w:p w14:paraId="6B583748" w14:textId="77777777" w:rsidR="007348E9" w:rsidRDefault="007348E9" w:rsidP="0054576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7AAD5EAE"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w:t>
      </w:r>
      <w:ins w:id="305" w:author="Virginia Anne Nichols" w:date="2026-10-21T10:54:00Z" w16du:dateUtc="2026-10-21T08:54:00Z">
        <w:r w:rsidR="0084520C">
          <w:t>3</w:t>
        </w:r>
      </w:ins>
      <w:del w:id="306" w:author="Virginia Anne Nichols" w:date="2026-10-21T10:54:00Z" w16du:dateUtc="2026-10-21T08:54:00Z">
        <w:r w:rsidRPr="00A75203" w:rsidDel="0084520C">
          <w:delText>28</w:delText>
        </w:r>
      </w:del>
      <w:r w:rsidRPr="00A75203">
        <w:t xml:space="preserve"> Mg ha</w:t>
      </w:r>
      <w:r w:rsidRPr="0068411D">
        <w:rPr>
          <w:vertAlign w:val="superscript"/>
        </w:rPr>
        <w:t>-1</w:t>
      </w:r>
      <w:r w:rsidRPr="00A75203">
        <w:t xml:space="preserve"> spring barley, 4.9</w:t>
      </w:r>
      <w:del w:id="307" w:author="Virginia Anne Nichols" w:date="2026-10-21T10:54:00Z" w16du:dateUtc="2026-10-21T08:54:00Z">
        <w:r w:rsidRPr="00A75203" w:rsidDel="0084520C">
          <w:delText>4</w:delText>
        </w:r>
      </w:del>
      <w:r w:rsidRPr="00A75203">
        <w:t xml:space="preserve"> </w:t>
      </w:r>
      <w:r w:rsidR="0068411D" w:rsidRPr="00A75203">
        <w:t>Mg ha</w:t>
      </w:r>
      <w:r w:rsidR="0068411D" w:rsidRPr="0068411D">
        <w:rPr>
          <w:vertAlign w:val="superscript"/>
        </w:rPr>
        <w:t>-1</w:t>
      </w:r>
      <w:r w:rsidR="0068411D">
        <w:rPr>
          <w:vertAlign w:val="superscript"/>
        </w:rPr>
        <w:t xml:space="preserve"> </w:t>
      </w:r>
      <w:r w:rsidRPr="00A75203">
        <w:t>oats, and 4.</w:t>
      </w:r>
      <w:ins w:id="308" w:author="Virginia Anne Nichols" w:date="2026-10-21T10:55:00Z" w16du:dateUtc="2026-10-21T08:55:00Z">
        <w:r w:rsidR="0084520C">
          <w:t>1</w:t>
        </w:r>
      </w:ins>
      <w:del w:id="309" w:author="Virginia Anne Nichols" w:date="2026-10-21T10:55:00Z" w16du:dateUtc="2026-10-21T08:55:00Z">
        <w:r w:rsidRPr="00A75203" w:rsidDel="0084520C">
          <w:delText>08</w:delText>
        </w:r>
      </w:del>
      <w:r w:rsidRPr="00A75203">
        <w:t xml:space="preserve"> Mg ha</w:t>
      </w:r>
      <w:r w:rsidR="0068411D" w:rsidRPr="0068411D">
        <w:rPr>
          <w:vertAlign w:val="superscript"/>
        </w:rPr>
        <w:t>-1</w:t>
      </w:r>
      <w:r w:rsidRPr="00A75203">
        <w:t xml:space="preserve">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 xml:space="preserve">reasonably </w:t>
      </w:r>
      <w:r w:rsidR="00737D7A">
        <w:lastRenderedPageBreak/>
        <w:t>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04FA5111" w:rsidR="00EF786B" w:rsidRPr="00561BED" w:rsidRDefault="002F64DC" w:rsidP="00EF786B">
      <w:pPr>
        <w:spacing w:line="360" w:lineRule="auto"/>
        <w:rPr>
          <w:lang w:val="en-US"/>
        </w:rPr>
      </w:pPr>
      <w:r>
        <w:t xml:space="preserve">Consistent with our hypothesis, no single system performed the best in all categories (Figure 5). </w:t>
      </w:r>
      <w:r w:rsidR="00430903">
        <w:t>The</w:t>
      </w:r>
      <w:r>
        <w:t xml:space="preserve"> mid-season </w:t>
      </w:r>
      <w:r w:rsidR="00AF71AE">
        <w:t>sown</w:t>
      </w:r>
      <w:r>
        <w:t xml:space="preserve"> radish</w:t>
      </w:r>
      <w:r w:rsidR="006B61B6">
        <w:t xml:space="preserve"> </w:t>
      </w:r>
      <w:r w:rsidR="00430903">
        <w:t>(RadM) exhibited both the highest overall value (</w:t>
      </w:r>
      <w:r w:rsidR="006B61B6">
        <w:t xml:space="preserve">in a NT system with </w:t>
      </w:r>
      <w:r w:rsidR="00430903">
        <w:t>residue</w:t>
      </w:r>
      <w:r w:rsidR="006B61B6">
        <w:t xml:space="preserve"> retention</w:t>
      </w:r>
      <w:r w:rsidR="00430903">
        <w:t>) and highest average value across cropping systems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w:t>
      </w:r>
      <w:r w:rsidR="0068411D">
        <w:t xml:space="preserve">in our environment, </w:t>
      </w:r>
      <w:r w:rsidR="00892AB3">
        <w:t>sowing</w:t>
      </w:r>
      <w:r w:rsidR="00150FA9">
        <w:t xml:space="preserve"> </w:t>
      </w:r>
      <w:r w:rsidR="0068411D">
        <w:t xml:space="preserve">the </w:t>
      </w:r>
      <w:r w:rsidR="00150FA9">
        <w:t>radish</w:t>
      </w:r>
      <w:r w:rsidR="0068411D">
        <w:t xml:space="preserve"> cover crop</w:t>
      </w:r>
      <w:r w:rsidR="00150FA9">
        <w:t xml:space="preserve"> before </w:t>
      </w:r>
      <w:r w:rsidR="0068411D">
        <w:t xml:space="preserve">cash </w:t>
      </w:r>
      <w:r w:rsidR="00150FA9">
        <w:t>crop harvest</w:t>
      </w:r>
      <w:r w:rsidR="00430903">
        <w:t xml:space="preserve"> (RadM)</w:t>
      </w:r>
      <w:r w:rsidR="00150FA9">
        <w:t xml:space="preserve"> was necessary to achieve beneficial outcomes, as </w:t>
      </w:r>
      <w:r>
        <w:t xml:space="preserve">radish cover crops </w:t>
      </w:r>
      <w:r w:rsidR="00AF71AE">
        <w:t>sown</w:t>
      </w:r>
      <w:r>
        <w:t xml:space="preserve"> after crop harvest (</w:t>
      </w:r>
      <w:r w:rsidR="00430903">
        <w:t>RadL)</w:t>
      </w:r>
      <w:r>
        <w:t xml:space="preserv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w:t>
      </w:r>
      <w:r w:rsidR="0068411D">
        <w:t xml:space="preserve"> likely</w:t>
      </w:r>
      <w:r w:rsidR="006B61B6">
        <w:t xml:space="preserve"> important to establish </w:t>
      </w:r>
      <w:r w:rsidR="00430903">
        <w:t xml:space="preserve">even </w:t>
      </w:r>
      <w:r w:rsidR="006B61B6">
        <w:t>fast-growing cover crop species early in the season</w:t>
      </w:r>
      <w:r w:rsidR="00EF786B">
        <w:t xml:space="preserve">. Early </w:t>
      </w:r>
      <w:r w:rsidR="00AF71AE">
        <w:t>sown</w:t>
      </w:r>
      <w:r w:rsidR="00EF786B">
        <w:t xml:space="preserve">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w:t>
      </w:r>
      <w:r w:rsidR="00AF71AE">
        <w:t>sown</w:t>
      </w:r>
      <w:r w:rsidR="006B61B6">
        <w:t xml:space="preserve"> early</w:t>
      </w:r>
      <w:r w:rsidR="00150FA9">
        <w:t xml:space="preserve">, and </w:t>
      </w:r>
      <w:r w:rsidR="006B61B6">
        <w:t xml:space="preserve">in inversion tillage treatments. </w:t>
      </w:r>
      <w:r w:rsidR="0068411D">
        <w:t>T</w:t>
      </w:r>
      <w:r w:rsidR="00561BED">
        <w:t xml:space="preserve">he early </w:t>
      </w:r>
      <w:r w:rsidR="00892AB3">
        <w:t>sowing</w:t>
      </w:r>
      <w:r w:rsidR="00561BED">
        <w:t xml:space="preserve"> restricted herbicide use, and w</w:t>
      </w:r>
      <w:r w:rsidR="006B61B6">
        <w:t>hen tillage was reduced</w:t>
      </w:r>
      <w:r w:rsidR="00561BED">
        <w:t xml:space="preserve"> this led to an increase in</w:t>
      </w:r>
      <w:r w:rsidR="006B61B6">
        <w:t xml:space="preserve"> perennial weeds</w:t>
      </w:r>
      <w:r w:rsidR="00561BED">
        <w:t>, which in turn led to lower crop yields</w:t>
      </w:r>
      <w:r w:rsidR="00430903">
        <w:t>. R</w:t>
      </w:r>
      <w:r w:rsidR="0068411D">
        <w:t xml:space="preserve">etaining residue helped reduce perennial weeds </w:t>
      </w:r>
      <w:r w:rsidR="008F07A4">
        <w:t xml:space="preserve">in these low herbicide and reduced tillage systems.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2C59E9">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Science","issue":"2","page":"733–748","publisher":"Wiley Online Library","title":"Cover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2C59E9" w:rsidRPr="006A6848">
        <w:rPr>
          <w:lang w:val="da-DK"/>
          <w:rPrChange w:id="310" w:author="Virginia Anne Nichols" w:date="2026-10-21T06:17:00Z" w16du:dateUtc="2026-10-21T04:17:00Z">
            <w:rPr/>
          </w:rPrChange>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8F07A4">
        <w:t>, but that residue retention</w:t>
      </w:r>
      <w:r w:rsidR="00F73EE2">
        <w:t xml:space="preserve"> in annual crop rotations</w:t>
      </w:r>
      <w:r w:rsidR="008F07A4">
        <w:t xml:space="preserve"> may help alleviate perennial weed pressure</w:t>
      </w:r>
      <w:r w:rsidR="00C40789">
        <w:t xml:space="preserve"> in low input systems</w:t>
      </w:r>
      <w:r w:rsidR="00E20673">
        <w:t xml:space="preserve">. </w:t>
      </w:r>
    </w:p>
    <w:p w14:paraId="4F8E918B" w14:textId="43B7FC65" w:rsidR="00121BA5" w:rsidRDefault="00EF786B" w:rsidP="00E20673">
      <w:pPr>
        <w:spacing w:line="360" w:lineRule="auto"/>
        <w:rPr>
          <w:lang w:val="en-US"/>
        </w:rPr>
      </w:pPr>
      <w:r>
        <w:t xml:space="preserve">Of the management practices investigated, </w:t>
      </w:r>
      <w:r w:rsidR="00E20673">
        <w:t>residue</w:t>
      </w:r>
      <w:r>
        <w:t xml:space="preserve"> management (retention or removal) had the weakest impacts on the outcomes evaluated in this study. Particularly for small grains, </w:t>
      </w:r>
      <w:r w:rsidR="00274A47">
        <w:t>straw</w:t>
      </w:r>
      <w:r>
        <w:t xml:space="preserv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 xml:space="preserve">(Lacroix </w:t>
      </w:r>
      <w:r w:rsidRPr="005B5D33">
        <w:lastRenderedPageBreak/>
        <w:t>et al., 2024; Shi et al., 2026)</w:t>
      </w:r>
      <w:r>
        <w:fldChar w:fldCharType="end"/>
      </w:r>
      <w:r>
        <w:t xml:space="preserve"> and yields </w:t>
      </w:r>
      <w:r>
        <w:fldChar w:fldCharType="begin"/>
      </w:r>
      <w:r w:rsidR="002C59E9">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ONE","language":"en","page":"e0231740","publisher":"Public Library of Science","source":"PLoS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Limited","page":"365-368","publisher":"Nature Publishing Group","source":"www.nature.com","title":"Productivity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w:t>
      </w:r>
      <w:r w:rsidR="00E20673">
        <w:t>In our systems, these</w:t>
      </w:r>
      <w:r>
        <w:t xml:space="preserve"> weak effects could be due to the incomplete removal of straw using a two-pass system wherein the straw is removed after grain has been harvested, resulting in around 60% of the straw being removed.</w:t>
      </w:r>
      <w:r w:rsidR="00E20673" w:rsidRPr="00E20673">
        <w:t xml:space="preserve"> </w:t>
      </w:r>
      <w:r w:rsidR="00E20673">
        <w:t xml:space="preserve">However, </w:t>
      </w:r>
      <w:r w:rsidR="007F7E2A">
        <w:t>in the long-term</w:t>
      </w:r>
      <w:r w:rsidR="00C40789">
        <w:t>,</w:t>
      </w:r>
      <w:r w:rsidR="007F7E2A">
        <w:t xml:space="preserve"> </w:t>
      </w:r>
      <w:r w:rsidR="00E20673">
        <w:t xml:space="preserve">residue management impacts soil </w:t>
      </w:r>
      <w:r w:rsidR="007F7E2A">
        <w:t xml:space="preserve">function and </w:t>
      </w:r>
      <w:r w:rsidR="00E20673">
        <w:t xml:space="preserve">biological activity </w:t>
      </w:r>
      <w:r w:rsidR="00E20673">
        <w:fldChar w:fldCharType="begin"/>
      </w:r>
      <w:r w:rsidR="007F7E2A">
        <w:instrText xml:space="preserve"> ADDIN ZOTERO_ITEM CSL_CITATION {"citationID":"rk4hFkZR","properties":{"formattedCitation":"(G\\uc0\\u243{}mez-Mu\\uc0\\u241{}oz et al., 2021; Hansen et al., 2015; Thomopoulos et al., 2025)","plainCitation":"(Gómez-Muñoz et al., 2021; Hansen et al., 2015; Thomopoulos et al., 2025)","noteIndex":0},"citationItems":[{"id":2249,"uris":["http://zotero.org/users/3599437/items/XA52MIYG"],"itemData":{"id":2249,"type":"article-journal","abstract":"The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E."},{"family":"Melander","given":"B."}],"issued":{"date-parts":[["2015"]]}}},{"id":2154,"uris":["http://zotero.org/users/3599437/items/D6HAZS9B"],"itemData":{"id":2154,"type":"article-journal","abstract":"Conservation practices such as direct sowing and residue incorporation are crucial for enhancing soil health. This study investigated the long-term effects of different tillage practices and crop residue management on soil biological and physical health indices to elucidate their interconnections. The impact of tillage intensity (direct sowing, harrowing, moldboard ploughing) was assessed in combination with residue management (retention or removal) across two soil depths (0–10 and 10–20 cm) and two experimental sites. Measurements included three soil biological indicators—two fatty-acid biomarkers of arbuscular mycorrhizal fungi (AMF) and easily extractable glomalin-related soil protein (EE) − as well as two soil physical indices (water-stable aggregates (WSA), and clay dispersibility), five soil pore characteristics (air permeability, gas diffusivity, tortuosity, total porosity, air-filled porosity, and volumetric water content) and soil organic carbon (SOC). Conservation agriculture practices increased the presence of AMF, while the importance of considering soil depth in AMF biomass measurements was underscored. Harrowing and direct sowing treatments result</w:instrText>
      </w:r>
      <w:r w:rsidR="007F7E2A" w:rsidRPr="00C40789">
        <w:rPr>
          <w:lang w:val="en-US"/>
        </w:rPr>
        <w:instrText>ed in a vertical stratification of SOC. Residue retention increase</w:instrText>
      </w:r>
      <w:r w:rsidR="007F7E2A" w:rsidRPr="007F7E2A">
        <w:rPr>
          <w:lang w:val="en-US"/>
        </w:rPr>
        <w:instrText xml:space="preserve">d SOC levels by 5 % and 15 % at the two sites and only significantly at the latter. Minimal soil disturbance enhanced wet aggregate stability by 14 % on average but negatively affected pore characteristics. AMF played a critical role in soil aggregate stability, evidenced by a strong correlation (r = 0.68 and r = 0.86 in the two sites) between hyphal networks and WSA. The study also demonstrated that direct sowing strengthened the relationship between EE and AMF (r = 0.52 and r = 0.64 for the two sites). In minimally disturbed soils, AMF contributed to a complex pore structure, with this effect being more closely related to EE than to the hyphal network. These findings underscore the significant role of AMF in maintaining soil health under various tillage practices and residue management strategies.","container-title":"Geoderma","DOI":"10.1016/j.geoderma.2025.117204","ISSN":"0016-7061","journalAbbreviation":"Geoderma","page":"117204","source":"ScienceDirect","title":"Tillage and residue management modulate the links between soil physical signatures and arbuscular mycorrhizal fungal biomarkers","volume":"454","author":[{"family":"Thomopoulos","given":"Stamatios"},{"family":"Munkholm","given":"Lars Juhl"},{"family":"Elsgaard","given":"Lars"},{"family":"Ravnskov","given":"Sabine"}],"issued":{"date-parts":[["2025",2,1]]}}}],"schema":"https://github.com/citation-style-language/schema/raw/master/csl-citation.json"} </w:instrText>
      </w:r>
      <w:r w:rsidR="00E20673">
        <w:fldChar w:fldCharType="separate"/>
      </w:r>
      <w:r w:rsidR="007F7E2A" w:rsidRPr="007F7E2A">
        <w:rPr>
          <w:lang w:val="en-US"/>
        </w:rPr>
        <w:t>(Gómez-Muñoz et al., 2021; Hansen et al., 2015; Thomopoulos et al., 2025)</w:t>
      </w:r>
      <w:r w:rsidR="00E20673">
        <w:fldChar w:fldCharType="end"/>
      </w:r>
      <w:r w:rsidR="007F7E2A">
        <w:t xml:space="preserve">, while also </w:t>
      </w:r>
      <w:r w:rsidR="00E20673">
        <w:rPr>
          <w:lang w:val="en-US"/>
        </w:rPr>
        <w:t>represent</w:t>
      </w:r>
      <w:r w:rsidR="007F7E2A">
        <w:rPr>
          <w:lang w:val="en-US"/>
        </w:rPr>
        <w:t>ing</w:t>
      </w:r>
      <w:r w:rsidR="00E20673">
        <w:rPr>
          <w:lang w:val="en-US"/>
        </w:rPr>
        <w:t xml:space="preserve"> an income stream for producers</w:t>
      </w:r>
      <w:r w:rsidR="00121BA5">
        <w:rPr>
          <w:lang w:val="en-US"/>
        </w:rPr>
        <w:t>, which would need to be accounted for in long-term perspective</w:t>
      </w:r>
      <w:r w:rsidR="007F7E2A">
        <w:rPr>
          <w:lang w:val="en-US"/>
        </w:rPr>
        <w:t xml:space="preserve">. </w:t>
      </w:r>
    </w:p>
    <w:p w14:paraId="024B6988" w14:textId="3867DF3E" w:rsidR="00121BA5" w:rsidRDefault="00121BA5" w:rsidP="00121BA5">
      <w:pPr>
        <w:spacing w:line="360" w:lineRule="auto"/>
        <w:rPr>
          <w:b/>
          <w:bCs/>
        </w:rPr>
      </w:pPr>
      <w:r>
        <w:rPr>
          <w:lang w:val="en-US"/>
        </w:rPr>
        <w:t>B</w:t>
      </w:r>
      <w:r>
        <w:t>y using the utility values to rank the different cover crop systems within a tillage/residue combination, this complex information can be distilled into a digestible way (</w:t>
      </w:r>
      <w:r w:rsidRPr="00257091">
        <w:rPr>
          <w:b/>
          <w:bCs/>
        </w:rPr>
        <w:t>Figure 6</w:t>
      </w:r>
      <w:r>
        <w:t xml:space="preserve">). </w:t>
      </w:r>
    </w:p>
    <w:p w14:paraId="221C3AB5" w14:textId="77777777" w:rsidR="00121BA5" w:rsidRDefault="00121BA5" w:rsidP="00121BA5">
      <w:pPr>
        <w:spacing w:line="36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21BA5" w14:paraId="02F2D78C" w14:textId="77777777" w:rsidTr="00C82317">
        <w:tc>
          <w:tcPr>
            <w:tcW w:w="9026" w:type="dxa"/>
          </w:tcPr>
          <w:p w14:paraId="3005035B" w14:textId="77777777" w:rsidR="00121BA5" w:rsidRPr="00257091" w:rsidRDefault="00121BA5" w:rsidP="00C82317">
            <w:pPr>
              <w:spacing w:line="360" w:lineRule="auto"/>
              <w:rPr>
                <w:lang w:val="da-DK"/>
              </w:rPr>
            </w:pPr>
            <w:r>
              <w:rPr>
                <w:noProof/>
              </w:rPr>
              <w:drawing>
                <wp:inline distT="0" distB="0" distL="0" distR="0" wp14:anchorId="0EDECDD4" wp14:editId="148AE6EE">
                  <wp:extent cx="5731510" cy="3056890"/>
                  <wp:effectExtent l="0" t="0" r="2540" b="0"/>
                  <wp:docPr id="157552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B5E7D1E" w14:textId="77777777" w:rsidR="00121BA5" w:rsidRDefault="00121BA5" w:rsidP="00C82317">
            <w:pPr>
              <w:spacing w:line="360" w:lineRule="auto"/>
            </w:pPr>
          </w:p>
        </w:tc>
      </w:tr>
      <w:tr w:rsidR="00121BA5" w14:paraId="76849173" w14:textId="77777777" w:rsidTr="00C82317">
        <w:tc>
          <w:tcPr>
            <w:tcW w:w="9026" w:type="dxa"/>
          </w:tcPr>
          <w:p w14:paraId="3943BBB3" w14:textId="77777777" w:rsidR="00121BA5" w:rsidRPr="00257091" w:rsidRDefault="00121BA5" w:rsidP="00C82317">
            <w:pPr>
              <w:spacing w:line="360" w:lineRule="auto"/>
              <w:rPr>
                <w:i/>
                <w:iCs/>
              </w:rPr>
            </w:pPr>
            <w:r w:rsidRPr="00257091">
              <w:rPr>
                <w:b/>
                <w:bCs/>
                <w:i/>
                <w:iCs/>
              </w:rPr>
              <w:t xml:space="preserve">Figure 6. </w:t>
            </w:r>
            <w:r w:rsidRPr="00257091">
              <w:rPr>
                <w:i/>
                <w:iCs/>
              </w:rPr>
              <w:t>Ranking</w:t>
            </w:r>
            <w:r>
              <w:rPr>
                <w:i/>
                <w:iCs/>
              </w:rPr>
              <w:t>s</w:t>
            </w:r>
            <w:r w:rsidRPr="00257091">
              <w:rPr>
                <w:i/>
                <w:iCs/>
              </w:rPr>
              <w:t xml:space="preserve"> of </w:t>
            </w:r>
            <w:r>
              <w:rPr>
                <w:i/>
                <w:iCs/>
              </w:rPr>
              <w:t xml:space="preserve">the five </w:t>
            </w:r>
            <w:r w:rsidRPr="00257091">
              <w:rPr>
                <w:i/>
                <w:iCs/>
              </w:rPr>
              <w:t>cover crop system</w:t>
            </w:r>
            <w:r>
              <w:rPr>
                <w:i/>
                <w:iCs/>
              </w:rPr>
              <w:t>s (1 = highest utility, 5 = lowest)</w:t>
            </w:r>
            <w:r w:rsidRPr="00257091">
              <w:rPr>
                <w:i/>
                <w:iCs/>
              </w:rPr>
              <w:t xml:space="preserve"> within a tillage and residue management combination; (+) = straw retained, (-) = straw removed</w:t>
            </w:r>
          </w:p>
        </w:tc>
      </w:tr>
    </w:tbl>
    <w:p w14:paraId="56CCEE4C" w14:textId="77777777" w:rsidR="00121BA5" w:rsidRDefault="00121BA5" w:rsidP="00121BA5">
      <w:pPr>
        <w:spacing w:line="360" w:lineRule="auto"/>
      </w:pPr>
    </w:p>
    <w:p w14:paraId="491B9B16" w14:textId="645C039A" w:rsidR="00121BA5" w:rsidRDefault="00121BA5" w:rsidP="00E20673">
      <w:pPr>
        <w:spacing w:line="360" w:lineRule="auto"/>
      </w:pPr>
      <w:r>
        <w:t xml:space="preserve">This presentation clearly shows the sensitivity of the MixE performance to the agronomic context in which it is deployed, and the consistency of the RadM performance across systems. While this representation exaggerates small differences in utility, it offers an accurate overall picture of the systems and their outcomes. </w:t>
      </w:r>
    </w:p>
    <w:p w14:paraId="513C955F" w14:textId="34E60C67" w:rsidR="001306D1" w:rsidRPr="00121BA5" w:rsidRDefault="001306D1" w:rsidP="00E20673">
      <w:pPr>
        <w:spacing w:line="360" w:lineRule="auto"/>
      </w:pPr>
      <w:r>
        <w:rPr>
          <w:lang w:val="en-US"/>
        </w:rPr>
        <w:t>I</w:t>
      </w:r>
      <w:r w:rsidRPr="006F4E10">
        <w:t xml:space="preserve">n this study we gave equal weight to each category – in reality these weights would differ according to farmer values and priorities, as well as policy and financial contexts. Utilizing different weightings to represent these different contexts could help identify systems best </w:t>
      </w:r>
      <w:r w:rsidRPr="006F4E10">
        <w:lastRenderedPageBreak/>
        <w:t>suited to certain farm ideotypes, or identify policy levers to promote certain outcomes</w:t>
      </w:r>
      <w:r>
        <w:t xml:space="preserve"> </w:t>
      </w:r>
      <w:r>
        <w:rPr>
          <w:lang w:val="en-US"/>
        </w:rPr>
        <w:t xml:space="preserve"> </w:t>
      </w:r>
      <w:r>
        <w:rPr>
          <w:lang w:val="en-US"/>
        </w:rPr>
        <w:fldChar w:fldCharType="begin"/>
      </w:r>
      <w:r>
        <w:rPr>
          <w:lang w:val="en-US"/>
        </w:rPr>
        <w:instrText xml:space="preserve"> ADDIN ZOTERO_ITEM CSL_CITATION {"citationID":"LKGrJkKI","properties":{"formattedCitation":"(Upadhaya et al., 2021)","plainCitation":"(Upadhaya et al., 2021)","noteIndex":0},"citationItems":[{"id":1893,"uris":["http://zotero.org/users/3599437/items/LSNN9K5D"],"itemData":{"id":1893,"type":"article-journal","abstract":"Understanding factors that motivate conservation behavior among farmers is crucial to addressing societal, soil, water, and wildlife conservation goals. Farmers employ soil conservation practices to maintain agricultural productivity while minimizing impacts to water and wildlife in the long-term. The majority of conservation programs are voluntary in nature and some farmers are more willing and/or able to implement conservation practices than others. To inform the development of more effective conservation outreach and incentive programs, we created a farmer typology using data from three waves (2015, 2016, 2018) of a longitudinal survey of 358 farmers from Iowa, a highly productive agricultural state in the U.S. Midwest. Using multivariate analysis (Principal Component Analysis, and Cluster Analysis), we employed 26 summated scale variables measuring largely unobservable and latent constructs related to conservation, including awareness, attitudes, beliefs, and perceived motivations and barriers to practice adoption. Through this analysis, we identified four types of farmers-Conservationist, Deliberative, Productivist, and Traditionalist—based on the salient characteristics of each group. “Conservationist” farmers scored highest on measures of stewardship motivations and identity. “Deliberative” farmers appeared to be favorably disposed toward conservation, but also seem to consider agronomic and economic impediments more than other groups. “Productivist” farmers had the highest scores on profit motivation and emphasis on input use. “Traditionalist” farmers reported being heavily influenced by family members and scored highest on social and regulatory influence on conservation motivations. Detailed understanding of between-groups differences on key conservation-related factors can contribute to developing targeted messages for specific subgroups of a given population, potentially resulting in higher adoption of voluntary conservation programs in Iowa and beyond.","container-title":"Land Use Policy","DOI":"10.1016/j.landusepol.2020.105157","ISSN":"0264-8377","journalAbbreviation":"Land Use Policy","page":"105157","source":"ScienceDirect","title":"Developing farmer typologies to inform conservation outreach in agricultural landscapes","volume":"101","author":[{"family":"Upadhaya","given":"Suraj"},{"family":"Arbuckle","given":"J. Gordon"},{"family":"Schulte","given":"Lisa A."}],"issued":{"date-parts":[["2021",2,1]]}}}],"schema":"https://github.com/citation-style-language/schema/raw/master/csl-citation.json"} </w:instrText>
      </w:r>
      <w:r>
        <w:rPr>
          <w:lang w:val="en-US"/>
        </w:rPr>
        <w:fldChar w:fldCharType="separate"/>
      </w:r>
      <w:r w:rsidRPr="00E20673">
        <w:t>(Upadhaya et al., 2021)</w:t>
      </w:r>
      <w:r>
        <w:rPr>
          <w:lang w:val="en-US"/>
        </w:rPr>
        <w:fldChar w:fldCharType="end"/>
      </w:r>
      <w:r w:rsidRPr="006F4E10">
        <w:t>.</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5CDBE2E1" w14:textId="77777777" w:rsidR="001306D1" w:rsidRDefault="009A203A" w:rsidP="009A203A">
      <w:pPr>
        <w:spacing w:line="360" w:lineRule="auto"/>
      </w:pPr>
      <w:r>
        <w:t>In our study, fall vegetation was mainly comprised of cash crop volunteers, which</w:t>
      </w:r>
      <w:r w:rsidR="00C40789">
        <w:t xml:space="preserve"> very</w:t>
      </w:r>
      <w:r>
        <w:t xml:space="preserve"> effectively competed with weeds (Figure 2). Previous studies in </w:t>
      </w:r>
      <w:r w:rsidR="00661C31">
        <w:t>similar climates</w:t>
      </w:r>
      <w:r>
        <w:t xml:space="preserve"> have shown that fall communities dominated by cash crop volunteers reduce nitrate leaching compared to fallow land, </w:t>
      </w:r>
      <w:r w:rsidR="00C40789">
        <w:t xml:space="preserve">suggesting cash crop volunteers are a significant source of fall biomass and therefore nitrogen sinks in </w:t>
      </w:r>
      <w:r w:rsidR="00954BD4">
        <w:t xml:space="preserve">these </w:t>
      </w:r>
      <w:r w:rsidR="00C40789">
        <w:t xml:space="preserve">production environments; however, these studies also show </w:t>
      </w:r>
      <w:r>
        <w:t xml:space="preserve">radish cover cropping systems consistently </w:t>
      </w:r>
      <w:r w:rsidR="00151F40">
        <w:t xml:space="preserve">exhibit higher biomass production compared to relying on </w:t>
      </w:r>
      <w:r>
        <w:t>crop volunteers and weeds</w:t>
      </w:r>
      <w:r w:rsidR="00151F40">
        <w:t xml:space="preserve"> </w:t>
      </w:r>
      <w:r w:rsidR="00151F40">
        <w:fldChar w:fldCharType="begin"/>
      </w:r>
      <w:r w:rsidR="00151F40">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151F40">
        <w:fldChar w:fldCharType="separate"/>
      </w:r>
      <w:r w:rsidR="00151F40" w:rsidRPr="0066480E">
        <w:t>(Elhakeem et al., 2023; Miranda-Vélez et al., 2026)</w:t>
      </w:r>
      <w:r w:rsidR="00151F40">
        <w:fldChar w:fldCharType="end"/>
      </w:r>
      <w:r w:rsidR="00151F40">
        <w:t xml:space="preserve">. The high ecological value of radish cover crops, coupled with this higher biomass </w:t>
      </w:r>
      <w:r w:rsidR="001306D1">
        <w:t xml:space="preserve">production </w:t>
      </w:r>
      <w:r w:rsidR="00151F40">
        <w:t xml:space="preserve">and concomitant </w:t>
      </w:r>
      <w:r w:rsidR="001306D1">
        <w:t>reduction in</w:t>
      </w:r>
      <w:r w:rsidR="00151F40">
        <w:t xml:space="preserve"> nitrate leaching, suggests radish cover crops provides an effective and valuable displacement to volunteers and weeds (Figure 3) in the fall shoulder season</w:t>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While the other </w:t>
      </w:r>
      <w:r w:rsidR="001306D1">
        <w:t xml:space="preserve">cover crop </w:t>
      </w:r>
      <w:r>
        <w:t xml:space="preserve">treatments supported more diverse fall communities, </w:t>
      </w:r>
      <w:r w:rsidR="00022B75">
        <w:t xml:space="preserve">those </w:t>
      </w:r>
      <w:r w:rsidR="00022B75" w:rsidRPr="00022B75">
        <w:t>communities had lower evenness than the</w:t>
      </w:r>
      <w:r>
        <w:t xml:space="preserve"> radish treatments; the contributions of </w:t>
      </w:r>
      <w:r w:rsidR="00C5580C">
        <w:t>weed</w:t>
      </w:r>
      <w:r w:rsidR="00C5580C">
        <w:rPr>
          <w:lang w:val="en-US"/>
        </w:rPr>
        <w:t xml:space="preserve"> </w:t>
      </w:r>
      <w:r>
        <w:t xml:space="preserve">species to soil cover was small compared to the cash crop volunteers, resulting in small contributions to the potential ecological value of the communities. </w:t>
      </w:r>
      <w:r w:rsidR="00892AB3">
        <w:t>Therefore, i</w:t>
      </w:r>
      <w:r w:rsidR="00954BD4">
        <w:t xml:space="preserve">n our study, </w:t>
      </w:r>
      <w:r w:rsidR="00954BD4" w:rsidRPr="00BE271F">
        <w:t xml:space="preserve">weeds </w:t>
      </w:r>
      <w:r w:rsidR="00954BD4">
        <w:t>contributed very little biomass</w:t>
      </w:r>
      <w:r w:rsidR="00C5580C">
        <w:t>/coverage</w:t>
      </w:r>
      <w:r w:rsidR="00954BD4">
        <w:t xml:space="preserve"> to the fall communities and were therefore not </w:t>
      </w:r>
      <w:r w:rsidR="00954BD4" w:rsidRPr="00BE271F">
        <w:t xml:space="preserve">important to the </w:t>
      </w:r>
      <w:r w:rsidR="00954BD4">
        <w:t xml:space="preserve">ecological or environmental value </w:t>
      </w:r>
      <w:r w:rsidR="00954BD4" w:rsidRPr="00BE271F">
        <w:t>provision</w:t>
      </w:r>
      <w:r w:rsidR="00954BD4">
        <w:t xml:space="preserve">s. </w:t>
      </w:r>
    </w:p>
    <w:p w14:paraId="41A4806E" w14:textId="0A06EAE8" w:rsidR="00B76139" w:rsidRPr="00045088" w:rsidRDefault="009A203A" w:rsidP="00045088">
      <w:pPr>
        <w:spacing w:line="360" w:lineRule="auto"/>
      </w:pPr>
      <w:r>
        <w:t xml:space="preserve">Our research suggests that while policies currently support radish cover crops for reducing fall nitrate leaching, they may also be promoting vegetation that provides value to ecosystems more broadly. However, the methods available for calculating potential </w:t>
      </w:r>
      <w:r w:rsidR="00213217">
        <w:t>ecological</w:t>
      </w:r>
      <w:r>
        <w:t xml:space="preserve">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5EDFDA4B" w14:textId="5F3A9FC7" w:rsidR="0053182E" w:rsidRPr="003C7F19" w:rsidRDefault="00BA7F3D" w:rsidP="00045088">
      <w:pPr>
        <w:spacing w:line="360" w:lineRule="auto"/>
        <w:rPr>
          <w:b/>
          <w:bCs/>
        </w:rPr>
      </w:pPr>
      <w:r w:rsidRPr="003C7F19">
        <w:rPr>
          <w:b/>
          <w:bCs/>
        </w:rPr>
        <w:t>5  CONCLUSIONS</w:t>
      </w:r>
    </w:p>
    <w:p w14:paraId="1B50B1AD" w14:textId="6904A34F" w:rsidR="001306D1" w:rsidRDefault="00121BA5" w:rsidP="00121BA5">
      <w:pPr>
        <w:spacing w:line="360" w:lineRule="auto"/>
      </w:pPr>
      <w:r w:rsidRPr="006F4E10">
        <w:t xml:space="preserve">Through multicriteria analysis, we were able to highlight systems with good performance, while identifying areas for improvement. </w:t>
      </w:r>
      <w:r w:rsidR="001306D1">
        <w:t xml:space="preserve">Mid-season planted radish performed reliably well across our performance metrics, but post-harvest planting significantly reduced the radish cover crop’s utility. The early planted cover crop mixture performed variably, but on average performed well in an inversion tillage system. </w:t>
      </w:r>
      <w:r>
        <w:rPr>
          <w:lang w:val="en-US"/>
        </w:rPr>
        <w:t xml:space="preserve">While this analysis focused on short-term biophysical impacts and proxies, an analysis that includes more holistic and long-term </w:t>
      </w:r>
      <w:r>
        <w:rPr>
          <w:lang w:val="en-US"/>
        </w:rPr>
        <w:lastRenderedPageBreak/>
        <w:t xml:space="preserve">outcomes coupled with producer-weighted values for each outcome would offer a more complete picture of system tradeoffs. </w:t>
      </w:r>
    </w:p>
    <w:p w14:paraId="57ECD489" w14:textId="1757B894" w:rsidR="00045088" w:rsidRPr="00045088" w:rsidRDefault="00121BA5" w:rsidP="00121BA5">
      <w:pPr>
        <w:spacing w:line="360" w:lineRule="auto"/>
      </w:pPr>
      <w:r w:rsidRPr="006F4E10">
        <w:t xml:space="preserve"> </w:t>
      </w: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279D63BE" w:rsidR="00045088" w:rsidRPr="00045088" w:rsidRDefault="0040336B" w:rsidP="00045088">
      <w:pPr>
        <w:spacing w:line="360" w:lineRule="auto"/>
      </w:pPr>
      <w:r>
        <w:t>The authors acknowledge the contributions of Eugene Driessen</w:t>
      </w:r>
      <w:r w:rsidR="000E7511">
        <w:t xml:space="preserve"> and</w:t>
      </w:r>
      <w:r>
        <w:t xml:space="preserve"> Karen </w:t>
      </w:r>
      <w:r w:rsidR="000E7511">
        <w:t>Heinager</w:t>
      </w:r>
      <w:r>
        <w:t xml:space="preserve"> who collected all data presented and whose field and laboratory expertise contributed significantly to this work. </w:t>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7252C7BE" w14:textId="77777777" w:rsidR="0084520C" w:rsidRDefault="00602609" w:rsidP="0084520C">
      <w:pPr>
        <w:pStyle w:val="Bibliography"/>
      </w:pPr>
      <w:r>
        <w:rPr>
          <w:b/>
          <w:bCs/>
        </w:rPr>
        <w:fldChar w:fldCharType="begin"/>
      </w:r>
      <w:r w:rsidR="006D7038">
        <w:rPr>
          <w:b/>
          <w:bCs/>
        </w:rPr>
        <w:instrText xml:space="preserve"> ADDIN ZOTERO_BIBL {"uncited":[],"omitted":[],"custom":[]} CSL_BIBLIOGRAPHY </w:instrText>
      </w:r>
      <w:r>
        <w:rPr>
          <w:b/>
          <w:bCs/>
        </w:rPr>
        <w:fldChar w:fldCharType="separate"/>
      </w:r>
      <w:r w:rsidR="0084520C">
        <w:t xml:space="preserve">Adeux, G., Cordeau, S., Antichi, D., Carlesi, S., Mazzoncini, M., Munier-Jolain, N., &amp; Bàrberi, P. (2021). Cover crops promote crop productivity but do not enhance weed management in tillage-based cropping systems. </w:t>
      </w:r>
      <w:r w:rsidR="0084520C">
        <w:rPr>
          <w:i/>
          <w:iCs/>
        </w:rPr>
        <w:t>European Journal of Agronomy</w:t>
      </w:r>
      <w:r w:rsidR="0084520C">
        <w:t xml:space="preserve">, </w:t>
      </w:r>
      <w:r w:rsidR="0084520C">
        <w:rPr>
          <w:i/>
          <w:iCs/>
        </w:rPr>
        <w:t>123</w:t>
      </w:r>
      <w:r w:rsidR="0084520C">
        <w:t>, 126221. https://doi.org/10.1016/j.eja.2020.126221</w:t>
      </w:r>
    </w:p>
    <w:p w14:paraId="6CC5AFD8" w14:textId="77777777" w:rsidR="0084520C" w:rsidRDefault="0084520C" w:rsidP="0084520C">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76F7D9FE" w14:textId="77777777" w:rsidR="0084520C" w:rsidRDefault="0084520C" w:rsidP="0084520C">
      <w:pPr>
        <w:pStyle w:val="Bibliography"/>
      </w:pPr>
      <w:r>
        <w:t xml:space="preserve">Andreasen, C., &amp; Streibig, J. C. (2011). Evaluation of changes in weed flora in arable fields of Nordic countries – based on Danish long-term surveys. </w:t>
      </w:r>
      <w:r>
        <w:rPr>
          <w:i/>
          <w:iCs/>
        </w:rPr>
        <w:t>Weed Research</w:t>
      </w:r>
      <w:r>
        <w:t xml:space="preserve">, </w:t>
      </w:r>
      <w:r>
        <w:rPr>
          <w:i/>
          <w:iCs/>
        </w:rPr>
        <w:t>51</w:t>
      </w:r>
      <w:r>
        <w:t>(3), 214–226. https://doi.org/10.1111/j.1365-3180.2010.00836.x</w:t>
      </w:r>
    </w:p>
    <w:p w14:paraId="1D72CE1A" w14:textId="77777777" w:rsidR="0084520C" w:rsidRDefault="0084520C" w:rsidP="0084520C">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5859736A" w14:textId="77777777" w:rsidR="0084520C" w:rsidRDefault="0084520C" w:rsidP="0084520C">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7AAD9DA5" w14:textId="77777777" w:rsidR="0084520C" w:rsidRDefault="0084520C" w:rsidP="0084520C">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7185B19C" w14:textId="77777777" w:rsidR="0084520C" w:rsidRDefault="0084520C" w:rsidP="0084520C">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0FB9274" w14:textId="77777777" w:rsidR="0084520C" w:rsidRDefault="0084520C" w:rsidP="0084520C">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3E2E2B75" w14:textId="77777777" w:rsidR="0084520C" w:rsidRDefault="0084520C" w:rsidP="0084520C">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0C45EDA4" w14:textId="77777777" w:rsidR="0084520C" w:rsidRDefault="0084520C" w:rsidP="0084520C">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71BA60A7" w14:textId="77777777" w:rsidR="0084520C" w:rsidRDefault="0084520C" w:rsidP="0084520C">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161AC9BA" w14:textId="77777777" w:rsidR="0084520C" w:rsidRDefault="0084520C" w:rsidP="0084520C">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1CB99D25" w14:textId="77777777" w:rsidR="0084520C" w:rsidRDefault="0084520C" w:rsidP="0084520C">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17CE4D3D" w14:textId="77777777" w:rsidR="0084520C" w:rsidRPr="0084520C" w:rsidRDefault="0084520C" w:rsidP="0084520C">
      <w:pPr>
        <w:pStyle w:val="Bibliography"/>
        <w:rPr>
          <w:lang w:val="da-DK"/>
          <w:rPrChange w:id="311" w:author="Virginia Anne Nichols" w:date="2026-10-21T10:59:00Z" w16du:dateUtc="2026-10-21T08:59:00Z">
            <w:rPr/>
          </w:rPrChange>
        </w:rPr>
      </w:pPr>
      <w:r>
        <w:t xml:space="preserve">Cusser, S., Bahlai, C., Swinton, S. M., Robertson, G. P., &amp; Haddad, N. M. (2020). Long-term research avoids spurious and misleading trends in sustainability attributes of no-till. </w:t>
      </w:r>
      <w:r w:rsidRPr="0084520C">
        <w:rPr>
          <w:i/>
          <w:iCs/>
          <w:lang w:val="da-DK"/>
          <w:rPrChange w:id="312" w:author="Virginia Anne Nichols" w:date="2026-10-21T10:59:00Z" w16du:dateUtc="2026-10-21T08:59:00Z">
            <w:rPr>
              <w:i/>
              <w:iCs/>
            </w:rPr>
          </w:rPrChange>
        </w:rPr>
        <w:t>Global Change Biology</w:t>
      </w:r>
      <w:r w:rsidRPr="0084520C">
        <w:rPr>
          <w:lang w:val="da-DK"/>
          <w:rPrChange w:id="313" w:author="Virginia Anne Nichols" w:date="2026-10-21T10:59:00Z" w16du:dateUtc="2026-10-21T08:59:00Z">
            <w:rPr/>
          </w:rPrChange>
        </w:rPr>
        <w:t xml:space="preserve">, </w:t>
      </w:r>
      <w:r w:rsidRPr="0084520C">
        <w:rPr>
          <w:i/>
          <w:iCs/>
          <w:lang w:val="da-DK"/>
          <w:rPrChange w:id="314" w:author="Virginia Anne Nichols" w:date="2026-10-21T10:59:00Z" w16du:dateUtc="2026-10-21T08:59:00Z">
            <w:rPr>
              <w:i/>
              <w:iCs/>
            </w:rPr>
          </w:rPrChange>
        </w:rPr>
        <w:t>26</w:t>
      </w:r>
      <w:r w:rsidRPr="0084520C">
        <w:rPr>
          <w:lang w:val="da-DK"/>
          <w:rPrChange w:id="315" w:author="Virginia Anne Nichols" w:date="2026-10-21T10:59:00Z" w16du:dateUtc="2026-10-21T08:59:00Z">
            <w:rPr/>
          </w:rPrChange>
        </w:rPr>
        <w:t>(6), 3715–3725. https://doi.org/10.1111/gcb.15080</w:t>
      </w:r>
    </w:p>
    <w:p w14:paraId="6075EADC" w14:textId="77777777" w:rsidR="0084520C" w:rsidRDefault="0084520C" w:rsidP="0084520C">
      <w:pPr>
        <w:pStyle w:val="Bibliography"/>
      </w:pPr>
      <w:r w:rsidRPr="0084520C">
        <w:rPr>
          <w:lang w:val="da-DK"/>
          <w:rPrChange w:id="316" w:author="Virginia Anne Nichols" w:date="2026-10-21T10:59:00Z" w16du:dateUtc="2026-10-21T08:59:00Z">
            <w:rPr/>
          </w:rPrChange>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26BFE1A0" w14:textId="77777777" w:rsidR="0084520C" w:rsidRDefault="0084520C" w:rsidP="0084520C">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2A3F7997" w14:textId="77777777" w:rsidR="0084520C" w:rsidRDefault="0084520C" w:rsidP="0084520C">
      <w:pPr>
        <w:pStyle w:val="Bibliography"/>
      </w:pPr>
      <w:r>
        <w:lastRenderedPageBreak/>
        <w:t xml:space="preserve">DMI. (2025). </w:t>
      </w:r>
      <w:r>
        <w:rPr>
          <w:i/>
          <w:iCs/>
        </w:rPr>
        <w:t>Denmark Meteorological Institute Open Data</w:t>
      </w:r>
      <w:r>
        <w:t>. https://www.dmi.dk/friedata/dokumentation/data</w:t>
      </w:r>
    </w:p>
    <w:p w14:paraId="60284DC0" w14:textId="77777777" w:rsidR="0084520C" w:rsidRDefault="0084520C" w:rsidP="0084520C">
      <w:pPr>
        <w:pStyle w:val="Bibliography"/>
      </w:pPr>
      <w:r w:rsidRPr="0084520C">
        <w:rPr>
          <w:lang w:val="da-DK"/>
          <w:rPrChange w:id="317" w:author="Virginia Anne Nichols" w:date="2026-10-21T10:59:00Z" w16du:dateUtc="2026-10-21T08:59:00Z">
            <w:rPr/>
          </w:rPrChange>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053BABED" w14:textId="77777777" w:rsidR="0084520C" w:rsidRDefault="0084520C" w:rsidP="0084520C">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5D3F4929" w14:textId="77777777" w:rsidR="0084520C" w:rsidRDefault="0084520C" w:rsidP="0084520C">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FE68E39" w14:textId="77777777" w:rsidR="0084520C" w:rsidRDefault="0084520C" w:rsidP="0084520C">
      <w:pPr>
        <w:pStyle w:val="Bibliography"/>
      </w:pPr>
      <w:r>
        <w:t xml:space="preserve">FAO. (2023). </w:t>
      </w:r>
      <w:r>
        <w:rPr>
          <w:i/>
          <w:iCs/>
        </w:rPr>
        <w:t>Crop and Livestock Products</w:t>
      </w:r>
      <w:r>
        <w:t xml:space="preserve"> [Data set]. Food and Agriculture Organization of the United Nations. https://www.fao.org/faostat/en/#data/QCL</w:t>
      </w:r>
    </w:p>
    <w:p w14:paraId="2AEB02DD" w14:textId="77777777" w:rsidR="0084520C" w:rsidRDefault="0084520C" w:rsidP="0084520C">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14D9B02E" w14:textId="77777777" w:rsidR="0084520C" w:rsidRDefault="0084520C" w:rsidP="0084520C">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7E488AA8" w14:textId="77777777" w:rsidR="0084520C" w:rsidRDefault="0084520C" w:rsidP="0084520C">
      <w:pPr>
        <w:pStyle w:val="Bibliography"/>
      </w:pPr>
      <w:r>
        <w:t xml:space="preserve">Gandara, L., Jacoby, R., Laurent, F., Spatuzzi, M., Vlachopoulos, N., Borst, N. O., Ekmen, G., Potel, C. M., Garrido-Rodriguez, M., Böhmert, A. L., Misunou, N., Bartmanski, B. J., Li, X. C., Kutra, D., Hériché, J.-K., Tischer, C., Zimmermann-Kogadeeva, M., Ingham, V. A., Savitski, M. M., … Crocker, J. (2024). Pervasive sublethal effects of </w:t>
      </w:r>
      <w:r>
        <w:lastRenderedPageBreak/>
        <w:t xml:space="preserve">agrochemicals on insects at environmentally relevant concentrations. </w:t>
      </w:r>
      <w:r>
        <w:rPr>
          <w:i/>
          <w:iCs/>
        </w:rPr>
        <w:t>Science</w:t>
      </w:r>
      <w:r>
        <w:t xml:space="preserve">, </w:t>
      </w:r>
      <w:r>
        <w:rPr>
          <w:i/>
          <w:iCs/>
        </w:rPr>
        <w:t>386</w:t>
      </w:r>
      <w:r>
        <w:t>(6720), 446–453. https://doi.org/10.1126/science.ado0251</w:t>
      </w:r>
    </w:p>
    <w:p w14:paraId="3FFC46D8" w14:textId="77777777" w:rsidR="0084520C" w:rsidRDefault="0084520C" w:rsidP="0084520C">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C369107" w14:textId="77777777" w:rsidR="0084520C" w:rsidRDefault="0084520C" w:rsidP="0084520C">
      <w:pPr>
        <w:pStyle w:val="Bibliography"/>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64669B19" w14:textId="77777777" w:rsidR="0084520C" w:rsidRDefault="0084520C" w:rsidP="0084520C">
      <w:pPr>
        <w:pStyle w:val="Bibliography"/>
      </w:pPr>
      <w:r w:rsidRPr="0084520C">
        <w:rPr>
          <w:lang w:val="da-DK"/>
          <w:rPrChange w:id="318" w:author="Virginia Anne Nichols" w:date="2026-10-21T10:59:00Z" w16du:dateUtc="2026-10-21T08:59:00Z">
            <w:rPr/>
          </w:rPrChange>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4F58FAF4" w14:textId="77777777" w:rsidR="0084520C" w:rsidRDefault="0084520C" w:rsidP="0084520C">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23A0398F" w14:textId="77777777" w:rsidR="0084520C" w:rsidRDefault="0084520C" w:rsidP="0084520C">
      <w:pPr>
        <w:pStyle w:val="Bibliography"/>
      </w:pPr>
      <w:r>
        <w:t xml:space="preserve">Hothorn, T., Bretz, F., &amp; Westfall, P. (2002). </w:t>
      </w:r>
      <w:r>
        <w:rPr>
          <w:i/>
          <w:iCs/>
        </w:rPr>
        <w:t>multcomp: Simultaneous Inference in General Parametric Models</w:t>
      </w:r>
      <w:r>
        <w:t xml:space="preserve"> (p. 1.4-30) [Data set]. https://doi.org/10.32614/CRAN.package.multcomp</w:t>
      </w:r>
    </w:p>
    <w:p w14:paraId="54CCF166" w14:textId="77777777" w:rsidR="0084520C" w:rsidRDefault="0084520C" w:rsidP="0084520C">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5555B6B6" w14:textId="77777777" w:rsidR="0084520C" w:rsidRDefault="0084520C" w:rsidP="0084520C">
      <w:pPr>
        <w:pStyle w:val="Bibliography"/>
      </w:pPr>
      <w:r>
        <w:lastRenderedPageBreak/>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544F4A18" w14:textId="77777777" w:rsidR="0084520C" w:rsidRDefault="0084520C" w:rsidP="0084520C">
      <w:pPr>
        <w:pStyle w:val="Bibliography"/>
      </w:pPr>
      <w:r w:rsidRPr="0084520C">
        <w:rPr>
          <w:lang w:val="da-DK"/>
          <w:rPrChange w:id="319" w:author="Virginia Anne Nichols" w:date="2026-10-21T10:59:00Z" w16du:dateUtc="2026-10-21T08:59:00Z">
            <w:rPr/>
          </w:rPrChange>
        </w:rPr>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00DA5CBB" w14:textId="77777777" w:rsidR="0084520C" w:rsidRDefault="0084520C" w:rsidP="0084520C">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54241586" w14:textId="77777777" w:rsidR="0084520C" w:rsidRDefault="0084520C" w:rsidP="0084520C">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075A9A3D" w14:textId="77777777" w:rsidR="0084520C" w:rsidRDefault="0084520C" w:rsidP="0084520C">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9DBCBF6" w14:textId="77777777" w:rsidR="0084520C" w:rsidRDefault="0084520C" w:rsidP="0084520C">
      <w:pPr>
        <w:pStyle w:val="Bibliography"/>
      </w:pPr>
      <w:r>
        <w:t xml:space="preserve">Lenth, R. V. (2024). </w:t>
      </w:r>
      <w:r>
        <w:rPr>
          <w:i/>
          <w:iCs/>
        </w:rPr>
        <w:t>emmeans: Estimated Marginal Means, aka Least-Squares Means</w:t>
      </w:r>
      <w:r>
        <w:t>. https://CRAN.R-project.org/package=emmeans</w:t>
      </w:r>
    </w:p>
    <w:p w14:paraId="402C5FE1" w14:textId="77777777" w:rsidR="0084520C" w:rsidRDefault="0084520C" w:rsidP="0084520C">
      <w:pPr>
        <w:pStyle w:val="Bibliography"/>
      </w:pPr>
      <w:r w:rsidRPr="0084520C">
        <w:rPr>
          <w:lang w:val="da-DK"/>
          <w:rPrChange w:id="320" w:author="Virginia Anne Nichols" w:date="2026-10-21T10:59:00Z" w16du:dateUtc="2026-10-21T08:59:00Z">
            <w:rPr/>
          </w:rPrChange>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01670778" w14:textId="77777777" w:rsidR="0084520C" w:rsidRDefault="0084520C" w:rsidP="0084520C">
      <w:pPr>
        <w:pStyle w:val="Bibliography"/>
      </w:pPr>
      <w:r>
        <w:lastRenderedPageBreak/>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68963A11" w14:textId="77777777" w:rsidR="0084520C" w:rsidRDefault="0084520C" w:rsidP="0084520C">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663E9636" w14:textId="77777777" w:rsidR="0084520C" w:rsidRDefault="0084520C" w:rsidP="0084520C">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0A157A79" w14:textId="77777777" w:rsidR="0084520C" w:rsidRDefault="0084520C" w:rsidP="0084520C">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75083A29" w14:textId="77777777" w:rsidR="0084520C" w:rsidRDefault="0084520C" w:rsidP="0084520C">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57AC3EAA" w14:textId="77777777" w:rsidR="0084520C" w:rsidRDefault="0084520C" w:rsidP="0084520C">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05ECDEB2" w14:textId="77777777" w:rsidR="0084520C" w:rsidRDefault="0084520C" w:rsidP="0084520C">
      <w:pPr>
        <w:pStyle w:val="Bibliography"/>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6B280B75" w14:textId="77777777" w:rsidR="0084520C" w:rsidRDefault="0084520C" w:rsidP="0084520C">
      <w:pPr>
        <w:pStyle w:val="Bibliography"/>
      </w:pPr>
      <w:r>
        <w:t xml:space="preserve">Moreau, D., Pointurier, O., Nicolardot, B., Villerd, J., &amp; Colbach, N. (2020). In which cropping systems can residual weeds reduce nitrate leaching and soil erosion? </w:t>
      </w:r>
      <w:r>
        <w:rPr>
          <w:i/>
          <w:iCs/>
        </w:rPr>
        <w:lastRenderedPageBreak/>
        <w:t>European Journal of Agronomy</w:t>
      </w:r>
      <w:r>
        <w:t xml:space="preserve">, </w:t>
      </w:r>
      <w:r>
        <w:rPr>
          <w:i/>
          <w:iCs/>
        </w:rPr>
        <w:t>119</w:t>
      </w:r>
      <w:r>
        <w:t>, 126015. https://doi.org/10.1016/j.eja.2020.126015</w:t>
      </w:r>
    </w:p>
    <w:p w14:paraId="7A4C7B91" w14:textId="77777777" w:rsidR="0084520C" w:rsidRDefault="0084520C" w:rsidP="0084520C">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632D5173" w14:textId="77777777" w:rsidR="0084520C" w:rsidRDefault="0084520C" w:rsidP="0084520C">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5C9A98A5" w14:textId="77777777" w:rsidR="0084520C" w:rsidRDefault="0084520C" w:rsidP="0084520C">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31DED30D" w14:textId="77777777" w:rsidR="0084520C" w:rsidRDefault="0084520C" w:rsidP="0084520C">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4C535CC8" w14:textId="77777777" w:rsidR="0084520C" w:rsidRDefault="0084520C" w:rsidP="0084520C">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51B544D" w14:textId="77777777" w:rsidR="0084520C" w:rsidRDefault="0084520C" w:rsidP="0084520C">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747DDA2C" w14:textId="77777777" w:rsidR="0084520C" w:rsidRDefault="0084520C" w:rsidP="0084520C">
      <w:pPr>
        <w:pStyle w:val="Bibliography"/>
      </w:pPr>
      <w:r>
        <w:lastRenderedPageBreak/>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1B27BFC6" w14:textId="77777777" w:rsidR="0084520C" w:rsidRDefault="0084520C" w:rsidP="0084520C">
      <w:pPr>
        <w:pStyle w:val="Bibliography"/>
      </w:pPr>
      <w:r>
        <w:t xml:space="preserve">R Core Team. (2024). </w:t>
      </w:r>
      <w:r>
        <w:rPr>
          <w:i/>
          <w:iCs/>
        </w:rPr>
        <w:t>R: A Language and Environment for Statistical Computing</w:t>
      </w:r>
      <w:r>
        <w:t>. R Foundation for Statistical Computing. https://www.R-project.org/</w:t>
      </w:r>
    </w:p>
    <w:p w14:paraId="5EF4D716" w14:textId="77777777" w:rsidR="0084520C" w:rsidRDefault="0084520C" w:rsidP="0084520C">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71EC3DC2" w14:textId="77777777" w:rsidR="0084520C" w:rsidRDefault="0084520C" w:rsidP="0084520C">
      <w:pPr>
        <w:pStyle w:val="Bibliography"/>
      </w:pPr>
      <w:r>
        <w:t xml:space="preserve">Ritchie, H., &amp; Roser, M. (2019). Half of the world’s habitable land is used for agriculture. </w:t>
      </w:r>
      <w:r>
        <w:rPr>
          <w:i/>
          <w:iCs/>
        </w:rPr>
        <w:t>Our World in Data</w:t>
      </w:r>
      <w:r>
        <w:t>.</w:t>
      </w:r>
    </w:p>
    <w:p w14:paraId="0F0A225B" w14:textId="77777777" w:rsidR="0084520C" w:rsidRDefault="0084520C" w:rsidP="0084520C">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12D4BFAC" w14:textId="77777777" w:rsidR="0084520C" w:rsidRDefault="0084520C" w:rsidP="0084520C">
      <w:pPr>
        <w:pStyle w:val="Bibliography"/>
      </w:pPr>
      <w:r>
        <w:t xml:space="preserve">Salonen, J., Andersson, L., Andreasen, C., &amp; Semb Torresen, K. (2008). </w:t>
      </w:r>
      <w:r>
        <w:rPr>
          <w:i/>
          <w:iCs/>
        </w:rPr>
        <w:t>Key perennial weeds in arable crops in the Nordic countries</w:t>
      </w:r>
      <w:r>
        <w:t>.</w:t>
      </w:r>
    </w:p>
    <w:p w14:paraId="06C9EF52" w14:textId="77777777" w:rsidR="0084520C" w:rsidRDefault="0084520C" w:rsidP="0084520C">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0BEEDB5C" w14:textId="77777777" w:rsidR="0084520C" w:rsidRDefault="0084520C" w:rsidP="0084520C">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6561FF3C" w14:textId="77777777" w:rsidR="0084520C" w:rsidRDefault="0084520C" w:rsidP="0084520C">
      <w:pPr>
        <w:pStyle w:val="Bibliography"/>
      </w:pPr>
      <w:r>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7B897E14" w14:textId="77777777" w:rsidR="0084520C" w:rsidRDefault="0084520C" w:rsidP="0084520C">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64B6CAF0" w14:textId="77777777" w:rsidR="0084520C" w:rsidRDefault="0084520C" w:rsidP="0084520C">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39434D3" w14:textId="77777777" w:rsidR="0084520C" w:rsidRDefault="0084520C" w:rsidP="0084520C">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77BB621C" w14:textId="77777777" w:rsidR="0084520C" w:rsidRDefault="0084520C" w:rsidP="0084520C">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6AAFB5BE" w14:textId="77777777" w:rsidR="0084520C" w:rsidRPr="0084520C" w:rsidRDefault="0084520C" w:rsidP="0084520C">
      <w:pPr>
        <w:pStyle w:val="Bibliography"/>
        <w:rPr>
          <w:lang w:val="da-DK"/>
          <w:rPrChange w:id="321" w:author="Virginia Anne Nichols" w:date="2026-10-21T10:59:00Z" w16du:dateUtc="2026-10-21T08:59:00Z">
            <w:rPr/>
          </w:rPrChange>
        </w:rPr>
      </w:pPr>
      <w:r>
        <w:t xml:space="preserve">Smith, R. G., Warren, N. D., &amp; Cordeau, S. (2020). Are cover crop mixtures better at suppressing weeds than cover crop monocultures? </w:t>
      </w:r>
      <w:r w:rsidRPr="0084520C">
        <w:rPr>
          <w:i/>
          <w:iCs/>
          <w:lang w:val="da-DK"/>
          <w:rPrChange w:id="322" w:author="Virginia Anne Nichols" w:date="2026-10-21T10:59:00Z" w16du:dateUtc="2026-10-21T08:59:00Z">
            <w:rPr>
              <w:i/>
              <w:iCs/>
            </w:rPr>
          </w:rPrChange>
        </w:rPr>
        <w:t>Weed Science</w:t>
      </w:r>
      <w:r w:rsidRPr="0084520C">
        <w:rPr>
          <w:lang w:val="da-DK"/>
          <w:rPrChange w:id="323" w:author="Virginia Anne Nichols" w:date="2026-10-21T10:59:00Z" w16du:dateUtc="2026-10-21T08:59:00Z">
            <w:rPr/>
          </w:rPrChange>
        </w:rPr>
        <w:t xml:space="preserve">, </w:t>
      </w:r>
      <w:r w:rsidRPr="0084520C">
        <w:rPr>
          <w:i/>
          <w:iCs/>
          <w:lang w:val="da-DK"/>
          <w:rPrChange w:id="324" w:author="Virginia Anne Nichols" w:date="2026-10-21T10:59:00Z" w16du:dateUtc="2026-10-21T08:59:00Z">
            <w:rPr>
              <w:i/>
              <w:iCs/>
            </w:rPr>
          </w:rPrChange>
        </w:rPr>
        <w:t>68</w:t>
      </w:r>
      <w:r w:rsidRPr="0084520C">
        <w:rPr>
          <w:lang w:val="da-DK"/>
          <w:rPrChange w:id="325" w:author="Virginia Anne Nichols" w:date="2026-10-21T10:59:00Z" w16du:dateUtc="2026-10-21T08:59:00Z">
            <w:rPr/>
          </w:rPrChange>
        </w:rPr>
        <w:t>(2), 186–194. https://doi.org/10.1017/wsc.2020.12</w:t>
      </w:r>
    </w:p>
    <w:p w14:paraId="71DC37AD" w14:textId="77777777" w:rsidR="0084520C" w:rsidRDefault="0084520C" w:rsidP="0084520C">
      <w:pPr>
        <w:pStyle w:val="Bibliography"/>
      </w:pPr>
      <w:r w:rsidRPr="0084520C">
        <w:rPr>
          <w:lang w:val="da-DK"/>
          <w:rPrChange w:id="326" w:author="Virginia Anne Nichols" w:date="2026-10-21T10:59:00Z" w16du:dateUtc="2026-10-21T08:59:00Z">
            <w:rPr/>
          </w:rPrChange>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2850D924" w14:textId="77777777" w:rsidR="0084520C" w:rsidRDefault="0084520C" w:rsidP="0084520C">
      <w:pPr>
        <w:pStyle w:val="Bibliography"/>
      </w:pPr>
      <w:r>
        <w:lastRenderedPageBreak/>
        <w:t xml:space="preserve">Statistics Denmark. (2025). </w:t>
      </w:r>
      <w:r>
        <w:rPr>
          <w:i/>
          <w:iCs/>
        </w:rPr>
        <w:t>Cropland</w:t>
      </w:r>
      <w:r>
        <w:t>. https://www.dst.dk/en/Statistik/emner/erhvervsliv/landbrug-gartneri-og-skovbrug/det-dyrkede-areal</w:t>
      </w:r>
    </w:p>
    <w:p w14:paraId="40A70621" w14:textId="77777777" w:rsidR="0084520C" w:rsidRDefault="0084520C" w:rsidP="0084520C">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2A307D6" w14:textId="77777777" w:rsidR="0084520C" w:rsidRDefault="0084520C" w:rsidP="0084520C">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709381" w14:textId="77777777" w:rsidR="0084520C" w:rsidRDefault="0084520C" w:rsidP="0084520C">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30D791E2" w14:textId="77777777" w:rsidR="0084520C" w:rsidRDefault="0084520C" w:rsidP="0084520C">
      <w:pPr>
        <w:pStyle w:val="Bibliography"/>
      </w:pPr>
      <w:r>
        <w:t xml:space="preserve">Thomopoulos, S., Munkholm, L. J., Elsgaard, L., &amp; Ravnskov, S. (2025). Tillage and residue management modulate the links between soil physical signatures and arbuscular mycorrhizal fungal biomarkers. </w:t>
      </w:r>
      <w:r>
        <w:rPr>
          <w:i/>
          <w:iCs/>
        </w:rPr>
        <w:t>Geoderma</w:t>
      </w:r>
      <w:r>
        <w:t xml:space="preserve">, </w:t>
      </w:r>
      <w:r>
        <w:rPr>
          <w:i/>
          <w:iCs/>
        </w:rPr>
        <w:t>454</w:t>
      </w:r>
      <w:r>
        <w:t>, 117204. https://doi.org/10.1016/j.geoderma.2025.117204</w:t>
      </w:r>
    </w:p>
    <w:p w14:paraId="590452A8" w14:textId="77777777" w:rsidR="0084520C" w:rsidRDefault="0084520C" w:rsidP="0084520C">
      <w:pPr>
        <w:pStyle w:val="Bibliography"/>
      </w:pPr>
      <w:r>
        <w:t xml:space="preserve">Upadhaya, S., Arbuckle, J. G., &amp; Schulte, L. A. (2021). Developing farmer typologies to inform conservation outreach in agricultural landscapes. </w:t>
      </w:r>
      <w:r>
        <w:rPr>
          <w:i/>
          <w:iCs/>
        </w:rPr>
        <w:t>Land Use Policy</w:t>
      </w:r>
      <w:r>
        <w:t xml:space="preserve">, </w:t>
      </w:r>
      <w:r>
        <w:rPr>
          <w:i/>
          <w:iCs/>
        </w:rPr>
        <w:t>101</w:t>
      </w:r>
      <w:r>
        <w:t>, 105157. https://doi.org/10.1016/j.landusepol.2020.105157</w:t>
      </w:r>
    </w:p>
    <w:p w14:paraId="15E3E2C8" w14:textId="77777777" w:rsidR="0084520C" w:rsidRDefault="0084520C" w:rsidP="0084520C">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627FCDC6" w14:textId="77777777" w:rsidR="0084520C" w:rsidRDefault="0084520C" w:rsidP="0084520C">
      <w:pPr>
        <w:pStyle w:val="Bibliography"/>
      </w:pPr>
      <w:r>
        <w:lastRenderedPageBreak/>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5C060AD5" w14:textId="77777777" w:rsidR="0084520C" w:rsidRDefault="0084520C" w:rsidP="0084520C">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6EDA686A" w14:textId="77777777" w:rsidR="0084520C" w:rsidRDefault="0084520C" w:rsidP="0084520C">
      <w:pPr>
        <w:pStyle w:val="Bibliography"/>
      </w:pPr>
      <w:r>
        <w:t xml:space="preserve">Wickham, H., &amp; Bryan, J. (2023). </w:t>
      </w:r>
      <w:r>
        <w:rPr>
          <w:i/>
          <w:iCs/>
        </w:rPr>
        <w:t>readxl: Read Excel Files</w:t>
      </w:r>
      <w:r>
        <w:t>. https://CRAN.R-project.org/package=readxl</w:t>
      </w:r>
    </w:p>
    <w:p w14:paraId="4BE49EF2" w14:textId="77777777" w:rsidR="0084520C" w:rsidRDefault="0084520C" w:rsidP="0084520C">
      <w:pPr>
        <w:pStyle w:val="Bibliography"/>
      </w:pPr>
      <w:r>
        <w:t xml:space="preserve">Wickham, H., Pedersen, T. L., &amp; Seidel, D. (2025). </w:t>
      </w:r>
      <w:r>
        <w:rPr>
          <w:i/>
          <w:iCs/>
        </w:rPr>
        <w:t>scales: Scale Functions for Visualization</w:t>
      </w:r>
      <w:r>
        <w:t>. https://CRAN.R-project.org/package=scales</w:t>
      </w:r>
    </w:p>
    <w:p w14:paraId="1CB28E3F" w14:textId="77777777" w:rsidR="0084520C" w:rsidRDefault="0084520C" w:rsidP="0084520C">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09C4651B" w:rsidR="00602609" w:rsidRPr="003C7F19" w:rsidRDefault="00602609" w:rsidP="00045088">
      <w:pPr>
        <w:spacing w:line="360" w:lineRule="auto"/>
        <w:rPr>
          <w:b/>
          <w:bCs/>
        </w:rPr>
      </w:pPr>
      <w:r>
        <w:rPr>
          <w:b/>
          <w:bCs/>
        </w:rPr>
        <w:fldChar w:fldCharType="end"/>
      </w:r>
      <w:bookmarkEnd w:id="0"/>
    </w:p>
    <w:sectPr w:rsidR="00602609" w:rsidRPr="003C7F19" w:rsidSect="00257091">
      <w:footerReference w:type="even" r:id="rId19"/>
      <w:footerReference w:type="default" r:id="rId20"/>
      <w:pgSz w:w="11906" w:h="16838" w:code="9"/>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27" w:author="Simon Shamus Riley" w:date="2026-03-30T13:40:00Z" w:initials="SR">
    <w:p w14:paraId="14379945" w14:textId="77777777" w:rsidR="00675845" w:rsidRDefault="00AC4115" w:rsidP="00675845">
      <w:pPr>
        <w:pStyle w:val="CommentText"/>
      </w:pPr>
      <w:r>
        <w:rPr>
          <w:rStyle w:val="CommentReference"/>
        </w:rPr>
        <w:annotationRef/>
      </w:r>
      <w:r w:rsidR="00675845">
        <w:t>Melander et al. should be outside parentheses here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1547D" w15:done="1"/>
  <w15:commentEx w15:paraId="143799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89A46" w16cex:dateUtc="2026-01-22T08:16:00Z"/>
  <w16cex:commentExtensible w16cex:durableId="08DFFACD" w16cex:dateUtc="2026-03-30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1547D" w16cid:durableId="33B89A46"/>
  <w16cid:commentId w16cid:paraId="14379945" w16cid:durableId="08DFFA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21AC5" w14:textId="77777777" w:rsidR="008F46E0" w:rsidRDefault="008F46E0">
      <w:r>
        <w:separator/>
      </w:r>
    </w:p>
  </w:endnote>
  <w:endnote w:type="continuationSeparator" w:id="0">
    <w:p w14:paraId="231629EC" w14:textId="77777777" w:rsidR="008F46E0" w:rsidRDefault="008F4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560F5" w14:textId="77777777" w:rsidR="008F46E0" w:rsidRDefault="008F46E0">
      <w:r>
        <w:separator/>
      </w:r>
    </w:p>
  </w:footnote>
  <w:footnote w:type="continuationSeparator" w:id="0">
    <w:p w14:paraId="12D21929" w14:textId="77777777" w:rsidR="008F46E0" w:rsidRDefault="008F4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C4A3F"/>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1"/>
  </w:num>
  <w:num w:numId="2" w16cid:durableId="1421759607">
    <w:abstractNumId w:val="3"/>
  </w:num>
  <w:num w:numId="3" w16cid:durableId="2096780829">
    <w:abstractNumId w:val="2"/>
  </w:num>
  <w:num w:numId="4" w16cid:durableId="1624762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Simon Shamus Riley">
    <w15:presenceInfo w15:providerId="AD" w15:userId="S::au802896@uni.au.dk::d1717b86-e3e2-48d0-85b4-24135e2cf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1069"/>
    <w:rsid w:val="000022E2"/>
    <w:rsid w:val="00002830"/>
    <w:rsid w:val="000043B4"/>
    <w:rsid w:val="000043B8"/>
    <w:rsid w:val="0000618C"/>
    <w:rsid w:val="000103DD"/>
    <w:rsid w:val="0001054F"/>
    <w:rsid w:val="00017265"/>
    <w:rsid w:val="000215F6"/>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6E1F"/>
    <w:rsid w:val="00057203"/>
    <w:rsid w:val="00062BFA"/>
    <w:rsid w:val="00063C63"/>
    <w:rsid w:val="000701DF"/>
    <w:rsid w:val="00075466"/>
    <w:rsid w:val="00081453"/>
    <w:rsid w:val="00083D1C"/>
    <w:rsid w:val="00091299"/>
    <w:rsid w:val="00092530"/>
    <w:rsid w:val="000A074B"/>
    <w:rsid w:val="000A78B8"/>
    <w:rsid w:val="000B0944"/>
    <w:rsid w:val="000B21E9"/>
    <w:rsid w:val="000B2786"/>
    <w:rsid w:val="000B5E8A"/>
    <w:rsid w:val="000B66AD"/>
    <w:rsid w:val="000B6D43"/>
    <w:rsid w:val="000B7E46"/>
    <w:rsid w:val="000C25A5"/>
    <w:rsid w:val="000D47E1"/>
    <w:rsid w:val="000D5177"/>
    <w:rsid w:val="000E0ED3"/>
    <w:rsid w:val="000E3872"/>
    <w:rsid w:val="000E5880"/>
    <w:rsid w:val="000E721D"/>
    <w:rsid w:val="000E7436"/>
    <w:rsid w:val="000E7511"/>
    <w:rsid w:val="000E7EB9"/>
    <w:rsid w:val="000F01EF"/>
    <w:rsid w:val="000F4D95"/>
    <w:rsid w:val="000F7586"/>
    <w:rsid w:val="00101B88"/>
    <w:rsid w:val="00111917"/>
    <w:rsid w:val="001147AE"/>
    <w:rsid w:val="001151AB"/>
    <w:rsid w:val="0012160D"/>
    <w:rsid w:val="00121AD9"/>
    <w:rsid w:val="00121BA5"/>
    <w:rsid w:val="00123F93"/>
    <w:rsid w:val="0012446A"/>
    <w:rsid w:val="00125166"/>
    <w:rsid w:val="00126F2F"/>
    <w:rsid w:val="001306D1"/>
    <w:rsid w:val="00133612"/>
    <w:rsid w:val="001355A7"/>
    <w:rsid w:val="0014451B"/>
    <w:rsid w:val="00145174"/>
    <w:rsid w:val="0014626F"/>
    <w:rsid w:val="001479F9"/>
    <w:rsid w:val="00150FA9"/>
    <w:rsid w:val="00151F40"/>
    <w:rsid w:val="00156D97"/>
    <w:rsid w:val="0016527C"/>
    <w:rsid w:val="00170EBC"/>
    <w:rsid w:val="00170EC0"/>
    <w:rsid w:val="00180BC4"/>
    <w:rsid w:val="00197824"/>
    <w:rsid w:val="001A00CE"/>
    <w:rsid w:val="001A1339"/>
    <w:rsid w:val="001A1A26"/>
    <w:rsid w:val="001A2BE0"/>
    <w:rsid w:val="001A455C"/>
    <w:rsid w:val="001B0163"/>
    <w:rsid w:val="001B5010"/>
    <w:rsid w:val="001B7D55"/>
    <w:rsid w:val="001C0F78"/>
    <w:rsid w:val="001C2FB2"/>
    <w:rsid w:val="001C52EB"/>
    <w:rsid w:val="001C7E86"/>
    <w:rsid w:val="001C7F6C"/>
    <w:rsid w:val="001D3CD3"/>
    <w:rsid w:val="001D4C76"/>
    <w:rsid w:val="001E79BC"/>
    <w:rsid w:val="001F07F6"/>
    <w:rsid w:val="00204786"/>
    <w:rsid w:val="00206215"/>
    <w:rsid w:val="00213217"/>
    <w:rsid w:val="00216616"/>
    <w:rsid w:val="00221D80"/>
    <w:rsid w:val="0022360D"/>
    <w:rsid w:val="00226AAF"/>
    <w:rsid w:val="002314A6"/>
    <w:rsid w:val="002317FF"/>
    <w:rsid w:val="00231E9B"/>
    <w:rsid w:val="00247F49"/>
    <w:rsid w:val="002505D4"/>
    <w:rsid w:val="0025438D"/>
    <w:rsid w:val="00257091"/>
    <w:rsid w:val="00257317"/>
    <w:rsid w:val="00260E18"/>
    <w:rsid w:val="00274552"/>
    <w:rsid w:val="00274A47"/>
    <w:rsid w:val="0027695B"/>
    <w:rsid w:val="00276F65"/>
    <w:rsid w:val="002770DF"/>
    <w:rsid w:val="00283057"/>
    <w:rsid w:val="00297F70"/>
    <w:rsid w:val="002A08AE"/>
    <w:rsid w:val="002A0F74"/>
    <w:rsid w:val="002A4453"/>
    <w:rsid w:val="002A518A"/>
    <w:rsid w:val="002A55FC"/>
    <w:rsid w:val="002A5F86"/>
    <w:rsid w:val="002A6EBF"/>
    <w:rsid w:val="002A7362"/>
    <w:rsid w:val="002A7D26"/>
    <w:rsid w:val="002B4C35"/>
    <w:rsid w:val="002B6F1A"/>
    <w:rsid w:val="002B6F7E"/>
    <w:rsid w:val="002B7419"/>
    <w:rsid w:val="002B770A"/>
    <w:rsid w:val="002C1042"/>
    <w:rsid w:val="002C160E"/>
    <w:rsid w:val="002C2EF4"/>
    <w:rsid w:val="002C3BDB"/>
    <w:rsid w:val="002C50F6"/>
    <w:rsid w:val="002C59E9"/>
    <w:rsid w:val="002C6AD6"/>
    <w:rsid w:val="002D10E5"/>
    <w:rsid w:val="002D5BD0"/>
    <w:rsid w:val="002E1C6E"/>
    <w:rsid w:val="002E25E6"/>
    <w:rsid w:val="002E4152"/>
    <w:rsid w:val="002E4D53"/>
    <w:rsid w:val="002E7F06"/>
    <w:rsid w:val="002F3039"/>
    <w:rsid w:val="002F485B"/>
    <w:rsid w:val="002F5DE4"/>
    <w:rsid w:val="002F64DC"/>
    <w:rsid w:val="002F7A4A"/>
    <w:rsid w:val="00300184"/>
    <w:rsid w:val="003028C3"/>
    <w:rsid w:val="003129E5"/>
    <w:rsid w:val="003165E8"/>
    <w:rsid w:val="0032308D"/>
    <w:rsid w:val="0033147C"/>
    <w:rsid w:val="003324BB"/>
    <w:rsid w:val="0033669D"/>
    <w:rsid w:val="0034221E"/>
    <w:rsid w:val="003479FB"/>
    <w:rsid w:val="00356E3A"/>
    <w:rsid w:val="0036389E"/>
    <w:rsid w:val="00372BC7"/>
    <w:rsid w:val="00372D6F"/>
    <w:rsid w:val="0037731F"/>
    <w:rsid w:val="00381089"/>
    <w:rsid w:val="0038548F"/>
    <w:rsid w:val="003A1B51"/>
    <w:rsid w:val="003B1029"/>
    <w:rsid w:val="003B122A"/>
    <w:rsid w:val="003B6386"/>
    <w:rsid w:val="003C0D24"/>
    <w:rsid w:val="003C4420"/>
    <w:rsid w:val="003C5483"/>
    <w:rsid w:val="003C7F19"/>
    <w:rsid w:val="003D3B6E"/>
    <w:rsid w:val="003E3EB8"/>
    <w:rsid w:val="003E7454"/>
    <w:rsid w:val="003E76BB"/>
    <w:rsid w:val="003E7CBF"/>
    <w:rsid w:val="00400861"/>
    <w:rsid w:val="00402490"/>
    <w:rsid w:val="0040336B"/>
    <w:rsid w:val="00406592"/>
    <w:rsid w:val="00420BFE"/>
    <w:rsid w:val="00422F6F"/>
    <w:rsid w:val="00423AE6"/>
    <w:rsid w:val="004246D5"/>
    <w:rsid w:val="00430903"/>
    <w:rsid w:val="004346DF"/>
    <w:rsid w:val="00434E4D"/>
    <w:rsid w:val="00434EDD"/>
    <w:rsid w:val="00436E4A"/>
    <w:rsid w:val="00446710"/>
    <w:rsid w:val="00451E87"/>
    <w:rsid w:val="00452AA0"/>
    <w:rsid w:val="004564AC"/>
    <w:rsid w:val="004579AD"/>
    <w:rsid w:val="00462BFF"/>
    <w:rsid w:val="004639D1"/>
    <w:rsid w:val="0047780D"/>
    <w:rsid w:val="0048309A"/>
    <w:rsid w:val="00484C33"/>
    <w:rsid w:val="00494819"/>
    <w:rsid w:val="00496DB9"/>
    <w:rsid w:val="004A247E"/>
    <w:rsid w:val="004A3F82"/>
    <w:rsid w:val="004B32D1"/>
    <w:rsid w:val="004C06F7"/>
    <w:rsid w:val="004C0D61"/>
    <w:rsid w:val="004C4425"/>
    <w:rsid w:val="004C75A2"/>
    <w:rsid w:val="004E1C1B"/>
    <w:rsid w:val="004E1E8C"/>
    <w:rsid w:val="004E29C7"/>
    <w:rsid w:val="004E2FCF"/>
    <w:rsid w:val="004E7F25"/>
    <w:rsid w:val="004F07A5"/>
    <w:rsid w:val="004F1A3E"/>
    <w:rsid w:val="004F3DC3"/>
    <w:rsid w:val="004F47C3"/>
    <w:rsid w:val="004F5795"/>
    <w:rsid w:val="00504D16"/>
    <w:rsid w:val="00505EBA"/>
    <w:rsid w:val="00506067"/>
    <w:rsid w:val="005070A2"/>
    <w:rsid w:val="00513033"/>
    <w:rsid w:val="005150F4"/>
    <w:rsid w:val="00520FF2"/>
    <w:rsid w:val="00523DF1"/>
    <w:rsid w:val="0053182E"/>
    <w:rsid w:val="005324F8"/>
    <w:rsid w:val="00532D1E"/>
    <w:rsid w:val="00535D27"/>
    <w:rsid w:val="00541BA9"/>
    <w:rsid w:val="00542A67"/>
    <w:rsid w:val="00542AB7"/>
    <w:rsid w:val="00542FF3"/>
    <w:rsid w:val="0054576C"/>
    <w:rsid w:val="0054664B"/>
    <w:rsid w:val="0055088F"/>
    <w:rsid w:val="00550F17"/>
    <w:rsid w:val="005515FA"/>
    <w:rsid w:val="00553D8F"/>
    <w:rsid w:val="00556DE2"/>
    <w:rsid w:val="005579A3"/>
    <w:rsid w:val="005617B6"/>
    <w:rsid w:val="00561BED"/>
    <w:rsid w:val="00563083"/>
    <w:rsid w:val="005642B7"/>
    <w:rsid w:val="00571F26"/>
    <w:rsid w:val="00572988"/>
    <w:rsid w:val="00582664"/>
    <w:rsid w:val="00583A92"/>
    <w:rsid w:val="00587490"/>
    <w:rsid w:val="00593698"/>
    <w:rsid w:val="00593AFB"/>
    <w:rsid w:val="00593E72"/>
    <w:rsid w:val="005941F6"/>
    <w:rsid w:val="0059549C"/>
    <w:rsid w:val="005A4CB9"/>
    <w:rsid w:val="005A746C"/>
    <w:rsid w:val="005B40AA"/>
    <w:rsid w:val="005B58B9"/>
    <w:rsid w:val="005B5D33"/>
    <w:rsid w:val="005B774F"/>
    <w:rsid w:val="005C0BB4"/>
    <w:rsid w:val="005C27E0"/>
    <w:rsid w:val="005C3B4B"/>
    <w:rsid w:val="005D2702"/>
    <w:rsid w:val="005D5FF2"/>
    <w:rsid w:val="005E12EA"/>
    <w:rsid w:val="005E150B"/>
    <w:rsid w:val="005E2C47"/>
    <w:rsid w:val="005E5E7E"/>
    <w:rsid w:val="005F1FF2"/>
    <w:rsid w:val="005F4DAC"/>
    <w:rsid w:val="00602609"/>
    <w:rsid w:val="0060270F"/>
    <w:rsid w:val="00602B25"/>
    <w:rsid w:val="00604776"/>
    <w:rsid w:val="006067D9"/>
    <w:rsid w:val="00611E95"/>
    <w:rsid w:val="00611EAF"/>
    <w:rsid w:val="00614437"/>
    <w:rsid w:val="00620B5C"/>
    <w:rsid w:val="00623603"/>
    <w:rsid w:val="006263B4"/>
    <w:rsid w:val="0062645F"/>
    <w:rsid w:val="00645D68"/>
    <w:rsid w:val="00646AD5"/>
    <w:rsid w:val="00647DEF"/>
    <w:rsid w:val="00661C31"/>
    <w:rsid w:val="0066480E"/>
    <w:rsid w:val="00675845"/>
    <w:rsid w:val="006767A7"/>
    <w:rsid w:val="006774E5"/>
    <w:rsid w:val="006804BA"/>
    <w:rsid w:val="00680EF7"/>
    <w:rsid w:val="00680EF9"/>
    <w:rsid w:val="00682FE7"/>
    <w:rsid w:val="0068411D"/>
    <w:rsid w:val="00686048"/>
    <w:rsid w:val="00691C03"/>
    <w:rsid w:val="006930BD"/>
    <w:rsid w:val="006A0B19"/>
    <w:rsid w:val="006A107B"/>
    <w:rsid w:val="006A110F"/>
    <w:rsid w:val="006A1FE5"/>
    <w:rsid w:val="006A4060"/>
    <w:rsid w:val="006A6848"/>
    <w:rsid w:val="006B1467"/>
    <w:rsid w:val="006B298F"/>
    <w:rsid w:val="006B4AC3"/>
    <w:rsid w:val="006B61B6"/>
    <w:rsid w:val="006B6B39"/>
    <w:rsid w:val="006B785A"/>
    <w:rsid w:val="006C04E3"/>
    <w:rsid w:val="006C0AA5"/>
    <w:rsid w:val="006C3DC0"/>
    <w:rsid w:val="006D5A73"/>
    <w:rsid w:val="006D7038"/>
    <w:rsid w:val="006E0E49"/>
    <w:rsid w:val="006E36A2"/>
    <w:rsid w:val="006E6121"/>
    <w:rsid w:val="006F0B03"/>
    <w:rsid w:val="006F15B8"/>
    <w:rsid w:val="006F2D77"/>
    <w:rsid w:val="006F3CE0"/>
    <w:rsid w:val="006F4E10"/>
    <w:rsid w:val="006F54D7"/>
    <w:rsid w:val="006F599E"/>
    <w:rsid w:val="00700ACD"/>
    <w:rsid w:val="007010D9"/>
    <w:rsid w:val="00704184"/>
    <w:rsid w:val="00706329"/>
    <w:rsid w:val="00707657"/>
    <w:rsid w:val="0071502D"/>
    <w:rsid w:val="00715DB1"/>
    <w:rsid w:val="00717BE6"/>
    <w:rsid w:val="007269D0"/>
    <w:rsid w:val="00727C4E"/>
    <w:rsid w:val="00733FC7"/>
    <w:rsid w:val="007348E9"/>
    <w:rsid w:val="00737D7A"/>
    <w:rsid w:val="0074488E"/>
    <w:rsid w:val="00745B56"/>
    <w:rsid w:val="007604BF"/>
    <w:rsid w:val="00763F20"/>
    <w:rsid w:val="00765D21"/>
    <w:rsid w:val="00770D8A"/>
    <w:rsid w:val="00773505"/>
    <w:rsid w:val="00773A25"/>
    <w:rsid w:val="00774D16"/>
    <w:rsid w:val="00774F53"/>
    <w:rsid w:val="0077527A"/>
    <w:rsid w:val="00776C96"/>
    <w:rsid w:val="00781333"/>
    <w:rsid w:val="0078154B"/>
    <w:rsid w:val="00782F03"/>
    <w:rsid w:val="00785EAA"/>
    <w:rsid w:val="00786BCD"/>
    <w:rsid w:val="00787FC2"/>
    <w:rsid w:val="007974E5"/>
    <w:rsid w:val="007977B7"/>
    <w:rsid w:val="007A00AB"/>
    <w:rsid w:val="007A1907"/>
    <w:rsid w:val="007A4225"/>
    <w:rsid w:val="007A49E4"/>
    <w:rsid w:val="007A7E4E"/>
    <w:rsid w:val="007B00DA"/>
    <w:rsid w:val="007B2BE5"/>
    <w:rsid w:val="007C0649"/>
    <w:rsid w:val="007C2B45"/>
    <w:rsid w:val="007D24BE"/>
    <w:rsid w:val="007D2723"/>
    <w:rsid w:val="007D665A"/>
    <w:rsid w:val="007D7FB3"/>
    <w:rsid w:val="007E4961"/>
    <w:rsid w:val="007E73A6"/>
    <w:rsid w:val="007F7E2A"/>
    <w:rsid w:val="00802EF3"/>
    <w:rsid w:val="00806BB5"/>
    <w:rsid w:val="00806D32"/>
    <w:rsid w:val="008141BB"/>
    <w:rsid w:val="008302FF"/>
    <w:rsid w:val="0083615C"/>
    <w:rsid w:val="00840816"/>
    <w:rsid w:val="008427D8"/>
    <w:rsid w:val="00842881"/>
    <w:rsid w:val="00842BAE"/>
    <w:rsid w:val="0084520C"/>
    <w:rsid w:val="0086064A"/>
    <w:rsid w:val="008623D7"/>
    <w:rsid w:val="00864051"/>
    <w:rsid w:val="0086566B"/>
    <w:rsid w:val="0086596F"/>
    <w:rsid w:val="00876749"/>
    <w:rsid w:val="008772EC"/>
    <w:rsid w:val="008845F0"/>
    <w:rsid w:val="00884DA9"/>
    <w:rsid w:val="008877EC"/>
    <w:rsid w:val="00890183"/>
    <w:rsid w:val="0089183E"/>
    <w:rsid w:val="00892AB3"/>
    <w:rsid w:val="008935F3"/>
    <w:rsid w:val="00897714"/>
    <w:rsid w:val="008A45D0"/>
    <w:rsid w:val="008A6D63"/>
    <w:rsid w:val="008A7006"/>
    <w:rsid w:val="008A7792"/>
    <w:rsid w:val="008B07A4"/>
    <w:rsid w:val="008B2273"/>
    <w:rsid w:val="008C1C95"/>
    <w:rsid w:val="008D2724"/>
    <w:rsid w:val="008D32E3"/>
    <w:rsid w:val="008D3E81"/>
    <w:rsid w:val="008D4A9E"/>
    <w:rsid w:val="008D70A4"/>
    <w:rsid w:val="008E0AD1"/>
    <w:rsid w:val="008F07A4"/>
    <w:rsid w:val="008F3A79"/>
    <w:rsid w:val="008F46E0"/>
    <w:rsid w:val="00901263"/>
    <w:rsid w:val="00911BFB"/>
    <w:rsid w:val="009133AC"/>
    <w:rsid w:val="0091595E"/>
    <w:rsid w:val="009217F6"/>
    <w:rsid w:val="0092246D"/>
    <w:rsid w:val="0092460A"/>
    <w:rsid w:val="00925DAA"/>
    <w:rsid w:val="00941876"/>
    <w:rsid w:val="00942DBD"/>
    <w:rsid w:val="009432A7"/>
    <w:rsid w:val="00950EEA"/>
    <w:rsid w:val="00953C94"/>
    <w:rsid w:val="00954BD4"/>
    <w:rsid w:val="00955506"/>
    <w:rsid w:val="00962AFD"/>
    <w:rsid w:val="00962C8E"/>
    <w:rsid w:val="00967593"/>
    <w:rsid w:val="0098059C"/>
    <w:rsid w:val="0098114B"/>
    <w:rsid w:val="009915C2"/>
    <w:rsid w:val="00992A85"/>
    <w:rsid w:val="00992CC6"/>
    <w:rsid w:val="00997243"/>
    <w:rsid w:val="009A203A"/>
    <w:rsid w:val="009A2F7E"/>
    <w:rsid w:val="009A35F5"/>
    <w:rsid w:val="009A3A5B"/>
    <w:rsid w:val="009A55B2"/>
    <w:rsid w:val="009A7EA2"/>
    <w:rsid w:val="009B158E"/>
    <w:rsid w:val="009B1DCF"/>
    <w:rsid w:val="009B41E6"/>
    <w:rsid w:val="009B6949"/>
    <w:rsid w:val="009C058A"/>
    <w:rsid w:val="009C1E41"/>
    <w:rsid w:val="009C5D40"/>
    <w:rsid w:val="009D06A0"/>
    <w:rsid w:val="009D2D8D"/>
    <w:rsid w:val="009D7861"/>
    <w:rsid w:val="009E4F40"/>
    <w:rsid w:val="009E6CDC"/>
    <w:rsid w:val="009F76B3"/>
    <w:rsid w:val="00A04631"/>
    <w:rsid w:val="00A10790"/>
    <w:rsid w:val="00A142CB"/>
    <w:rsid w:val="00A20044"/>
    <w:rsid w:val="00A20B07"/>
    <w:rsid w:val="00A240D9"/>
    <w:rsid w:val="00A249FA"/>
    <w:rsid w:val="00A31C4F"/>
    <w:rsid w:val="00A3377F"/>
    <w:rsid w:val="00A3505F"/>
    <w:rsid w:val="00A4062D"/>
    <w:rsid w:val="00A41B89"/>
    <w:rsid w:val="00A41D40"/>
    <w:rsid w:val="00A43FCF"/>
    <w:rsid w:val="00A453E4"/>
    <w:rsid w:val="00A52678"/>
    <w:rsid w:val="00A53D2C"/>
    <w:rsid w:val="00A62539"/>
    <w:rsid w:val="00A7126F"/>
    <w:rsid w:val="00A71CA9"/>
    <w:rsid w:val="00A75203"/>
    <w:rsid w:val="00A80E50"/>
    <w:rsid w:val="00A81ACF"/>
    <w:rsid w:val="00A82D15"/>
    <w:rsid w:val="00A83262"/>
    <w:rsid w:val="00A83B4F"/>
    <w:rsid w:val="00A83EB3"/>
    <w:rsid w:val="00A8682B"/>
    <w:rsid w:val="00A90095"/>
    <w:rsid w:val="00A935FC"/>
    <w:rsid w:val="00A9790A"/>
    <w:rsid w:val="00AA1DBC"/>
    <w:rsid w:val="00AA2DBB"/>
    <w:rsid w:val="00AA7374"/>
    <w:rsid w:val="00AB4ABB"/>
    <w:rsid w:val="00AB5A4F"/>
    <w:rsid w:val="00AC0E09"/>
    <w:rsid w:val="00AC10C6"/>
    <w:rsid w:val="00AC3010"/>
    <w:rsid w:val="00AC4115"/>
    <w:rsid w:val="00AC574D"/>
    <w:rsid w:val="00AC6691"/>
    <w:rsid w:val="00AD04C7"/>
    <w:rsid w:val="00AD08D6"/>
    <w:rsid w:val="00AD6F9E"/>
    <w:rsid w:val="00AE1EFC"/>
    <w:rsid w:val="00AE2C54"/>
    <w:rsid w:val="00AE3AE5"/>
    <w:rsid w:val="00AE6687"/>
    <w:rsid w:val="00AF0363"/>
    <w:rsid w:val="00AF348D"/>
    <w:rsid w:val="00AF5044"/>
    <w:rsid w:val="00AF71AE"/>
    <w:rsid w:val="00B027BD"/>
    <w:rsid w:val="00B115BB"/>
    <w:rsid w:val="00B15F3F"/>
    <w:rsid w:val="00B20190"/>
    <w:rsid w:val="00B2115D"/>
    <w:rsid w:val="00B260E8"/>
    <w:rsid w:val="00B27B76"/>
    <w:rsid w:val="00B3112B"/>
    <w:rsid w:val="00B32419"/>
    <w:rsid w:val="00B36C88"/>
    <w:rsid w:val="00B37D34"/>
    <w:rsid w:val="00B409A1"/>
    <w:rsid w:val="00B4141B"/>
    <w:rsid w:val="00B444A3"/>
    <w:rsid w:val="00B46B9B"/>
    <w:rsid w:val="00B54510"/>
    <w:rsid w:val="00B559CC"/>
    <w:rsid w:val="00B65967"/>
    <w:rsid w:val="00B76139"/>
    <w:rsid w:val="00B81AE1"/>
    <w:rsid w:val="00B83835"/>
    <w:rsid w:val="00B84F20"/>
    <w:rsid w:val="00B8798B"/>
    <w:rsid w:val="00B87BD4"/>
    <w:rsid w:val="00B949C8"/>
    <w:rsid w:val="00BA549D"/>
    <w:rsid w:val="00BA7F3D"/>
    <w:rsid w:val="00BB112E"/>
    <w:rsid w:val="00BB220E"/>
    <w:rsid w:val="00BB2262"/>
    <w:rsid w:val="00BB7322"/>
    <w:rsid w:val="00BB7C9B"/>
    <w:rsid w:val="00BC2028"/>
    <w:rsid w:val="00BC6842"/>
    <w:rsid w:val="00BC7DE8"/>
    <w:rsid w:val="00BD0B68"/>
    <w:rsid w:val="00BD21D4"/>
    <w:rsid w:val="00BD2394"/>
    <w:rsid w:val="00BD5966"/>
    <w:rsid w:val="00BE271F"/>
    <w:rsid w:val="00BE5883"/>
    <w:rsid w:val="00BF3618"/>
    <w:rsid w:val="00C04813"/>
    <w:rsid w:val="00C10FAD"/>
    <w:rsid w:val="00C1138B"/>
    <w:rsid w:val="00C11C23"/>
    <w:rsid w:val="00C13EAE"/>
    <w:rsid w:val="00C14312"/>
    <w:rsid w:val="00C16073"/>
    <w:rsid w:val="00C20C1A"/>
    <w:rsid w:val="00C23509"/>
    <w:rsid w:val="00C33AD4"/>
    <w:rsid w:val="00C35B15"/>
    <w:rsid w:val="00C37AD5"/>
    <w:rsid w:val="00C40789"/>
    <w:rsid w:val="00C459D5"/>
    <w:rsid w:val="00C5580C"/>
    <w:rsid w:val="00C651C3"/>
    <w:rsid w:val="00C65287"/>
    <w:rsid w:val="00C70707"/>
    <w:rsid w:val="00C75545"/>
    <w:rsid w:val="00C75709"/>
    <w:rsid w:val="00C817D7"/>
    <w:rsid w:val="00C81A0A"/>
    <w:rsid w:val="00C874A3"/>
    <w:rsid w:val="00C90536"/>
    <w:rsid w:val="00C91C94"/>
    <w:rsid w:val="00C95D58"/>
    <w:rsid w:val="00CA1D8C"/>
    <w:rsid w:val="00CA273C"/>
    <w:rsid w:val="00CA2FBE"/>
    <w:rsid w:val="00CA33EC"/>
    <w:rsid w:val="00CB1BFB"/>
    <w:rsid w:val="00CB2610"/>
    <w:rsid w:val="00CC097D"/>
    <w:rsid w:val="00CC0DC2"/>
    <w:rsid w:val="00CC1AAD"/>
    <w:rsid w:val="00CC4281"/>
    <w:rsid w:val="00CC4F03"/>
    <w:rsid w:val="00CC5D66"/>
    <w:rsid w:val="00CC6C30"/>
    <w:rsid w:val="00CD19F2"/>
    <w:rsid w:val="00CD258C"/>
    <w:rsid w:val="00CD3D24"/>
    <w:rsid w:val="00CD7E08"/>
    <w:rsid w:val="00CE4B26"/>
    <w:rsid w:val="00CF198B"/>
    <w:rsid w:val="00CF1E52"/>
    <w:rsid w:val="00CF32A9"/>
    <w:rsid w:val="00CF6D65"/>
    <w:rsid w:val="00D00598"/>
    <w:rsid w:val="00D00706"/>
    <w:rsid w:val="00D02591"/>
    <w:rsid w:val="00D066A5"/>
    <w:rsid w:val="00D12203"/>
    <w:rsid w:val="00D208C5"/>
    <w:rsid w:val="00D215C3"/>
    <w:rsid w:val="00D215DB"/>
    <w:rsid w:val="00D276E3"/>
    <w:rsid w:val="00D34E34"/>
    <w:rsid w:val="00D37FA3"/>
    <w:rsid w:val="00D4773A"/>
    <w:rsid w:val="00D47C67"/>
    <w:rsid w:val="00D51A46"/>
    <w:rsid w:val="00D5253E"/>
    <w:rsid w:val="00D52562"/>
    <w:rsid w:val="00D56F4F"/>
    <w:rsid w:val="00D60536"/>
    <w:rsid w:val="00D65AFA"/>
    <w:rsid w:val="00D86704"/>
    <w:rsid w:val="00D87780"/>
    <w:rsid w:val="00D92540"/>
    <w:rsid w:val="00D925DB"/>
    <w:rsid w:val="00D94220"/>
    <w:rsid w:val="00D96229"/>
    <w:rsid w:val="00DA275B"/>
    <w:rsid w:val="00DA3E7B"/>
    <w:rsid w:val="00DA570F"/>
    <w:rsid w:val="00DB07CC"/>
    <w:rsid w:val="00DB3916"/>
    <w:rsid w:val="00DC0149"/>
    <w:rsid w:val="00DC0967"/>
    <w:rsid w:val="00DC3511"/>
    <w:rsid w:val="00DC3E09"/>
    <w:rsid w:val="00DC491D"/>
    <w:rsid w:val="00DC5916"/>
    <w:rsid w:val="00DC7880"/>
    <w:rsid w:val="00DD04CB"/>
    <w:rsid w:val="00DD2DD6"/>
    <w:rsid w:val="00DD770E"/>
    <w:rsid w:val="00DE11A5"/>
    <w:rsid w:val="00DE3417"/>
    <w:rsid w:val="00DE4D97"/>
    <w:rsid w:val="00DF04BA"/>
    <w:rsid w:val="00DF07E9"/>
    <w:rsid w:val="00E0386A"/>
    <w:rsid w:val="00E04684"/>
    <w:rsid w:val="00E04EB0"/>
    <w:rsid w:val="00E11F92"/>
    <w:rsid w:val="00E1366F"/>
    <w:rsid w:val="00E15B8E"/>
    <w:rsid w:val="00E16D67"/>
    <w:rsid w:val="00E20673"/>
    <w:rsid w:val="00E20D20"/>
    <w:rsid w:val="00E211A0"/>
    <w:rsid w:val="00E276EE"/>
    <w:rsid w:val="00E3245F"/>
    <w:rsid w:val="00E33D15"/>
    <w:rsid w:val="00E35659"/>
    <w:rsid w:val="00E41219"/>
    <w:rsid w:val="00E42022"/>
    <w:rsid w:val="00E439A2"/>
    <w:rsid w:val="00E44FA0"/>
    <w:rsid w:val="00E458E4"/>
    <w:rsid w:val="00E45AC5"/>
    <w:rsid w:val="00E50039"/>
    <w:rsid w:val="00E50922"/>
    <w:rsid w:val="00E64C10"/>
    <w:rsid w:val="00E67272"/>
    <w:rsid w:val="00E744AB"/>
    <w:rsid w:val="00E75CD1"/>
    <w:rsid w:val="00E77106"/>
    <w:rsid w:val="00E8142C"/>
    <w:rsid w:val="00E83610"/>
    <w:rsid w:val="00E84791"/>
    <w:rsid w:val="00E9167E"/>
    <w:rsid w:val="00E9789B"/>
    <w:rsid w:val="00EA2B5E"/>
    <w:rsid w:val="00EA4726"/>
    <w:rsid w:val="00EA5B2A"/>
    <w:rsid w:val="00EA65A3"/>
    <w:rsid w:val="00EC5CCC"/>
    <w:rsid w:val="00ED04D4"/>
    <w:rsid w:val="00EE1254"/>
    <w:rsid w:val="00EE5000"/>
    <w:rsid w:val="00EE52D6"/>
    <w:rsid w:val="00EE69BB"/>
    <w:rsid w:val="00EE6D2D"/>
    <w:rsid w:val="00EF288A"/>
    <w:rsid w:val="00EF3506"/>
    <w:rsid w:val="00EF62F9"/>
    <w:rsid w:val="00EF786B"/>
    <w:rsid w:val="00F032FD"/>
    <w:rsid w:val="00F07C2C"/>
    <w:rsid w:val="00F26976"/>
    <w:rsid w:val="00F279D7"/>
    <w:rsid w:val="00F31642"/>
    <w:rsid w:val="00F34EA9"/>
    <w:rsid w:val="00F35751"/>
    <w:rsid w:val="00F36139"/>
    <w:rsid w:val="00F36B54"/>
    <w:rsid w:val="00F371C1"/>
    <w:rsid w:val="00F41E5B"/>
    <w:rsid w:val="00F4447D"/>
    <w:rsid w:val="00F452AF"/>
    <w:rsid w:val="00F508EF"/>
    <w:rsid w:val="00F51540"/>
    <w:rsid w:val="00F61077"/>
    <w:rsid w:val="00F667EB"/>
    <w:rsid w:val="00F668A9"/>
    <w:rsid w:val="00F73EE2"/>
    <w:rsid w:val="00F847D3"/>
    <w:rsid w:val="00F87470"/>
    <w:rsid w:val="00F949F1"/>
    <w:rsid w:val="00F960D0"/>
    <w:rsid w:val="00FA1677"/>
    <w:rsid w:val="00FA499F"/>
    <w:rsid w:val="00FA7630"/>
    <w:rsid w:val="00FB0203"/>
    <w:rsid w:val="00FB0CED"/>
    <w:rsid w:val="00FB0F01"/>
    <w:rsid w:val="00FC4A41"/>
    <w:rsid w:val="00FD05FC"/>
    <w:rsid w:val="00FD16C3"/>
    <w:rsid w:val="00FD249C"/>
    <w:rsid w:val="00FD373D"/>
    <w:rsid w:val="00FD5287"/>
    <w:rsid w:val="00FD6C6D"/>
    <w:rsid w:val="00FD74C7"/>
    <w:rsid w:val="00FE32A7"/>
    <w:rsid w:val="00FF62A8"/>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 w:type="paragraph" w:styleId="HTMLPreformatted">
    <w:name w:val="HTML Preformatted"/>
    <w:basedOn w:val="Normal"/>
    <w:link w:val="HTMLPreformattedChar"/>
    <w:rsid w:val="00081453"/>
    <w:rPr>
      <w:rFonts w:ascii="Consolas" w:hAnsi="Consolas"/>
      <w:sz w:val="20"/>
      <w:szCs w:val="20"/>
    </w:rPr>
  </w:style>
  <w:style w:type="character" w:customStyle="1" w:styleId="HTMLPreformattedChar">
    <w:name w:val="HTML Preformatted Char"/>
    <w:basedOn w:val="DefaultParagraphFont"/>
    <w:link w:val="HTMLPreformatted"/>
    <w:rsid w:val="00081453"/>
    <w:rPr>
      <w:rFonts w:ascii="Consolas" w:hAnsi="Consolas"/>
      <w:lang w:eastAsia="en-US"/>
    </w:rPr>
  </w:style>
  <w:style w:type="paragraph" w:styleId="ListParagraph">
    <w:name w:val="List Paragraph"/>
    <w:basedOn w:val="Normal"/>
    <w:uiPriority w:val="34"/>
    <w:qFormat/>
    <w:rsid w:val="00B3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5435</TotalTime>
  <Pages>39</Pages>
  <Words>40488</Words>
  <Characters>230786</Characters>
  <Application>Microsoft Office Word</Application>
  <DocSecurity>0</DocSecurity>
  <Lines>1923</Lines>
  <Paragraphs>541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270733</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47</cp:revision>
  <cp:lastPrinted>2026-05-04T13:30:00Z</cp:lastPrinted>
  <dcterms:created xsi:type="dcterms:W3CDTF">2026-04-09T13:36:00Z</dcterms:created>
  <dcterms:modified xsi:type="dcterms:W3CDTF">2026-10-21T10:08:00Z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id="CFimOhJA"/&gt;&lt;style id="http://www.zotero.org/styles/apa" locale="en-US" hasBibliography="1" bibliographyStyleHasBeenSet="1"/&gt;&lt;prefs&gt;&lt;pref name="fieldType" value="Field"/&gt;&lt;/prefs&gt;&lt;/data&gt;</vt:lpwstr>
  </property>
</Properties>
</file>