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4E0D73B4" w:rsidR="00782F03" w:rsidRPr="00B730C3" w:rsidRDefault="000E7436"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 xml:space="preserve">Using </w:t>
      </w:r>
      <w:r w:rsidR="00782F03">
        <w:rPr>
          <w:rFonts w:ascii="Calibri" w:hAnsi="Calibri" w:cs="Calibri"/>
          <w:b/>
          <w:bCs/>
          <w:lang w:val="en-US"/>
        </w:rPr>
        <w:t>multi</w:t>
      </w:r>
      <w:r>
        <w:rPr>
          <w:rFonts w:ascii="Calibri" w:hAnsi="Calibri" w:cs="Calibri"/>
          <w:b/>
          <w:bCs/>
          <w:lang w:val="en-US"/>
        </w:rPr>
        <w:t xml:space="preserve">ple criteria to evaluate </w:t>
      </w:r>
      <w:r w:rsidR="00782F03">
        <w:rPr>
          <w:rFonts w:ascii="Calibri" w:hAnsi="Calibri" w:cs="Calibri"/>
          <w:b/>
          <w:bCs/>
          <w:lang w:val="en-US"/>
        </w:rPr>
        <w:t xml:space="preserve">fall vegetation </w:t>
      </w:r>
      <w:r>
        <w:rPr>
          <w:rFonts w:ascii="Calibri" w:hAnsi="Calibri" w:cs="Calibri"/>
          <w:b/>
          <w:bCs/>
          <w:lang w:val="en-US"/>
        </w:rPr>
        <w:t xml:space="preserve">highlights tradeoffs in </w:t>
      </w:r>
      <w:r w:rsidR="00782F03">
        <w:rPr>
          <w:rFonts w:ascii="Calibri" w:hAnsi="Calibri" w:cs="Calibri"/>
          <w:b/>
          <w:bCs/>
          <w:lang w:val="en-US"/>
        </w:rPr>
        <w:t xml:space="preserve">cover </w:t>
      </w:r>
      <w:proofErr w:type="gramStart"/>
      <w:r w:rsidR="00782F03">
        <w:rPr>
          <w:rFonts w:ascii="Calibri" w:hAnsi="Calibri" w:cs="Calibri"/>
          <w:b/>
          <w:bCs/>
          <w:lang w:val="en-US"/>
        </w:rPr>
        <w:t>crop</w:t>
      </w:r>
      <w:proofErr w:type="gramEnd"/>
      <w:r w:rsidR="00782F03">
        <w:rPr>
          <w:rFonts w:ascii="Calibri" w:hAnsi="Calibri" w:cs="Calibri"/>
          <w:b/>
          <w:bCs/>
          <w:lang w:val="en-US"/>
        </w:rPr>
        <w:t xml:space="preserve">,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782F03">
        <w:rPr>
          <w:rFonts w:ascii="Calibri" w:hAnsi="Calibri" w:cs="Calibri"/>
          <w:b/>
          <w:bCs/>
          <w:lang w:val="en-US"/>
        </w:rPr>
        <w:t>residue</w:t>
      </w:r>
      <w:r w:rsidR="00782F03" w:rsidRPr="00B730C3">
        <w:rPr>
          <w:rFonts w:ascii="Calibri" w:hAnsi="Calibri" w:cs="Calibri"/>
          <w:b/>
          <w:bCs/>
          <w:lang w:val="en-US"/>
        </w:rPr>
        <w:t xml:space="preserve"> management</w:t>
      </w:r>
      <w:r>
        <w:rPr>
          <w:rFonts w:ascii="Calibri" w:hAnsi="Calibri" w:cs="Calibri"/>
          <w:b/>
          <w:bCs/>
          <w:lang w:val="en-US"/>
        </w:rPr>
        <w:t xml:space="preserve"> systems</w:t>
      </w:r>
    </w:p>
    <w:p w14:paraId="4B503908" w14:textId="77777777" w:rsidR="0053182E" w:rsidRPr="00782F03" w:rsidRDefault="0053182E" w:rsidP="00045088">
      <w:pPr>
        <w:spacing w:line="360" w:lineRule="auto"/>
        <w:rPr>
          <w:lang w:val="fr-CA"/>
        </w:rPr>
      </w:pPr>
    </w:p>
    <w:p w14:paraId="5FA8BC59" w14:textId="15684B6C"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Emma Randahl-Beltran</w:t>
      </w:r>
      <w:r w:rsidRPr="00806BB5">
        <w:rPr>
          <w:b/>
          <w:bCs/>
          <w:vertAlign w:val="superscript"/>
          <w:lang w:val="fr-CA"/>
        </w:rPr>
        <w:t>1</w:t>
      </w:r>
      <w:r w:rsidRPr="00806BB5">
        <w:rPr>
          <w:b/>
          <w:bCs/>
          <w:lang w:val="fr-CA"/>
        </w:rPr>
        <w:t xml:space="preserve"> Mette Sønderskov</w:t>
      </w:r>
      <w:r w:rsidRPr="00806BB5">
        <w:rPr>
          <w:b/>
          <w:bCs/>
          <w:vertAlign w:val="superscript"/>
          <w:lang w:val="fr-CA"/>
        </w:rPr>
        <w:t>1</w:t>
      </w:r>
      <w:r w:rsidRPr="00806BB5">
        <w:rPr>
          <w:b/>
          <w:bCs/>
          <w:lang w:val="fr-CA"/>
        </w:rPr>
        <w:t xml:space="preserve"> 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 xml:space="preserve">Department of </w:t>
      </w:r>
      <w:proofErr w:type="spellStart"/>
      <w:r w:rsidR="009432A7" w:rsidRPr="00806BB5">
        <w:rPr>
          <w:lang w:val="fr-CA"/>
        </w:rPr>
        <w:t>Agroecology</w:t>
      </w:r>
      <w:proofErr w:type="spellEnd"/>
      <w:r w:rsidR="0053182E" w:rsidRPr="00806BB5">
        <w:rPr>
          <w:lang w:val="fr-CA"/>
        </w:rPr>
        <w:t xml:space="preserve">, </w:t>
      </w:r>
      <w:r w:rsidR="009432A7" w:rsidRPr="00806BB5">
        <w:rPr>
          <w:lang w:val="fr-CA"/>
        </w:rPr>
        <w:t xml:space="preserve">Aarhus </w:t>
      </w:r>
      <w:proofErr w:type="spellStart"/>
      <w:r w:rsidR="009432A7" w:rsidRPr="00806BB5">
        <w:rPr>
          <w:lang w:val="fr-CA"/>
        </w:rPr>
        <w:t>University</w:t>
      </w:r>
      <w:proofErr w:type="spellEnd"/>
      <w:r w:rsidR="009432A7" w:rsidRPr="00806BB5">
        <w:rPr>
          <w:lang w:val="fr-CA"/>
        </w:rPr>
        <w:t xml:space="preserve">, 1 </w:t>
      </w:r>
      <w:proofErr w:type="spellStart"/>
      <w:r w:rsidR="009432A7" w:rsidRPr="00806BB5">
        <w:rPr>
          <w:lang w:val="fr-CA"/>
        </w:rPr>
        <w:t>Forsøgsvej</w:t>
      </w:r>
      <w:proofErr w:type="spellEnd"/>
      <w:r w:rsidR="009432A7" w:rsidRPr="00806BB5">
        <w:rPr>
          <w:lang w:val="fr-CA"/>
        </w:rPr>
        <w:t>,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50D140CB" w:rsidR="008141BB" w:rsidRPr="00806BB5" w:rsidRDefault="008141BB" w:rsidP="00045088">
      <w:pPr>
        <w:spacing w:line="360" w:lineRule="auto"/>
        <w:rPr>
          <w:lang w:val="fr-CA"/>
        </w:rPr>
      </w:pPr>
      <w:proofErr w:type="spellStart"/>
      <w:r w:rsidRPr="00806BB5">
        <w:rPr>
          <w:lang w:val="fr-CA"/>
        </w:rPr>
        <w:t>Correspondence</w:t>
      </w:r>
      <w:proofErr w:type="spellEnd"/>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6FD048AC" w14:textId="412D01E3" w:rsidR="009432A7" w:rsidRDefault="009432A7" w:rsidP="00045088">
      <w:pPr>
        <w:spacing w:line="360" w:lineRule="auto"/>
        <w:rPr>
          <w:lang w:val="en-US"/>
        </w:rPr>
      </w:pPr>
      <w:r>
        <w:rPr>
          <w:lang w:val="en-US"/>
        </w:rPr>
        <w:t>Marco…</w:t>
      </w:r>
    </w:p>
    <w:p w14:paraId="3D5DF2E4" w14:textId="7420497B" w:rsidR="009432A7" w:rsidRDefault="009432A7" w:rsidP="00045088">
      <w:pPr>
        <w:spacing w:line="360" w:lineRule="auto"/>
        <w:rPr>
          <w:lang w:val="en-US"/>
        </w:rPr>
      </w:pPr>
      <w:r>
        <w:rPr>
          <w:lang w:val="en-US"/>
        </w:rPr>
        <w:t>Emma</w:t>
      </w:r>
      <w:ins w:id="1" w:author="Emma Sofia Randahl-Beltran" w:date="2025-12-15T15:14:00Z" w16du:dateUtc="2025-12-15T14:14:00Z">
        <w:r w:rsidR="00ED2936">
          <w:rPr>
            <w:lang w:val="en-US"/>
          </w:rPr>
          <w:t xml:space="preserve"> Randahl-Beltran, </w:t>
        </w:r>
        <w:r w:rsidR="004139CB">
          <w:rPr>
            <w:lang w:val="en-US"/>
          </w:rPr>
          <w:t>esrb@agro.au.dk</w:t>
        </w:r>
      </w:ins>
    </w:p>
    <w:p w14:paraId="6DD3D143" w14:textId="2BE71097" w:rsidR="009432A7" w:rsidRDefault="009432A7" w:rsidP="00045088">
      <w:pPr>
        <w:spacing w:line="360" w:lineRule="auto"/>
        <w:rPr>
          <w:lang w:val="en-US"/>
        </w:rPr>
      </w:pPr>
      <w:r>
        <w:rPr>
          <w:lang w:val="en-US"/>
        </w:rPr>
        <w:t>Mette</w:t>
      </w:r>
    </w:p>
    <w:p w14:paraId="282E3391" w14:textId="45698E2E" w:rsidR="009432A7" w:rsidRPr="009432A7" w:rsidRDefault="009432A7" w:rsidP="00045088">
      <w:pPr>
        <w:spacing w:line="360" w:lineRule="auto"/>
        <w:rPr>
          <w:lang w:val="en-US"/>
        </w:rPr>
      </w:pPr>
      <w:r>
        <w:rPr>
          <w:lang w:val="en-US"/>
        </w:rPr>
        <w:t>Bo…</w:t>
      </w:r>
    </w:p>
    <w:p w14:paraId="42CCADBB" w14:textId="0EF9F97E" w:rsidR="0053182E" w:rsidRPr="00045088" w:rsidRDefault="0053182E" w:rsidP="00045088">
      <w:pPr>
        <w:spacing w:line="360" w:lineRule="auto"/>
      </w:pPr>
    </w:p>
    <w:p w14:paraId="26E51B1C" w14:textId="785E09A7" w:rsidR="008141BB" w:rsidRPr="00045088" w:rsidRDefault="008141BB" w:rsidP="00045088">
      <w:pPr>
        <w:spacing w:line="360" w:lineRule="auto"/>
      </w:pPr>
      <w:r w:rsidRPr="00045088">
        <w:t>Funding information</w:t>
      </w:r>
    </w:p>
    <w:p w14:paraId="4AA53398" w14:textId="57302D79" w:rsidR="008141BB" w:rsidRPr="00045088" w:rsidRDefault="00D52562" w:rsidP="00045088">
      <w:pPr>
        <w:spacing w:line="360" w:lineRule="auto"/>
      </w:pPr>
      <w:r>
        <w:t>[List n</w:t>
      </w:r>
      <w:r w:rsidR="008141BB" w:rsidRPr="00045088">
        <w:t>ame of funders</w:t>
      </w:r>
      <w:r>
        <w:t xml:space="preserve"> and grant details]</w:t>
      </w:r>
    </w:p>
    <w:p w14:paraId="4131C210" w14:textId="54E40408" w:rsidR="00C23509" w:rsidRPr="00045088" w:rsidRDefault="009432A7" w:rsidP="00045088">
      <w:pPr>
        <w:spacing w:line="360" w:lineRule="auto"/>
      </w:pPr>
      <w:r>
        <w:t>Bo</w:t>
      </w:r>
      <w:r w:rsidR="00BC7DE8">
        <w:t>?</w:t>
      </w:r>
    </w:p>
    <w:p w14:paraId="2A994339" w14:textId="77777777" w:rsidR="009432A7" w:rsidRDefault="009432A7" w:rsidP="00045088">
      <w:pPr>
        <w:spacing w:line="360" w:lineRule="auto"/>
      </w:pPr>
    </w:p>
    <w:p w14:paraId="1B304622" w14:textId="77777777" w:rsidR="00B76139" w:rsidRPr="00045088" w:rsidRDefault="00C23509" w:rsidP="00045088">
      <w:pPr>
        <w:spacing w:line="360" w:lineRule="auto"/>
      </w:pPr>
      <w:r w:rsidRPr="00045088">
        <w:t xml:space="preserve">Word count = </w:t>
      </w:r>
      <w:r w:rsidR="00CF198B" w:rsidRPr="00045088">
        <w:t>7</w:t>
      </w:r>
      <w:r w:rsidRPr="00045088">
        <w:t>000 maximum (including all tables, legends and references)</w:t>
      </w:r>
    </w:p>
    <w:p w14:paraId="25FF3F26" w14:textId="6603F1F7" w:rsidR="0053182E" w:rsidRDefault="0053182E" w:rsidP="00045088">
      <w:pPr>
        <w:spacing w:line="360" w:lineRule="auto"/>
        <w:rPr>
          <w:b/>
          <w:bCs/>
        </w:rPr>
      </w:pPr>
      <w:r w:rsidRPr="00045088">
        <w:br w:type="page"/>
      </w:r>
      <w:commentRangeStart w:id="2"/>
      <w:r w:rsidR="008141BB" w:rsidRPr="00045088">
        <w:rPr>
          <w:b/>
          <w:bCs/>
        </w:rPr>
        <w:lastRenderedPageBreak/>
        <w:t>Abstract</w:t>
      </w:r>
      <w:r w:rsidR="009432A7">
        <w:rPr>
          <w:b/>
          <w:bCs/>
        </w:rPr>
        <w:t xml:space="preserve"> (250 words max)</w:t>
      </w:r>
      <w:commentRangeEnd w:id="2"/>
      <w:r w:rsidR="00D77644">
        <w:rPr>
          <w:rStyle w:val="CommentReference"/>
          <w:b/>
          <w:bCs/>
          <w:sz w:val="24"/>
          <w:szCs w:val="24"/>
        </w:rPr>
        <w:commentReference w:id="2"/>
      </w:r>
    </w:p>
    <w:p w14:paraId="62B478B5" w14:textId="24C77B27" w:rsidR="00E04EB0" w:rsidRPr="00E04EB0" w:rsidRDefault="007A1907" w:rsidP="00E04EB0">
      <w:pPr>
        <w:spacing w:line="360" w:lineRule="auto"/>
        <w:rPr>
          <w:lang w:val="en-US"/>
        </w:rPr>
      </w:pPr>
      <w:r>
        <w:rPr>
          <w:lang w:val="en-US"/>
        </w:rPr>
        <w:t>In certain contexts, n</w:t>
      </w:r>
      <w:r w:rsidR="00E04EB0" w:rsidRPr="00E04EB0">
        <w:rPr>
          <w:lang w:val="en-US"/>
        </w:rPr>
        <w:t xml:space="preserve">on-crop vegetation in agricultural fields may offer opportunities to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E04EB0" w:rsidRPr="00E04EB0">
        <w:rPr>
          <w:lang w:val="en-US"/>
        </w:rPr>
        <w:t xml:space="preserve">Over three growing seasons in Denmark, we evaluated the ecological, </w:t>
      </w:r>
      <w:r w:rsidR="005F4DAC">
        <w:rPr>
          <w:lang w:val="en-US"/>
        </w:rPr>
        <w:t xml:space="preserve">environmental </w:t>
      </w:r>
      <w:r w:rsidR="00E04EB0" w:rsidRPr="00E04EB0">
        <w:rPr>
          <w:lang w:val="en-US"/>
        </w:rPr>
        <w:t xml:space="preserve">and agronomic performance of fall vegetation communities </w:t>
      </w:r>
      <w:r>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rotation</w:t>
      </w:r>
      <w:r>
        <w:rPr>
          <w:lang w:val="en-US"/>
        </w:rPr>
        <w:t xml:space="preserve"> grown </w:t>
      </w:r>
      <w:r w:rsidRPr="00E04EB0">
        <w:rPr>
          <w:lang w:val="en-US"/>
        </w:rPr>
        <w:t>under thirty management systems</w:t>
      </w:r>
      <w:r w:rsidR="00E04EB0" w:rsidRPr="00E04EB0">
        <w:rPr>
          <w:lang w:val="en-US"/>
        </w:rPr>
        <w:t xml:space="preserve">. </w:t>
      </w:r>
      <w:r w:rsidR="000E7436">
        <w:rPr>
          <w:lang w:val="en-US"/>
        </w:rPr>
        <w:t>F</w:t>
      </w:r>
      <w:r w:rsidR="00E04EB0" w:rsidRPr="00E04EB0">
        <w:rPr>
          <w:lang w:val="en-US"/>
        </w:rPr>
        <w:t>ive cover crop systems—grass/clover (</w:t>
      </w:r>
      <w:r w:rsidR="00E04EB0" w:rsidRPr="00E04EB0">
        <w:rPr>
          <w:i/>
          <w:iCs/>
          <w:lang w:val="en-US"/>
        </w:rPr>
        <w:t xml:space="preserve">Lolium </w:t>
      </w:r>
      <w:proofErr w:type="spellStart"/>
      <w:r w:rsidR="00E04EB0" w:rsidRPr="00E04EB0">
        <w:rPr>
          <w:i/>
          <w:iCs/>
          <w:lang w:val="en-US"/>
        </w:rPr>
        <w:t>perenne</w:t>
      </w:r>
      <w:proofErr w:type="spellEnd"/>
      <w:r w:rsidR="00E04EB0" w:rsidRPr="00E04EB0">
        <w:rPr>
          <w:lang w:val="en-US"/>
        </w:rPr>
        <w:t>/</w:t>
      </w:r>
      <w:r w:rsidR="00E04EB0" w:rsidRPr="00E04EB0">
        <w:rPr>
          <w:i/>
          <w:iCs/>
          <w:lang w:val="en-US"/>
        </w:rPr>
        <w:t>Trifolium repens</w:t>
      </w:r>
      <w:r w:rsidR="00E04EB0" w:rsidRPr="00E04EB0">
        <w:rPr>
          <w:lang w:val="en-US"/>
        </w:rPr>
        <w:t>) mixtures sown early (</w:t>
      </w:r>
      <w:proofErr w:type="spellStart"/>
      <w:r w:rsidR="00E04EB0" w:rsidRPr="00E04EB0">
        <w:rPr>
          <w:lang w:val="en-US"/>
        </w:rPr>
        <w:t>MixE</w:t>
      </w:r>
      <w:proofErr w:type="spellEnd"/>
      <w:r w:rsidR="00E04EB0" w:rsidRPr="00E04EB0">
        <w:rPr>
          <w:lang w:val="en-US"/>
        </w:rPr>
        <w:t>) and mid-season (</w:t>
      </w:r>
      <w:proofErr w:type="spellStart"/>
      <w:r w:rsidR="00E04EB0" w:rsidRPr="00E04EB0">
        <w:rPr>
          <w:lang w:val="en-US"/>
        </w:rPr>
        <w:t>MixM</w:t>
      </w:r>
      <w:proofErr w:type="spellEnd"/>
      <w:r w:rsidR="00E04EB0" w:rsidRPr="00E04EB0">
        <w:rPr>
          <w:lang w:val="en-US"/>
        </w:rPr>
        <w:t>), radish (</w:t>
      </w:r>
      <w:r w:rsidR="00E04EB0" w:rsidRPr="00E04EB0">
        <w:rPr>
          <w:i/>
          <w:iCs/>
          <w:lang w:val="en-US"/>
        </w:rPr>
        <w:t>Raphanus sativus</w:t>
      </w:r>
      <w:r w:rsidR="00E04EB0" w:rsidRPr="00E04EB0">
        <w:rPr>
          <w:lang w:val="en-US"/>
        </w:rPr>
        <w:t>) sown mid-season (</w:t>
      </w:r>
      <w:proofErr w:type="spellStart"/>
      <w:r w:rsidR="00E04EB0" w:rsidRPr="00E04EB0">
        <w:rPr>
          <w:lang w:val="en-US"/>
        </w:rPr>
        <w:t>RadM</w:t>
      </w:r>
      <w:proofErr w:type="spellEnd"/>
      <w:r w:rsidR="00E04EB0" w:rsidRPr="00E04EB0">
        <w:rPr>
          <w:lang w:val="en-US"/>
        </w:rPr>
        <w:t>) and post-harvest (</w:t>
      </w:r>
      <w:proofErr w:type="spellStart"/>
      <w:r w:rsidR="00E04EB0" w:rsidRPr="00E04EB0">
        <w:rPr>
          <w:lang w:val="en-US"/>
        </w:rPr>
        <w:t>RadL</w:t>
      </w:r>
      <w:proofErr w:type="spellEnd"/>
      <w:r w:rsidR="00E04EB0" w:rsidRPr="00E04EB0">
        <w:rPr>
          <w:lang w:val="en-US"/>
        </w:rPr>
        <w:t>), and a no-cover control (</w:t>
      </w:r>
      <w:proofErr w:type="spellStart"/>
      <w:r w:rsidR="00E04EB0" w:rsidRPr="00E04EB0">
        <w:rPr>
          <w:lang w:val="en-US"/>
        </w:rPr>
        <w:t>NoCC</w:t>
      </w:r>
      <w:proofErr w:type="spellEnd"/>
      <w:r w:rsidR="00E04EB0" w:rsidRPr="00E04EB0">
        <w:rPr>
          <w:lang w:val="en-US"/>
        </w:rPr>
        <w:t>)—</w:t>
      </w:r>
      <w:r w:rsidR="000E7436">
        <w:rPr>
          <w:lang w:val="en-US"/>
        </w:rPr>
        <w:t xml:space="preserve">were implemented in </w:t>
      </w:r>
      <w:r w:rsidR="00496DB9">
        <w:rPr>
          <w:lang w:val="en-US"/>
        </w:rPr>
        <w:t>a long</w:t>
      </w:r>
      <w:r>
        <w:rPr>
          <w:lang w:val="en-US"/>
        </w:rPr>
        <w:t>-</w:t>
      </w:r>
      <w:r w:rsidR="00496DB9">
        <w:rPr>
          <w:lang w:val="en-US"/>
        </w:rPr>
        <w:t xml:space="preserve">term trial </w:t>
      </w:r>
      <w:r w:rsidR="000E7436">
        <w:rPr>
          <w:lang w:val="en-US"/>
        </w:rPr>
        <w:t xml:space="preserve">with </w:t>
      </w:r>
      <w:r w:rsidR="00E04EB0" w:rsidRPr="00E04EB0">
        <w:rPr>
          <w:lang w:val="en-US"/>
        </w:rPr>
        <w:t xml:space="preserve">three tillage systems (no-till, surface, inversion) and two straw managements (retained, removed). Measured responses included cash crop yield, fall </w:t>
      </w:r>
      <w:r>
        <w:rPr>
          <w:lang w:val="en-US"/>
        </w:rPr>
        <w:t xml:space="preserve">plant </w:t>
      </w:r>
      <w:r w:rsidR="00E04EB0" w:rsidRPr="00E04EB0">
        <w:rPr>
          <w:lang w:val="en-US"/>
        </w:rPr>
        <w:t xml:space="preserve">biomass and cover, spring weed counts, and pesticide use; ecological values </w:t>
      </w:r>
      <w:r w:rsidR="00E04EB0">
        <w:rPr>
          <w:lang w:val="en-US"/>
        </w:rPr>
        <w:t xml:space="preserve">and toxicities </w:t>
      </w:r>
      <w:r w:rsidR="00E04EB0" w:rsidRPr="00E04EB0">
        <w:rPr>
          <w:lang w:val="en-US"/>
        </w:rPr>
        <w:t>were estimated using published indices.</w:t>
      </w:r>
      <w:r w:rsidR="005F4DAC">
        <w:rPr>
          <w:lang w:val="en-US"/>
        </w:rPr>
        <w:t xml:space="preserve"> </w:t>
      </w:r>
      <w:r w:rsidR="00E04EB0" w:rsidRPr="00E04EB0">
        <w:rPr>
          <w:lang w:val="en-US"/>
        </w:rPr>
        <w:t xml:space="preserve">The study coincided with extreme weather years. Soil cover remained stable (~75%) across treatments and years, while fall biomass varied. Radish cover crops consistently increased fall biomass relative to </w:t>
      </w:r>
      <w:proofErr w:type="spellStart"/>
      <w:r w:rsidR="00E04EB0" w:rsidRPr="00E04EB0">
        <w:rPr>
          <w:lang w:val="en-US"/>
        </w:rPr>
        <w:t>NoCC</w:t>
      </w:r>
      <w:proofErr w:type="spellEnd"/>
      <w:r w:rsidR="00E04EB0" w:rsidRPr="00E04EB0">
        <w:rPr>
          <w:lang w:val="en-US"/>
        </w:rPr>
        <w:t>, whereas mixtures did not.</w:t>
      </w:r>
      <w:r w:rsidR="00436E4A" w:rsidRPr="00436E4A">
        <w:rPr>
          <w:lang w:val="en-US"/>
        </w:rPr>
        <w:t xml:space="preserve"> </w:t>
      </w:r>
      <w:r w:rsidR="00436E4A" w:rsidRPr="00E04EB0">
        <w:rPr>
          <w:lang w:val="en-US"/>
        </w:rPr>
        <w:t>Ecological value was highest in radish systems.</w:t>
      </w:r>
      <w:r w:rsidR="00E04EB0" w:rsidRPr="00E04EB0">
        <w:rPr>
          <w:lang w:val="en-US"/>
        </w:rPr>
        <w:t xml:space="preserve"> </w:t>
      </w:r>
      <w:proofErr w:type="spellStart"/>
      <w:r w:rsidR="00E04EB0" w:rsidRPr="00E04EB0">
        <w:rPr>
          <w:lang w:val="en-US"/>
        </w:rPr>
        <w:t>RadM</w:t>
      </w:r>
      <w:proofErr w:type="spellEnd"/>
      <w:r w:rsidR="00E04EB0" w:rsidRPr="00E04EB0">
        <w:rPr>
          <w:lang w:val="en-US"/>
        </w:rPr>
        <w:t xml:space="preserve"> contributed &gt;50% of total fall biomass, while other communities were dominated by crop volunteers. </w:t>
      </w:r>
      <w:proofErr w:type="spellStart"/>
      <w:r w:rsidR="00E04EB0" w:rsidRPr="00E04EB0">
        <w:rPr>
          <w:lang w:val="en-US"/>
        </w:rPr>
        <w:t>RadM</w:t>
      </w:r>
      <w:proofErr w:type="spellEnd"/>
      <w:r w:rsidR="00E04EB0" w:rsidRPr="00E04EB0">
        <w:rPr>
          <w:lang w:val="en-US"/>
        </w:rPr>
        <w:t xml:space="preserve"> systems exhibited the highest yields, fall biomass, and ecological value without increasing perennial </w:t>
      </w:r>
      <w:proofErr w:type="gramStart"/>
      <w:r w:rsidR="00E04EB0" w:rsidRPr="00E04EB0">
        <w:rPr>
          <w:lang w:val="en-US"/>
        </w:rPr>
        <w:t>weeds</w:t>
      </w:r>
      <w:proofErr w:type="gramEnd"/>
      <w:r w:rsidR="00E04EB0" w:rsidRPr="00E04EB0">
        <w:rPr>
          <w:lang w:val="en-US"/>
        </w:rPr>
        <w:t xml:space="preserve"> or pesticide use</w:t>
      </w:r>
      <w:r w:rsidR="00E04EB0">
        <w:rPr>
          <w:lang w:val="en-US"/>
        </w:rPr>
        <w:t xml:space="preserve"> compared to </w:t>
      </w:r>
      <w:proofErr w:type="spellStart"/>
      <w:r w:rsidR="00E04EB0">
        <w:rPr>
          <w:lang w:val="en-US"/>
        </w:rPr>
        <w:t>NoCC</w:t>
      </w:r>
      <w:proofErr w:type="spellEnd"/>
      <w:r w:rsidR="00E04EB0" w:rsidRPr="00E04EB0">
        <w:rPr>
          <w:lang w:val="en-US"/>
        </w:rPr>
        <w:t xml:space="preserve">. In contrast, </w:t>
      </w:r>
      <w:proofErr w:type="spellStart"/>
      <w:r w:rsidR="00E04EB0" w:rsidRPr="00E04EB0">
        <w:rPr>
          <w:lang w:val="en-US"/>
        </w:rPr>
        <w:t>MixE</w:t>
      </w:r>
      <w:proofErr w:type="spellEnd"/>
      <w:r w:rsidR="00E04EB0" w:rsidRPr="00E04EB0">
        <w:rPr>
          <w:lang w:val="en-US"/>
        </w:rPr>
        <w:t xml:space="preserve"> reduced pesticide use but produced low and variable biomass</w:t>
      </w:r>
      <w:r w:rsidR="005F4DAC">
        <w:rPr>
          <w:lang w:val="en-US"/>
        </w:rPr>
        <w:t xml:space="preserve"> </w:t>
      </w:r>
      <w:r w:rsidR="00E04EB0" w:rsidRPr="00E04EB0">
        <w:rPr>
          <w:lang w:val="en-US"/>
        </w:rPr>
        <w:t>and low-value plant communities</w:t>
      </w:r>
      <w:r w:rsidR="005F4DAC">
        <w:rPr>
          <w:lang w:val="en-US"/>
        </w:rPr>
        <w:t xml:space="preserve">, and without tillage exhibited </w:t>
      </w:r>
      <w:r w:rsidR="005F4DAC" w:rsidRPr="00E04EB0">
        <w:rPr>
          <w:lang w:val="en-US"/>
        </w:rPr>
        <w:t>high perennial weed legacies</w:t>
      </w:r>
      <w:r w:rsidR="00E04EB0" w:rsidRPr="00E04EB0">
        <w:rPr>
          <w:lang w:val="en-US"/>
        </w:rPr>
        <w:t xml:space="preserve">. Overall, radish cover crops provided more consistent agronomic and ecological benefits than grass/clover mixtures or </w:t>
      </w:r>
      <w:proofErr w:type="spellStart"/>
      <w:r w:rsidR="00E04EB0" w:rsidRPr="00E04EB0">
        <w:rPr>
          <w:lang w:val="en-US"/>
        </w:rPr>
        <w:t>NoCC</w:t>
      </w:r>
      <w:proofErr w:type="spellEnd"/>
      <w:r w:rsidR="00E04EB0" w:rsidRPr="00E04EB0">
        <w:rPr>
          <w:lang w:val="en-US"/>
        </w:rPr>
        <w:t xml:space="preserve"> but did not reduce pesticide </w:t>
      </w:r>
      <w:r w:rsidR="005F4DAC">
        <w:rPr>
          <w:lang w:val="en-US"/>
        </w:rPr>
        <w:t>toxicity</w:t>
      </w:r>
      <w:r w:rsidR="00E04EB0" w:rsidRPr="00E04EB0">
        <w:rPr>
          <w:lang w:val="en-US"/>
        </w:rPr>
        <w:t>.</w:t>
      </w:r>
    </w:p>
    <w:p w14:paraId="6795BA4E" w14:textId="77777777" w:rsidR="00AE1EFC" w:rsidRPr="006C3DC0" w:rsidRDefault="00AE1EFC" w:rsidP="00045088">
      <w:pPr>
        <w:spacing w:line="360" w:lineRule="auto"/>
        <w:rPr>
          <w:b/>
          <w:bCs/>
          <w:lang w:val="en-US"/>
        </w:rPr>
      </w:pPr>
    </w:p>
    <w:p w14:paraId="5BA4076E" w14:textId="09D72F9E" w:rsidR="0053182E" w:rsidRPr="00045088" w:rsidRDefault="008141BB" w:rsidP="00045088">
      <w:pPr>
        <w:spacing w:line="360" w:lineRule="auto"/>
        <w:rPr>
          <w:b/>
          <w:bCs/>
        </w:rPr>
      </w:pPr>
      <w:proofErr w:type="gramStart"/>
      <w:r w:rsidRPr="00045088">
        <w:rPr>
          <w:b/>
          <w:bCs/>
        </w:rPr>
        <w:t>1  INTRODUCTION</w:t>
      </w:r>
      <w:proofErr w:type="gramEnd"/>
    </w:p>
    <w:p w14:paraId="70C552E6" w14:textId="20AF4105" w:rsidR="006C3DC0" w:rsidRPr="009B1DCF" w:rsidRDefault="006C3DC0" w:rsidP="006C3DC0">
      <w:pPr>
        <w:spacing w:line="360" w:lineRule="auto"/>
        <w:rPr>
          <w:lang w:val="da-DK"/>
        </w:rPr>
      </w:pPr>
      <w:r w:rsidRPr="006C3DC0">
        <w:rPr>
          <w:lang w:val="en-US"/>
        </w:rPr>
        <w:t xml:space="preserve">Environmental pressures resulting from population growth and climate change have led to a significant decline in </w:t>
      </w:r>
      <w:r>
        <w:rPr>
          <w:lang w:val="en-US"/>
        </w:rPr>
        <w:t xml:space="preserve">global </w:t>
      </w:r>
      <w:r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Pr="006C3DC0">
        <w:rPr>
          <w:lang w:val="en-US"/>
        </w:rPr>
        <w:t>. Given th</w:t>
      </w:r>
      <w:r w:rsidR="00A240D9">
        <w:rPr>
          <w:lang w:val="en-US"/>
        </w:rPr>
        <w:t xml:space="preserve">at &gt;40%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Pr="006C3DC0">
        <w:rPr>
          <w:lang w:val="en-US"/>
        </w:rPr>
        <w:t>. Consequently, there is a growing need for agricultural systems that integrate ecosystem health and biodiversity conservation with commercial production objectives</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Pr="006C3DC0">
        <w:rPr>
          <w:lang w:val="en-US"/>
        </w:rPr>
        <w:t xml:space="preserve">. In response, researchers are increasingly assessing non-crop plant communities (e.g., weeds) and their attendant management strategies for their </w:t>
      </w:r>
      <w:r>
        <w:rPr>
          <w:lang w:val="en-US"/>
        </w:rPr>
        <w:t>potential ecological, as well as agronomic i</w:t>
      </w:r>
      <w:r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Pr="009B1DCF">
        <w:rPr>
          <w:lang w:val="da-DK"/>
        </w:rPr>
        <w:t xml:space="preserve">. </w:t>
      </w:r>
    </w:p>
    <w:p w14:paraId="6F12DE0A" w14:textId="4E8782BA" w:rsidR="00E41219" w:rsidRPr="00E45AC5" w:rsidRDefault="003A1B51" w:rsidP="00E41219">
      <w:pPr>
        <w:spacing w:line="360" w:lineRule="auto"/>
        <w:rPr>
          <w:lang w:val="en-US"/>
        </w:rPr>
      </w:pPr>
      <w:r>
        <w:rPr>
          <w:lang w:val="en-US"/>
        </w:rPr>
        <w:lastRenderedPageBreak/>
        <w:t xml:space="preserve">As a corollary, identifying spatial and temporal niches where the potential negative impacts of non-crop vegetation on production are minimized is a promising line of research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for optimization, allowing the expression of ecologically beneficial </w:t>
      </w:r>
      <w:r w:rsidR="009B1DCF">
        <w:rPr>
          <w:lang w:val="en-US"/>
        </w:rPr>
        <w:t>communities</w:t>
      </w:r>
      <w:r w:rsidR="006C3DC0" w:rsidRPr="006C3DC0">
        <w:rPr>
          <w:lang w:val="en-US"/>
        </w:rPr>
        <w:t xml:space="preserve"> 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E41219">
        <w:rPr>
          <w:lang w:val="en-US"/>
        </w:rPr>
        <w:t xml:space="preserve">and environmental </w:t>
      </w:r>
      <w:r w:rsidR="00E41219" w:rsidRPr="006C3DC0">
        <w:rPr>
          <w:lang w:val="en-US"/>
        </w:rPr>
        <w:t>benefits</w:t>
      </w:r>
      <w:r w:rsidR="009B1DCF">
        <w:rPr>
          <w:lang w:val="en-US"/>
        </w:rPr>
        <w:t>;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While direct measurements of benefits are the most reliable, such measurements are not always available nor feasible. Accordingly, s</w:t>
      </w:r>
      <w:r w:rsidR="00A04631">
        <w:rPr>
          <w:lang w:val="en-US"/>
        </w:rPr>
        <w:t xml:space="preserve">everal methodologies for estimating </w:t>
      </w:r>
      <w:commentRangeStart w:id="3"/>
      <w:r w:rsidR="00A04631">
        <w:t xml:space="preserve">the potential values and </w:t>
      </w:r>
      <w:r w:rsidR="00AF0363">
        <w:t xml:space="preserve">future </w:t>
      </w:r>
      <w:r w:rsidR="00A04631">
        <w:t>harms of non-crop vegetation</w:t>
      </w:r>
      <w:r w:rsidR="00A04631">
        <w:rPr>
          <w:lang w:val="en-US"/>
        </w:rPr>
        <w:t xml:space="preserve"> have been proposed </w:t>
      </w:r>
      <w:commentRangeEnd w:id="3"/>
      <w:r w:rsidR="007C1BBA">
        <w:rPr>
          <w:rStyle w:val="CommentReference"/>
          <w:sz w:val="24"/>
          <w:szCs w:val="24"/>
          <w:lang w:val="en-US"/>
        </w:rPr>
        <w:commentReference w:id="3"/>
      </w:r>
      <w:r w:rsidR="009B1DCF">
        <w:rPr>
          <w:lang w:val="en-US"/>
        </w:rPr>
        <w:t>(</w:t>
      </w:r>
      <w:commentRangeStart w:id="4"/>
      <w:r w:rsidR="009B1DCF">
        <w:rPr>
          <w:lang w:val="en-US"/>
        </w:rPr>
        <w:t>Gentili et al</w:t>
      </w:r>
      <w:commentRangeEnd w:id="4"/>
      <w:r w:rsidR="007C1BBA">
        <w:rPr>
          <w:rStyle w:val="CommentReference"/>
          <w:sz w:val="24"/>
          <w:szCs w:val="24"/>
          <w:lang w:val="en-US"/>
        </w:rPr>
        <w:commentReference w:id="4"/>
      </w:r>
      <w:r w:rsidR="009B1DCF">
        <w:rPr>
          <w:lang w:val="en-US"/>
        </w:rPr>
        <w:t xml:space="preserve">. (in review)). </w:t>
      </w:r>
      <w:r w:rsidR="001C0F78">
        <w:rPr>
          <w:lang w:val="en-US"/>
        </w:rPr>
        <w:t xml:space="preserve">Each approach </w:t>
      </w:r>
      <w:commentRangeStart w:id="5"/>
      <w:r w:rsidR="001C0F78">
        <w:rPr>
          <w:lang w:val="en-US"/>
        </w:rPr>
        <w:t xml:space="preserve">has different data requirements and outcomes, </w:t>
      </w:r>
      <w:commentRangeEnd w:id="5"/>
      <w:r w:rsidR="00433613">
        <w:rPr>
          <w:rStyle w:val="CommentReference"/>
          <w:sz w:val="24"/>
          <w:szCs w:val="24"/>
          <w:lang w:val="en-US"/>
        </w:rPr>
        <w:commentReference w:id="5"/>
      </w:r>
      <w:r w:rsidR="001C0F78">
        <w:rPr>
          <w:lang w:val="en-US"/>
        </w:rPr>
        <w:t xml:space="preserve">and this </w:t>
      </w:r>
      <w:r w:rsidR="00E41219">
        <w:t>lack of a universally accepted methodology precludes comparisons between studies</w:t>
      </w:r>
      <w:r w:rsidR="001C0F78">
        <w:t xml:space="preserve">. However, </w:t>
      </w:r>
      <w:r w:rsidR="00E41219">
        <w:t>within the context of a single study</w:t>
      </w:r>
      <w:r w:rsidR="00A04631" w:rsidRPr="00A04631">
        <w:t xml:space="preserve"> </w:t>
      </w:r>
      <w:r w:rsidR="00A04631">
        <w:t xml:space="preserve">if the goals and assumptions of the 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CF1E52">
        <w:t xml:space="preserve"> </w:t>
      </w:r>
      <w:commentRangeStart w:id="6"/>
      <w:r w:rsidR="00E45AC5">
        <w:t xml:space="preserve">Furthermore, </w:t>
      </w:r>
      <w:r w:rsidR="005579A3">
        <w:t xml:space="preserve">estimating </w:t>
      </w:r>
      <w:r w:rsidR="00E45AC5">
        <w:rPr>
          <w:lang w:val="en-US"/>
        </w:rPr>
        <w:t xml:space="preserve">the impacts of the pesticides associated with </w:t>
      </w:r>
      <w:r w:rsidR="00715DB1">
        <w:rPr>
          <w:lang w:val="en-US"/>
        </w:rPr>
        <w:t xml:space="preserve">the cropping systems </w:t>
      </w:r>
      <w:r w:rsidR="00F26976">
        <w:rPr>
          <w:lang w:val="en-US"/>
        </w:rPr>
        <w:t>associated with a g</w:t>
      </w:r>
      <w:r w:rsidR="00E45AC5">
        <w:rPr>
          <w:lang w:val="en-US"/>
        </w:rPr>
        <w:t xml:space="preserve">iven fall vegetation community </w:t>
      </w:r>
      <w:r w:rsidR="00F26976">
        <w:rPr>
          <w:lang w:val="en-US"/>
        </w:rPr>
        <w:t xml:space="preserve">can </w:t>
      </w:r>
      <w:r w:rsidR="00E45AC5">
        <w:rPr>
          <w:lang w:val="en-US"/>
        </w:rPr>
        <w:t>provide additional accounting of the benefits and harms</w:t>
      </w:r>
      <w:r w:rsidR="005579A3">
        <w:rPr>
          <w:lang w:val="en-US"/>
        </w:rPr>
        <w:t xml:space="preserve">, given the </w:t>
      </w:r>
      <w:r w:rsidR="005579A3">
        <w:t xml:space="preserve">undesirable external impacts pesticide use has </w:t>
      </w:r>
      <w:commentRangeEnd w:id="6"/>
      <w:r w:rsidR="00EB49D9">
        <w:rPr>
          <w:rStyle w:val="CommentReference"/>
          <w:sz w:val="24"/>
          <w:szCs w:val="24"/>
        </w:rPr>
        <w:commentReference w:id="6"/>
      </w:r>
      <w:r w:rsidR="005579A3">
        <w:fldChar w:fldCharType="begin"/>
      </w:r>
      <w:r w:rsidR="005579A3">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5579A3">
        <w:fldChar w:fldCharType="separate"/>
      </w:r>
      <w:r w:rsidR="005579A3" w:rsidRPr="00F26976">
        <w:t>(Rani et al., 2021; Sharma et al., 2019; Wan et al., 2025)</w:t>
      </w:r>
      <w:r w:rsidR="005579A3">
        <w:fldChar w:fldCharType="end"/>
      </w:r>
      <w:r w:rsidR="00E45AC5">
        <w:rPr>
          <w:lang w:val="en-US"/>
        </w:rPr>
        <w:t xml:space="preserve">. </w:t>
      </w:r>
    </w:p>
    <w:p w14:paraId="0719C51B" w14:textId="4ABD7A98" w:rsidR="00F26976" w:rsidRDefault="00E45AC5" w:rsidP="006C3DC0">
      <w:pPr>
        <w:spacing w:line="360" w:lineRule="auto"/>
        <w:rPr>
          <w:lang w:val="en-US"/>
        </w:rPr>
      </w:pPr>
      <w:r>
        <w:rPr>
          <w:lang w:val="en-US"/>
        </w:rPr>
        <w:t>When considering fall vegetation, t</w:t>
      </w:r>
      <w:r w:rsidR="006C3DC0" w:rsidRPr="006C3DC0">
        <w:rPr>
          <w:lang w:val="en-US"/>
        </w:rPr>
        <w:t>he interaction</w:t>
      </w:r>
      <w:r>
        <w:rPr>
          <w:lang w:val="en-US"/>
        </w:rPr>
        <w:t>s</w:t>
      </w:r>
      <w:r w:rsidR="006C3DC0" w:rsidRPr="006C3DC0">
        <w:rPr>
          <w:lang w:val="en-US"/>
        </w:rPr>
        <w:t xml:space="preserve"> between cover crops, tillage and residue management </w:t>
      </w:r>
      <w:proofErr w:type="gramStart"/>
      <w:r w:rsidR="006C3DC0" w:rsidRPr="006C3DC0">
        <w:rPr>
          <w:lang w:val="en-US"/>
        </w:rPr>
        <w:t>is</w:t>
      </w:r>
      <w:proofErr w:type="gramEnd"/>
      <w:r w:rsidR="006C3DC0" w:rsidRPr="006C3DC0">
        <w:rPr>
          <w:lang w:val="en-US"/>
        </w:rPr>
        <w:t xml:space="preserve"> complex</w:t>
      </w:r>
      <w:r>
        <w:rPr>
          <w:lang w:val="en-US"/>
        </w:rPr>
        <w:t>. While previous studies have looked at these interactions</w:t>
      </w:r>
      <w:r w:rsidR="00F26976">
        <w:rPr>
          <w:lang w:val="en-US"/>
        </w:rPr>
        <w:t>’ impacts on non-crop vegetation</w:t>
      </w:r>
      <w:r>
        <w:rPr>
          <w:lang w:val="en-US"/>
        </w:rPr>
        <w:t>, it is most often within the framework of reducing the presence of weeds</w:t>
      </w:r>
      <w:r w:rsidR="005579A3">
        <w:rPr>
          <w:lang w:val="en-US"/>
        </w:rPr>
        <w:t xml:space="preserve"> and their disservices</w:t>
      </w:r>
      <w:r w:rsidR="00704184">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provided by fall </w:t>
      </w:r>
      <w:r w:rsidR="00E41219">
        <w:rPr>
          <w:lang w:val="en-US"/>
        </w:rPr>
        <w:t>plant communities</w:t>
      </w:r>
      <w:r w:rsidR="006F3CE0">
        <w:rPr>
          <w:lang w:val="en-US"/>
        </w:rPr>
        <w:t xml:space="preserve"> between cash crops</w:t>
      </w:r>
      <w:r w:rsidR="006C3DC0" w:rsidRPr="006C3DC0">
        <w:rPr>
          <w:lang w:val="en-US"/>
        </w:rPr>
        <w:t xml:space="preserve">. </w:t>
      </w:r>
    </w:p>
    <w:p w14:paraId="1A58BE66" w14:textId="2ABB9789" w:rsidR="006C3DC0" w:rsidRPr="006C3DC0" w:rsidRDefault="006C3DC0" w:rsidP="006C3DC0">
      <w:pPr>
        <w:spacing w:line="360" w:lineRule="auto"/>
        <w:rPr>
          <w:lang w:val="en-US"/>
        </w:rPr>
      </w:pPr>
      <w:r w:rsidRPr="006C3DC0">
        <w:rPr>
          <w:lang w:val="en-US"/>
        </w:rPr>
        <w:lastRenderedPageBreak/>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D34E34">
        <w:rPr>
          <w:lang w:val="en-US"/>
        </w:rPr>
        <w:t xml:space="preserve">study platform with </w:t>
      </w:r>
      <w:r w:rsidRPr="006C3DC0">
        <w:rPr>
          <w:lang w:val="en-US"/>
        </w:rPr>
        <w:t>six combinations of tillage and residue managements</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W</w:t>
      </w:r>
      <w:r w:rsidR="00D34E34">
        <w:rPr>
          <w:lang w:val="en-US"/>
        </w:rPr>
        <w:t>e applied</w:t>
      </w:r>
      <w:commentRangeStart w:id="7"/>
      <w:r w:rsidR="00D34E34">
        <w:rPr>
          <w:lang w:val="en-US"/>
        </w:rPr>
        <w:t xml:space="preserve"> </w:t>
      </w:r>
      <w:r w:rsidR="00D34E34" w:rsidRPr="006C3DC0">
        <w:rPr>
          <w:lang w:val="en-US"/>
        </w:rPr>
        <w:t>five cover cropping systems</w:t>
      </w:r>
      <w:commentRangeEnd w:id="7"/>
      <w:r w:rsidR="00D41334" w:rsidRPr="006C3DC0">
        <w:rPr>
          <w:rStyle w:val="CommentReference"/>
          <w:sz w:val="24"/>
          <w:szCs w:val="24"/>
          <w:lang w:val="en-US"/>
        </w:rPr>
        <w:commentReference w:id="7"/>
      </w:r>
      <w:r w:rsidR="00D34E34" w:rsidRPr="006C3DC0">
        <w:rPr>
          <w:lang w:val="en-US"/>
        </w:rPr>
        <w:t xml:space="preserve"> </w:t>
      </w:r>
      <w:r w:rsidR="00D34E34">
        <w:rPr>
          <w:lang w:val="en-US"/>
        </w:rPr>
        <w:t xml:space="preserve">to a three-year sequence of crops. </w:t>
      </w:r>
      <w:r w:rsidRPr="006C3DC0">
        <w:rPr>
          <w:lang w:val="en-US"/>
        </w:rPr>
        <w:t xml:space="preserve">Using </w:t>
      </w:r>
      <w:commentRangeStart w:id="8"/>
      <w:r w:rsidRPr="006C3DC0">
        <w:rPr>
          <w:lang w:val="en-US"/>
        </w:rPr>
        <w:t>these 30 systems</w:t>
      </w:r>
      <w:r w:rsidR="00D34E34">
        <w:rPr>
          <w:lang w:val="en-US"/>
        </w:rPr>
        <w:t xml:space="preserve"> </w:t>
      </w:r>
      <w:commentRangeEnd w:id="8"/>
      <w:r w:rsidR="002C0993">
        <w:rPr>
          <w:rStyle w:val="CommentReference"/>
          <w:sz w:val="24"/>
          <w:szCs w:val="24"/>
          <w:lang w:val="en-US"/>
        </w:rPr>
        <w:commentReference w:id="8"/>
      </w:r>
      <w:r w:rsidR="00D34E34">
        <w:rPr>
          <w:lang w:val="en-US"/>
        </w:rPr>
        <w:t>implemented over three cash crop growing seasons</w:t>
      </w:r>
      <w:del w:id="9" w:author="Emma Sofia Randahl-Beltran" w:date="2025-12-17T14:53:00Z" w16du:dateUtc="2025-12-17T13:53:00Z">
        <w:r w:rsidRPr="006C3DC0" w:rsidDel="00F16982">
          <w:rPr>
            <w:lang w:val="en-US"/>
          </w:rPr>
          <w:delText xml:space="preserve"> as a platform</w:delText>
        </w:r>
      </w:del>
      <w:r w:rsidRPr="006C3DC0">
        <w:rPr>
          <w:lang w:val="en-US"/>
        </w:rPr>
        <w:t xml:space="preserve">, </w:t>
      </w:r>
      <w:r w:rsidR="00CD7E08">
        <w:rPr>
          <w:lang w:val="en-US"/>
        </w:rPr>
        <w:t xml:space="preserve">we </w:t>
      </w:r>
      <w:r w:rsidRPr="006C3DC0">
        <w:rPr>
          <w:lang w:val="en-US"/>
        </w:rPr>
        <w:t>examine</w:t>
      </w:r>
      <w:r w:rsidR="00CD7E08">
        <w:rPr>
          <w:lang w:val="en-US"/>
        </w:rPr>
        <w:t>d</w:t>
      </w:r>
      <w:r w:rsidRPr="006C3DC0">
        <w:rPr>
          <w:lang w:val="en-US"/>
        </w:rPr>
        <w:t xml:space="preserve"> how, </w:t>
      </w:r>
      <w:commentRangeStart w:id="10"/>
      <w:r w:rsidRPr="006C3DC0">
        <w:rPr>
          <w:lang w:val="en-US"/>
        </w:rPr>
        <w:t>when compared to a no cover control,</w:t>
      </w:r>
      <w:commentRangeEnd w:id="10"/>
      <w:r w:rsidR="002064FB" w:rsidRPr="006C3DC0">
        <w:rPr>
          <w:rStyle w:val="CommentReference"/>
          <w:sz w:val="24"/>
          <w:szCs w:val="24"/>
          <w:lang w:val="en-US"/>
        </w:rPr>
        <w:commentReference w:id="10"/>
      </w:r>
      <w:r w:rsidRPr="006C3DC0">
        <w:rPr>
          <w:lang w:val="en-US"/>
        </w:rPr>
        <w:t xml:space="preserve"> addition of cover crops </w:t>
      </w:r>
      <w:r w:rsidR="00CD7E08">
        <w:rPr>
          <w:lang w:val="en-US"/>
        </w:rPr>
        <w:t xml:space="preserve">to different tillage/residue cropping systems </w:t>
      </w:r>
      <w:r w:rsidRPr="006C3DC0">
        <w:rPr>
          <w:lang w:val="en-US"/>
        </w:rPr>
        <w:t>impacted</w:t>
      </w:r>
      <w:commentRangeStart w:id="11"/>
      <w:r w:rsidRPr="006C3DC0">
        <w:rPr>
          <w:lang w:val="en-US"/>
        </w:rPr>
        <w:t>:</w:t>
      </w:r>
      <w:commentRangeEnd w:id="11"/>
      <w:r w:rsidR="006252D5" w:rsidRPr="006C3DC0">
        <w:rPr>
          <w:rStyle w:val="CommentReference"/>
          <w:sz w:val="24"/>
          <w:szCs w:val="24"/>
          <w:lang w:val="en-US"/>
        </w:rPr>
        <w:commentReference w:id="11"/>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77777777" w:rsidR="006C3DC0" w:rsidRPr="006C3DC0" w:rsidRDefault="006C3DC0" w:rsidP="006F3CE0">
      <w:pPr>
        <w:numPr>
          <w:ilvl w:val="0"/>
          <w:numId w:val="1"/>
        </w:numPr>
        <w:spacing w:line="360" w:lineRule="auto"/>
        <w:rPr>
          <w:lang w:val="en-US"/>
        </w:rPr>
      </w:pPr>
      <w:r w:rsidRPr="006C3DC0">
        <w:rPr>
          <w:lang w:val="en-US"/>
        </w:rPr>
        <w:t>Soil protection</w:t>
      </w:r>
    </w:p>
    <w:p w14:paraId="47F50C6C" w14:textId="428EBD3F" w:rsidR="006C3DC0" w:rsidRPr="006C3DC0" w:rsidRDefault="006F3CE0" w:rsidP="006F3CE0">
      <w:pPr>
        <w:numPr>
          <w:ilvl w:val="0"/>
          <w:numId w:val="1"/>
        </w:numPr>
        <w:spacing w:line="360" w:lineRule="auto"/>
        <w:rPr>
          <w:lang w:val="en-US"/>
        </w:rPr>
      </w:pPr>
      <w:r>
        <w:rPr>
          <w:lang w:val="en-US"/>
        </w:rPr>
        <w:t>Potential</w:t>
      </w:r>
      <w:r w:rsidR="00806BB5">
        <w:rPr>
          <w:lang w:val="en-US"/>
        </w:rPr>
        <w:t xml:space="preserve"> to reduce </w:t>
      </w:r>
      <w:r w:rsidR="006C3DC0" w:rsidRPr="006C3DC0">
        <w:rPr>
          <w:lang w:val="en-US"/>
        </w:rPr>
        <w:t>nitrate leaching</w:t>
      </w:r>
    </w:p>
    <w:p w14:paraId="1EEA56D7" w14:textId="12BEA121" w:rsidR="006C3DC0" w:rsidRPr="006C3DC0" w:rsidRDefault="006F3CE0" w:rsidP="006F3CE0">
      <w:pPr>
        <w:numPr>
          <w:ilvl w:val="0"/>
          <w:numId w:val="1"/>
        </w:numPr>
        <w:spacing w:line="360" w:lineRule="auto"/>
        <w:rPr>
          <w:lang w:val="en-US"/>
        </w:rPr>
      </w:pPr>
      <w:r>
        <w:rPr>
          <w:lang w:val="en-US"/>
        </w:rPr>
        <w:t>Potential p</w:t>
      </w:r>
      <w:r w:rsidR="006C3DC0" w:rsidRPr="006C3DC0">
        <w:rPr>
          <w:lang w:val="en-US"/>
        </w:rPr>
        <w:t>lant community ecological value</w:t>
      </w:r>
    </w:p>
    <w:p w14:paraId="4FBD8672" w14:textId="371FB82C" w:rsidR="006C3DC0" w:rsidRDefault="006F3CE0" w:rsidP="006F3CE0">
      <w:pPr>
        <w:numPr>
          <w:ilvl w:val="0"/>
          <w:numId w:val="1"/>
        </w:numPr>
        <w:spacing w:line="360" w:lineRule="auto"/>
        <w:rPr>
          <w:lang w:val="en-US"/>
        </w:rPr>
      </w:pPr>
      <w:r>
        <w:rPr>
          <w:lang w:val="en-US"/>
        </w:rPr>
        <w:t xml:space="preserve">Potential to cause future </w:t>
      </w:r>
      <w:r w:rsidR="006C3DC0" w:rsidRPr="006C3DC0">
        <w:rPr>
          <w:lang w:val="en-US"/>
        </w:rPr>
        <w:t>agronomic harm</w:t>
      </w:r>
    </w:p>
    <w:p w14:paraId="77217DA1" w14:textId="3C9CAD6B" w:rsidR="001A1339" w:rsidRPr="006C3DC0" w:rsidRDefault="001A1339" w:rsidP="006F3CE0">
      <w:pPr>
        <w:numPr>
          <w:ilvl w:val="0"/>
          <w:numId w:val="1"/>
        </w:numPr>
        <w:spacing w:line="360" w:lineRule="auto"/>
        <w:rPr>
          <w:lang w:val="en-US"/>
        </w:rPr>
      </w:pPr>
      <w:r>
        <w:rPr>
          <w:lang w:val="en-US"/>
        </w:rPr>
        <w:t>P</w:t>
      </w:r>
      <w:r w:rsidR="005579A3">
        <w:rPr>
          <w:lang w:val="en-US"/>
        </w:rPr>
        <w:t>otential p</w:t>
      </w:r>
      <w:r>
        <w:rPr>
          <w:lang w:val="en-US"/>
        </w:rPr>
        <w:t xml:space="preserve">esticide </w:t>
      </w:r>
      <w:r w:rsidR="005579A3">
        <w:rPr>
          <w:lang w:val="en-US"/>
        </w:rPr>
        <w:t xml:space="preserve">toxicity </w:t>
      </w:r>
      <w:r>
        <w:rPr>
          <w:lang w:val="en-US"/>
        </w:rPr>
        <w:t>loads</w:t>
      </w:r>
      <w:r w:rsidR="00806BB5">
        <w:rPr>
          <w:lang w:val="en-US"/>
        </w:rPr>
        <w:t xml:space="preserve"> </w:t>
      </w:r>
      <w:r w:rsidR="005579A3">
        <w:rPr>
          <w:lang w:val="en-US"/>
        </w:rPr>
        <w:t>(</w:t>
      </w:r>
      <w:r w:rsidR="00806BB5">
        <w:rPr>
          <w:lang w:val="en-US"/>
        </w:rPr>
        <w:t>human health</w:t>
      </w:r>
      <w:r w:rsidR="005579A3">
        <w:rPr>
          <w:lang w:val="en-US"/>
        </w:rPr>
        <w:t xml:space="preserve">, ecosystems, </w:t>
      </w:r>
      <w:r w:rsidR="00806BB5">
        <w:rPr>
          <w:lang w:val="en-US"/>
        </w:rPr>
        <w:t>environment</w:t>
      </w:r>
      <w:r w:rsidR="005579A3">
        <w:rPr>
          <w:lang w:val="en-US"/>
        </w:rPr>
        <w:t>)</w:t>
      </w:r>
    </w:p>
    <w:p w14:paraId="5F62FED0" w14:textId="77777777" w:rsidR="00F371C1" w:rsidRPr="00045088" w:rsidRDefault="00CD7E08" w:rsidP="00F371C1">
      <w:pPr>
        <w:spacing w:line="360" w:lineRule="auto"/>
      </w:pPr>
      <w:r w:rsidRPr="006C3DC0">
        <w:rPr>
          <w:lang w:val="en-US"/>
        </w:rPr>
        <w:t>These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r>
        <w:rPr>
          <w:lang w:val="en-US"/>
        </w:rPr>
        <w:t xml:space="preserve"> </w:t>
      </w:r>
      <w:r w:rsidR="00F371C1">
        <w:rPr>
          <w:lang w:val="en-US"/>
        </w:rPr>
        <w:t xml:space="preserve">We hypothesized there would be tradeoffs between outcomes, with no single system offering the best performance in all desired areas, but that clear accounting </w:t>
      </w:r>
      <w:commentRangeStart w:id="12"/>
      <w:r w:rsidR="00F371C1">
        <w:rPr>
          <w:lang w:val="en-US"/>
        </w:rPr>
        <w:t>of can aid</w:t>
      </w:r>
      <w:commentRangeEnd w:id="12"/>
      <w:r w:rsidR="00807EBD">
        <w:rPr>
          <w:rStyle w:val="CommentReference"/>
          <w:sz w:val="24"/>
          <w:szCs w:val="24"/>
          <w:lang w:val="en-US"/>
        </w:rPr>
        <w:commentReference w:id="12"/>
      </w:r>
      <w:r w:rsidR="00F371C1">
        <w:rPr>
          <w:lang w:val="en-US"/>
        </w:rPr>
        <w:t xml:space="preserve"> in identifying acceptable tradeoffs.</w:t>
      </w:r>
    </w:p>
    <w:p w14:paraId="4021A756" w14:textId="40DDE74C" w:rsidR="0053182E" w:rsidRPr="00045088" w:rsidRDefault="006C3DC0" w:rsidP="00CD7E08">
      <w:pPr>
        <w:spacing w:line="360" w:lineRule="auto"/>
      </w:pPr>
      <w:r w:rsidRPr="006C3DC0">
        <w:rPr>
          <w:lang w:val="en-US"/>
        </w:rPr>
        <w:t xml:space="preserve">We </w:t>
      </w:r>
      <w:r w:rsidR="00257317">
        <w:rPr>
          <w:lang w:val="en-US"/>
        </w:rPr>
        <w:t xml:space="preserve">chose to focus on </w:t>
      </w:r>
      <w:commentRangeStart w:id="13"/>
      <w:r w:rsidR="00257317">
        <w:rPr>
          <w:lang w:val="en-US"/>
        </w:rPr>
        <w:t>biophysical outcomes</w:t>
      </w:r>
      <w:commentRangeEnd w:id="13"/>
      <w:r w:rsidR="00B75AF6">
        <w:rPr>
          <w:rStyle w:val="CommentReference"/>
          <w:sz w:val="24"/>
          <w:szCs w:val="24"/>
          <w:lang w:val="en-US"/>
        </w:rPr>
        <w:commentReference w:id="13"/>
      </w:r>
      <w:r w:rsidR="00257317">
        <w:rPr>
          <w:lang w:val="en-US"/>
        </w:rPr>
        <w:t xml:space="preserve">, and </w:t>
      </w:r>
      <w:r w:rsidRPr="006C3DC0">
        <w:rPr>
          <w:lang w:val="en-US"/>
        </w:rPr>
        <w:t>d</w:t>
      </w:r>
      <w:r w:rsidR="00CD7E08">
        <w:rPr>
          <w:lang w:val="en-US"/>
        </w:rPr>
        <w:t>id</w:t>
      </w:r>
      <w:r w:rsidRPr="006C3DC0">
        <w:rPr>
          <w:lang w:val="en-US"/>
        </w:rPr>
        <w:t xml:space="preserve"> not include the costs associated with cover crop implementation</w:t>
      </w:r>
      <w:r w:rsidR="00257317">
        <w:rPr>
          <w:lang w:val="en-US"/>
        </w:rPr>
        <w:t xml:space="preserve"> and labor requirements</w:t>
      </w:r>
      <w:r w:rsidRPr="006C3DC0">
        <w:rPr>
          <w:lang w:val="en-US"/>
        </w:rPr>
        <w:t xml:space="preserve">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0701DF">
        <w:rPr>
          <w:lang w:val="en-US"/>
        </w:rPr>
        <w:t xml:space="preserve">nutrient balance, and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w:t>
      </w:r>
      <w:commentRangeStart w:id="14"/>
      <w:r w:rsidR="006F3CE0">
        <w:rPr>
          <w:lang w:val="en-US"/>
        </w:rPr>
        <w:t>m</w:t>
      </w:r>
      <w:commentRangeEnd w:id="14"/>
      <w:r w:rsidR="00226BA0">
        <w:rPr>
          <w:rStyle w:val="CommentReference"/>
          <w:sz w:val="24"/>
          <w:szCs w:val="24"/>
          <w:lang w:val="en-US"/>
        </w:rPr>
        <w:commentReference w:id="14"/>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 xml:space="preserve">We also focused on short-term outcomes, as longer term changes in outcomes such as soil carbon, nutrient cycling, and greenhouse gas emissions are difficult to evaluate robustly over a period of three years (CITE).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proofErr w:type="gramStart"/>
      <w:r w:rsidRPr="003C7F19">
        <w:rPr>
          <w:b/>
          <w:bCs/>
        </w:rPr>
        <w:t xml:space="preserve">2  </w:t>
      </w:r>
      <w:r w:rsidR="00BA7F3D" w:rsidRPr="003C7F19">
        <w:rPr>
          <w:b/>
          <w:bCs/>
        </w:rPr>
        <w:t>MATERIALS</w:t>
      </w:r>
      <w:proofErr w:type="gramEnd"/>
      <w:r w:rsidR="00BA7F3D" w:rsidRPr="003C7F19">
        <w:rPr>
          <w:b/>
          <w:bCs/>
        </w:rPr>
        <w:t xml:space="preserve">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5E8A89A4" w14:textId="315C6337" w:rsidR="00CD7E08" w:rsidRPr="00CD7E08" w:rsidRDefault="00CD7E08" w:rsidP="00CD7E08">
      <w:pPr>
        <w:spacing w:line="360" w:lineRule="auto"/>
        <w:rPr>
          <w:lang w:val="en-US"/>
        </w:rPr>
      </w:pPr>
      <w:r w:rsidRPr="00CD7E08">
        <w:rPr>
          <w:lang w:val="en-US"/>
        </w:rPr>
        <w:t>This study was conducted within a larger long-term crop rotation</w:t>
      </w:r>
      <w:r w:rsidR="00F371C1">
        <w:rPr>
          <w:lang w:val="en-US"/>
        </w:rPr>
        <w:t>/</w:t>
      </w:r>
      <w:r w:rsidRPr="00CD7E08">
        <w:rPr>
          <w:lang w:val="en-US"/>
        </w:rPr>
        <w:t xml:space="preserve">tillage </w:t>
      </w:r>
      <w:r w:rsidR="00F371C1">
        <w:rPr>
          <w:lang w:val="en-US"/>
        </w:rPr>
        <w:t xml:space="preserve">experiment </w:t>
      </w:r>
      <w:r w:rsidRPr="00CD7E08">
        <w:rPr>
          <w:lang w:val="en-US"/>
        </w:rPr>
        <w:t>which was established in 2002 on a sandy loam at Flakkebjerg Research Centre, Denmark (</w:t>
      </w:r>
      <w:commentRangeStart w:id="15"/>
      <w:r w:rsidRPr="00CD7E08">
        <w:rPr>
          <w:lang w:val="en-US"/>
        </w:rPr>
        <w:t>5</w:t>
      </w:r>
      <w:commentRangeEnd w:id="15"/>
      <w:r w:rsidR="001A6FB8" w:rsidRPr="00CD7E08">
        <w:rPr>
          <w:rStyle w:val="CommentReference"/>
          <w:sz w:val="24"/>
          <w:szCs w:val="24"/>
          <w:lang w:val="en-US"/>
        </w:rPr>
        <w:commentReference w:id="15"/>
      </w:r>
      <w:r w:rsidRPr="00CD7E08">
        <w:rPr>
          <w:lang w:val="en-US"/>
        </w:rPr>
        <w:t>5.317</w:t>
      </w:r>
      <w:ins w:id="16" w:author="Emma Sofia Randahl-Beltran" w:date="2025-12-17T15:13:00Z">
        <w:r w:rsidR="00770710" w:rsidRPr="00770710">
          <w:t>°</w:t>
        </w:r>
      </w:ins>
      <w:r w:rsidRPr="00CD7E08">
        <w:rPr>
          <w:lang w:val="en-US"/>
        </w:rPr>
        <w:t>, 11.400</w:t>
      </w:r>
      <w:ins w:id="17" w:author="Emma Sofia Randahl-Beltran" w:date="2025-12-17T15:13:00Z">
        <w:r w:rsidR="00770710" w:rsidRPr="00770710">
          <w:t>°</w:t>
        </w:r>
      </w:ins>
      <w:r w:rsidRPr="00CD7E08">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 xml:space="preserve">Averaged across the trial site, </w:t>
      </w:r>
      <w:commentRangeStart w:id="18"/>
      <w:r w:rsidRPr="00CD7E08">
        <w:rPr>
          <w:lang w:val="en-US"/>
        </w:rPr>
        <w:t>soil texture</w:t>
      </w:r>
      <w:r w:rsidR="00DC3E09">
        <w:rPr>
          <w:lang w:val="en-US"/>
        </w:rPr>
        <w:t xml:space="preserve"> in the top xx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xml:space="preserve">% </w:t>
      </w:r>
      <w:r w:rsidRPr="00CD7E08">
        <w:rPr>
          <w:lang w:val="en-US"/>
        </w:rPr>
        <w:lastRenderedPageBreak/>
        <w:t>coarse sand (200-2000 mm), with 1.2% organic carbon content (0-25 cm).</w:t>
      </w:r>
      <w:commentRangeEnd w:id="18"/>
      <w:r w:rsidRPr="00CD7E08">
        <w:rPr>
          <w:rStyle w:val="CommentReference"/>
          <w:sz w:val="24"/>
          <w:szCs w:val="24"/>
          <w:lang w:val="en-US"/>
        </w:rPr>
        <w:commentReference w:id="18"/>
      </w:r>
      <w:r w:rsidRPr="00CD7E08">
        <w:rPr>
          <w:lang w:val="en-US"/>
        </w:rPr>
        <w:t xml:space="preserve">  The overall experimental design of the long-term experiment </w:t>
      </w:r>
      <w:r w:rsidR="00C91C94">
        <w:rPr>
          <w:lang w:val="en-US"/>
        </w:rPr>
        <w:t>is</w:t>
      </w:r>
      <w:r w:rsidRPr="00CD7E08">
        <w:rPr>
          <w:lang w:val="en-US"/>
        </w:rPr>
        <w:t xml:space="preserve"> a split-split plot with four replications. The main plot factor </w:t>
      </w:r>
      <w:r w:rsidR="00C91C94">
        <w:rPr>
          <w:lang w:val="en-US"/>
        </w:rPr>
        <w:t>i</w:t>
      </w:r>
      <w:r w:rsidR="00216616">
        <w:rPr>
          <w:lang w:val="en-US"/>
        </w:rPr>
        <w:t>s</w:t>
      </w:r>
      <w:r w:rsidRPr="00CD7E08">
        <w:rPr>
          <w:lang w:val="en-US"/>
        </w:rPr>
        <w:t xml:space="preserve"> crop</w:t>
      </w:r>
      <w:r w:rsidR="00216616">
        <w:rPr>
          <w:lang w:val="en-US"/>
        </w:rPr>
        <w:t>ping system</w:t>
      </w:r>
      <w:r w:rsidRPr="00CD7E08">
        <w:rPr>
          <w:lang w:val="en-US"/>
        </w:rPr>
        <w:t xml:space="preserve"> (four levels), the subplot </w:t>
      </w:r>
      <w:r w:rsidR="00C91C94">
        <w:rPr>
          <w:lang w:val="en-US"/>
        </w:rPr>
        <w:t>i</w:t>
      </w:r>
      <w:r w:rsidR="00216616">
        <w:rPr>
          <w:lang w:val="en-US"/>
        </w:rPr>
        <w:t>s</w:t>
      </w:r>
      <w:r w:rsidRPr="00CD7E08">
        <w:rPr>
          <w:lang w:val="en-US"/>
        </w:rPr>
        <w:t xml:space="preserve"> primary tillage system (four levels)</w:t>
      </w:r>
      <w:r w:rsidR="00C91C94">
        <w:rPr>
          <w:lang w:val="en-US"/>
        </w:rPr>
        <w:t>. S</w:t>
      </w:r>
      <w:r w:rsidRPr="00CD7E08">
        <w:rPr>
          <w:lang w:val="en-US"/>
        </w:rPr>
        <w:t>ub-subplot</w:t>
      </w:r>
      <w:r w:rsidR="00C91C94">
        <w:rPr>
          <w:lang w:val="en-US"/>
        </w:rPr>
        <w:t>s</w:t>
      </w:r>
      <w:r w:rsidRPr="00CD7E08">
        <w:rPr>
          <w:lang w:val="en-US"/>
        </w:rPr>
        <w:t xml:space="preserve"> (six levels) w</w:t>
      </w:r>
      <w:r w:rsidR="00C91C94">
        <w:rPr>
          <w:lang w:val="en-US"/>
        </w:rPr>
        <w:t>ere</w:t>
      </w:r>
      <w:r w:rsidRPr="00CD7E08">
        <w:rPr>
          <w:lang w:val="en-US"/>
        </w:rPr>
        <w:t xml:space="preserve"> established to accommodate various sub-treatments within rotation and tillage combinations [see for example Melander et al. (2008)]. </w:t>
      </w:r>
    </w:p>
    <w:p w14:paraId="0AC6131F" w14:textId="1ABD12F3" w:rsidR="00BA7F3D" w:rsidRDefault="00BA7F3D" w:rsidP="00045088">
      <w:pPr>
        <w:spacing w:line="360" w:lineRule="auto"/>
        <w:rPr>
          <w:b/>
          <w:bCs/>
        </w:rPr>
      </w:pPr>
      <w:proofErr w:type="gramStart"/>
      <w:r w:rsidRPr="003C7F19">
        <w:rPr>
          <w:b/>
          <w:bCs/>
        </w:rPr>
        <w:t xml:space="preserve">2.1.1  </w:t>
      </w:r>
      <w:r w:rsidR="001A455C">
        <w:rPr>
          <w:b/>
          <w:bCs/>
        </w:rPr>
        <w:t>Study</w:t>
      </w:r>
      <w:proofErr w:type="gramEnd"/>
      <w:r w:rsidR="001A455C">
        <w:rPr>
          <w:b/>
          <w:bCs/>
        </w:rPr>
        <w:t xml:space="preserve"> design</w:t>
      </w:r>
    </w:p>
    <w:p w14:paraId="6AB91BA3" w14:textId="2A190D25" w:rsidR="001A455C" w:rsidRPr="001A455C" w:rsidRDefault="001A455C" w:rsidP="001A455C">
      <w:pPr>
        <w:spacing w:line="360" w:lineRule="auto"/>
        <w:rPr>
          <w:lang w:val="en-US"/>
        </w:rPr>
      </w:pPr>
      <w:proofErr w:type="gramStart"/>
      <w:r w:rsidRPr="001A455C">
        <w:rPr>
          <w:lang w:val="en-US"/>
        </w:rPr>
        <w:t>For the purpose of</w:t>
      </w:r>
      <w:proofErr w:type="gramEnd"/>
      <w:r w:rsidRPr="001A455C">
        <w:rPr>
          <w:lang w:val="en-US"/>
        </w:rPr>
        <w:t xml:space="preserve"> the present study, two </w:t>
      </w:r>
      <w:r w:rsidR="00DC3E09">
        <w:rPr>
          <w:lang w:val="en-US"/>
        </w:rPr>
        <w:t xml:space="preserve">main plot treatments </w:t>
      </w:r>
      <w:r w:rsidRPr="001A455C">
        <w:rPr>
          <w:lang w:val="en-US"/>
        </w:rPr>
        <w:t>were selected that had the same sequence of crops</w:t>
      </w:r>
      <w:r w:rsidR="00216616">
        <w:rPr>
          <w:lang w:val="en-US"/>
        </w:rPr>
        <w:t xml:space="preserve">. </w:t>
      </w:r>
      <w:r w:rsidR="00216616" w:rsidRPr="00CD7E08">
        <w:rPr>
          <w:lang w:val="en-US"/>
        </w:rPr>
        <w:t>The cash crop sequence during the present study was spring barley (</w:t>
      </w:r>
      <w:r w:rsidR="00216616" w:rsidRPr="00CD7E08">
        <w:rPr>
          <w:i/>
          <w:iCs/>
          <w:lang w:val="en-US"/>
        </w:rPr>
        <w:t xml:space="preserve">Hordeum vulgare </w:t>
      </w:r>
      <w:r w:rsidR="00216616" w:rsidRPr="00CD7E08">
        <w:rPr>
          <w:lang w:val="en-US"/>
        </w:rPr>
        <w:t>L.</w:t>
      </w:r>
      <w:r w:rsidR="00216616">
        <w:rPr>
          <w:lang w:val="en-US"/>
        </w:rPr>
        <w:t xml:space="preserve"> v. </w:t>
      </w:r>
      <w:r w:rsidR="00216616">
        <w:t>Everg</w:t>
      </w:r>
      <w:r w:rsidR="00C91C94">
        <w:t>r</w:t>
      </w:r>
      <w:r w:rsidR="00216616">
        <w:t>een</w:t>
      </w:r>
      <w:r w:rsidR="00216616" w:rsidRPr="00CD7E08">
        <w:rPr>
          <w:lang w:val="en-US"/>
        </w:rPr>
        <w:t>) sown 19 April 2018</w:t>
      </w:r>
      <w:r w:rsidR="00216616">
        <w:rPr>
          <w:lang w:val="en-US"/>
        </w:rPr>
        <w:t xml:space="preserve"> (300 plants m-2)</w:t>
      </w:r>
      <w:r w:rsidR="00216616" w:rsidRPr="00CD7E08">
        <w:rPr>
          <w:lang w:val="en-US"/>
        </w:rPr>
        <w:t>, spring oat (</w:t>
      </w:r>
      <w:r w:rsidR="00216616" w:rsidRPr="00CD7E08">
        <w:rPr>
          <w:i/>
          <w:iCs/>
          <w:lang w:val="en-US"/>
        </w:rPr>
        <w:t>Avena sativa</w:t>
      </w:r>
      <w:r w:rsidR="00216616" w:rsidRPr="00CD7E08">
        <w:rPr>
          <w:lang w:val="en-US"/>
        </w:rPr>
        <w:t xml:space="preserve"> L.</w:t>
      </w:r>
      <w:r w:rsidR="00216616">
        <w:rPr>
          <w:lang w:val="en-US"/>
        </w:rPr>
        <w:t xml:space="preserve"> v. Poseidon</w:t>
      </w:r>
      <w:r w:rsidR="00216616" w:rsidRPr="00CD7E08">
        <w:rPr>
          <w:lang w:val="en-US"/>
        </w:rPr>
        <w:t>) sown 4 April 2019</w:t>
      </w:r>
      <w:r w:rsidR="00216616">
        <w:rPr>
          <w:lang w:val="en-US"/>
        </w:rPr>
        <w:t xml:space="preserve"> (300 plants m-2)</w:t>
      </w:r>
      <w:r w:rsidR="00216616" w:rsidRPr="00CD7E08">
        <w:rPr>
          <w:lang w:val="en-US"/>
        </w:rPr>
        <w:t xml:space="preserve"> and faba beans (</w:t>
      </w:r>
      <w:r w:rsidR="00216616" w:rsidRPr="00CD7E08">
        <w:rPr>
          <w:i/>
          <w:iCs/>
          <w:lang w:val="en-US"/>
        </w:rPr>
        <w:t>Vicia faba</w:t>
      </w:r>
      <w:r w:rsidR="00216616" w:rsidRPr="00CD7E08">
        <w:rPr>
          <w:lang w:val="en-US"/>
        </w:rPr>
        <w:t xml:space="preserve"> L.</w:t>
      </w:r>
      <w:r w:rsidR="00216616">
        <w:rPr>
          <w:lang w:val="en-US"/>
        </w:rPr>
        <w:t xml:space="preserve"> v. Boxer</w:t>
      </w:r>
      <w:r w:rsidR="00216616" w:rsidRPr="00CD7E08">
        <w:rPr>
          <w:lang w:val="en-US"/>
        </w:rPr>
        <w:t>) sown 15 April 2020</w:t>
      </w:r>
      <w:r w:rsidR="00216616">
        <w:rPr>
          <w:lang w:val="en-US"/>
        </w:rPr>
        <w:t xml:space="preserve"> (50 plants m-2)</w:t>
      </w:r>
      <w:r w:rsidR="00216616" w:rsidRPr="00CD7E08">
        <w:rPr>
          <w:lang w:val="en-US"/>
        </w:rPr>
        <w:t xml:space="preserve">. </w:t>
      </w:r>
      <w:r w:rsidR="00216616">
        <w:rPr>
          <w:lang w:val="en-US"/>
        </w:rPr>
        <w:t xml:space="preserve">The two main plot treatments </w:t>
      </w:r>
      <w:r w:rsidRPr="001A455C">
        <w:rPr>
          <w:lang w:val="en-US"/>
        </w:rPr>
        <w:t>differ</w:t>
      </w:r>
      <w:r w:rsidR="00C91C94">
        <w:rPr>
          <w:lang w:val="en-US"/>
        </w:rPr>
        <w:t>ed</w:t>
      </w:r>
      <w:r w:rsidRPr="001A455C">
        <w:rPr>
          <w:lang w:val="en-US"/>
        </w:rPr>
        <w:t xml:space="preserve"> </w:t>
      </w:r>
      <w:r w:rsidR="00216616">
        <w:rPr>
          <w:lang w:val="en-US"/>
        </w:rPr>
        <w:t xml:space="preserve">in management of the </w:t>
      </w:r>
      <w:r w:rsidRPr="001A455C">
        <w:rPr>
          <w:lang w:val="en-US"/>
        </w:rPr>
        <w:t>small grain straw</w:t>
      </w:r>
      <w:r w:rsidR="00216616">
        <w:rPr>
          <w:lang w:val="en-US"/>
        </w:rPr>
        <w:t>, reflecting two</w:t>
      </w:r>
      <w:r w:rsidRPr="001A455C">
        <w:rPr>
          <w:lang w:val="en-US"/>
        </w:rPr>
        <w:t xml:space="preserve"> common systems in Denmark: straw removed or retained. Therefore, in the present study, straw management composed the main-plot treatment. </w:t>
      </w:r>
      <w:commentRangeStart w:id="19"/>
      <w:r w:rsidRPr="001A455C">
        <w:rPr>
          <w:lang w:val="en-US"/>
        </w:rPr>
        <w:t xml:space="preserve">Three of the four tillage regimes were used </w:t>
      </w:r>
      <w:commentRangeEnd w:id="19"/>
      <w:r w:rsidR="00DB4372" w:rsidRPr="001A455C">
        <w:rPr>
          <w:rStyle w:val="CommentReference"/>
          <w:sz w:val="24"/>
          <w:szCs w:val="24"/>
          <w:lang w:val="en-US"/>
        </w:rPr>
        <w:commentReference w:id="19"/>
      </w:r>
      <w:r w:rsidRPr="001A455C">
        <w:rPr>
          <w:lang w:val="en-US"/>
        </w:rPr>
        <w:t xml:space="preserve">for this study (more details below). Tillage subplots were 5 meters wide and 40 m long. Each tillage subplot was divided into two columns with three sub-subplots arranged within each column for a total of six sub-subplots that were 2.5 m wide and 12.5 m long (see supplementary material for a </w:t>
      </w:r>
      <w:commentRangeStart w:id="20"/>
      <w:r w:rsidRPr="001A455C">
        <w:rPr>
          <w:lang w:val="en-US"/>
        </w:rPr>
        <w:t>visual aid</w:t>
      </w:r>
      <w:commentRangeEnd w:id="20"/>
      <w:r w:rsidR="000B19A8" w:rsidRPr="001A455C">
        <w:rPr>
          <w:rStyle w:val="CommentReference"/>
          <w:sz w:val="24"/>
          <w:szCs w:val="24"/>
          <w:lang w:val="en-US"/>
        </w:rPr>
        <w:commentReference w:id="20"/>
      </w:r>
      <w:r w:rsidRPr="001A455C">
        <w:rPr>
          <w:lang w:val="en-US"/>
        </w:rPr>
        <w:t xml:space="preserve">). One of the six sub-subplots was reserved for other sampling efforts, and a cover crop system treatment (five levels) was applied randomly to the remaining five sub-subplots. In summary, this experiment included all combinations of two straw-managements, three primary tillage systems, and five cover crop systems for a total of 30 treatments. </w:t>
      </w:r>
    </w:p>
    <w:p w14:paraId="5A66302A" w14:textId="4634B002" w:rsidR="001A455C" w:rsidRPr="001A455C" w:rsidRDefault="001A455C" w:rsidP="001A455C">
      <w:pPr>
        <w:spacing w:line="360" w:lineRule="auto"/>
        <w:rPr>
          <w:b/>
          <w:bCs/>
          <w:lang w:val="en-US"/>
        </w:rPr>
      </w:pPr>
      <w:proofErr w:type="gramStart"/>
      <w:r w:rsidRPr="003C7F19">
        <w:rPr>
          <w:b/>
          <w:bCs/>
        </w:rPr>
        <w:t>2.1.</w:t>
      </w:r>
      <w:r>
        <w:rPr>
          <w:b/>
          <w:bCs/>
        </w:rPr>
        <w:t>2</w:t>
      </w:r>
      <w:r w:rsidRPr="003C7F19">
        <w:rPr>
          <w:b/>
          <w:bCs/>
        </w:rPr>
        <w:t xml:space="preserve">  </w:t>
      </w:r>
      <w:r w:rsidRPr="001A455C">
        <w:rPr>
          <w:b/>
          <w:bCs/>
          <w:lang w:val="en-US"/>
        </w:rPr>
        <w:t>Straw</w:t>
      </w:r>
      <w:proofErr w:type="gramEnd"/>
      <w:r w:rsidRPr="001A455C">
        <w:rPr>
          <w:b/>
          <w:bCs/>
          <w:lang w:val="en-US"/>
        </w:rPr>
        <w:t xml:space="preserve"> and tillage treatments</w:t>
      </w:r>
    </w:p>
    <w:p w14:paraId="1D52ABA7" w14:textId="12EA9AB8" w:rsidR="001A455C" w:rsidRPr="001A455C" w:rsidRDefault="001A455C" w:rsidP="001A455C">
      <w:pPr>
        <w:spacing w:line="360" w:lineRule="auto"/>
        <w:rPr>
          <w:lang w:val="en-US"/>
        </w:rPr>
      </w:pPr>
      <w:r w:rsidRPr="001A455C">
        <w:rPr>
          <w:lang w:val="en-US"/>
        </w:rPr>
        <w:t>The same straw managements and categorical tillage system treatments (no tillage, surface, inversion) have been in the same subplots since 2002. In the straw-removal treatments, following harvest of a small grain the residue (e.g., straw) was removed using a</w:t>
      </w:r>
      <w:r w:rsidR="00C91C94">
        <w:rPr>
          <w:lang w:val="en-US"/>
        </w:rPr>
        <w:t xml:space="preserve"> two-pass system</w:t>
      </w:r>
      <w:r w:rsidRPr="001A455C">
        <w:rPr>
          <w:lang w:val="en-US"/>
        </w:rPr>
        <w:t xml:space="preserve"> </w:t>
      </w:r>
      <w:commentRangeStart w:id="21"/>
      <w:r w:rsidRPr="001A455C">
        <w:rPr>
          <w:lang w:val="en-US"/>
        </w:rPr>
        <w:t>MACHINE</w:t>
      </w:r>
      <w:commentRangeEnd w:id="21"/>
      <w:r w:rsidRPr="001A455C">
        <w:rPr>
          <w:rStyle w:val="CommentReference"/>
          <w:sz w:val="24"/>
          <w:szCs w:val="24"/>
          <w:lang w:val="en-US"/>
        </w:rPr>
        <w:commentReference w:id="21"/>
      </w:r>
      <w:r w:rsidRPr="001A455C">
        <w:rPr>
          <w:lang w:val="en-US"/>
        </w:rPr>
        <w:t>, resulting in removal of approximately 60% of the biomass (</w:t>
      </w:r>
      <w:commentRangeStart w:id="22"/>
      <w:r w:rsidRPr="001A455C">
        <w:rPr>
          <w:lang w:val="en-US"/>
        </w:rPr>
        <w:t>CITE a CENTS modelling study for this 60% assumption</w:t>
      </w:r>
      <w:commentRangeEnd w:id="22"/>
      <w:r w:rsidRPr="001A455C">
        <w:rPr>
          <w:rStyle w:val="CommentReference"/>
          <w:sz w:val="24"/>
          <w:szCs w:val="24"/>
          <w:lang w:val="en-US"/>
        </w:rPr>
        <w:commentReference w:id="22"/>
      </w:r>
      <w:r w:rsidRPr="001A455C">
        <w:rPr>
          <w:lang w:val="en-US"/>
        </w:rPr>
        <w:t xml:space="preserve">). In the straw-retained treatments, </w:t>
      </w:r>
      <w:r w:rsidR="001A1339">
        <w:rPr>
          <w:lang w:val="en-US"/>
        </w:rPr>
        <w:t xml:space="preserve">following harvest of the grain </w:t>
      </w:r>
      <w:r w:rsidR="00C91C94">
        <w:rPr>
          <w:lang w:val="en-US"/>
        </w:rPr>
        <w:t xml:space="preserve">the </w:t>
      </w:r>
      <w:r w:rsidR="001A1339">
        <w:rPr>
          <w:lang w:val="en-US"/>
        </w:rPr>
        <w:t xml:space="preserve">residue </w:t>
      </w:r>
      <w:r w:rsidRPr="001A455C">
        <w:rPr>
          <w:lang w:val="en-US"/>
        </w:rPr>
        <w:t xml:space="preserve">was allowed to remain in the field. The exact machinery and timing of operations for each categorical tillage treatment have varied since 2002 (Scherner et al., 2016; Hansen et al., 2010). In the present experiment (2018-2020), plots under the inversion tillage treatment were moldboard plowed to a depth of 20 cm in the </w:t>
      </w:r>
      <w:r w:rsidR="00C91C94">
        <w:rPr>
          <w:lang w:val="en-US"/>
        </w:rPr>
        <w:t xml:space="preserve">late </w:t>
      </w:r>
      <w:r w:rsidRPr="001A455C">
        <w:rPr>
          <w:lang w:val="en-US"/>
        </w:rPr>
        <w:t>fall and harrowed to 3-4 cm depth in the spring before cash crop planting; c</w:t>
      </w:r>
      <w:proofErr w:type="spellStart"/>
      <w:r w:rsidRPr="001A455C">
        <w:t>rops</w:t>
      </w:r>
      <w:proofErr w:type="spellEnd"/>
      <w:r w:rsidRPr="001A455C">
        <w:t xml:space="preserve"> were then sown with a traditional seed drill (Nordsten Lift-o-</w:t>
      </w:r>
      <w:proofErr w:type="spellStart"/>
      <w:r w:rsidRPr="001A455C">
        <w:t>matic</w:t>
      </w:r>
      <w:proofErr w:type="spellEnd"/>
      <w:r w:rsidRPr="001A455C">
        <w:t xml:space="preserve"> CLH300) with row spacings of 12.5 cm. </w:t>
      </w:r>
      <w:r w:rsidRPr="001A455C">
        <w:rPr>
          <w:lang w:val="en-US"/>
        </w:rPr>
        <w:t xml:space="preserve">For the surface tillage system (non-inversion), </w:t>
      </w:r>
      <w:proofErr w:type="gramStart"/>
      <w:r w:rsidRPr="001A455C">
        <w:rPr>
          <w:lang w:val="en-US"/>
        </w:rPr>
        <w:t xml:space="preserve">a </w:t>
      </w:r>
      <w:r w:rsidRPr="001A455C">
        <w:rPr>
          <w:vertAlign w:val="subscript"/>
          <w:lang w:val="en-US"/>
        </w:rPr>
        <w:t xml:space="preserve"> </w:t>
      </w:r>
      <w:r w:rsidRPr="001A455C">
        <w:t>Horsch</w:t>
      </w:r>
      <w:proofErr w:type="gramEnd"/>
      <w:r w:rsidRPr="001A455C">
        <w:t xml:space="preserve"> Terrano 3 FX stubble tine </w:t>
      </w:r>
      <w:r w:rsidRPr="001A455C">
        <w:lastRenderedPageBreak/>
        <w:t xml:space="preserve">cultivator was used to till to a depth </w:t>
      </w:r>
      <w:commentRangeStart w:id="23"/>
      <w:r w:rsidRPr="001A455C">
        <w:t>8-10 cm in the spring before cash crop planting</w:t>
      </w:r>
      <w:commentRangeEnd w:id="23"/>
      <w:r w:rsidRPr="001A455C">
        <w:rPr>
          <w:rStyle w:val="CommentReference"/>
          <w:sz w:val="24"/>
          <w:szCs w:val="24"/>
        </w:rPr>
        <w:commentReference w:id="23"/>
      </w:r>
      <w:r w:rsidRPr="001A455C">
        <w:t xml:space="preserve">. In both the no-till and surface tillage systems, crops were sown with a chisel coulter (Horsch </w:t>
      </w:r>
      <w:proofErr w:type="spellStart"/>
      <w:r w:rsidRPr="001A455C">
        <w:t>Airseeder</w:t>
      </w:r>
      <w:proofErr w:type="spellEnd"/>
      <w:r w:rsidRPr="001A455C">
        <w:t xml:space="preserve"> CO 3) with row spacings of 17.5 cm for spring oats, spring barley, and </w:t>
      </w:r>
      <w:commentRangeStart w:id="24"/>
      <w:r w:rsidRPr="001A455C">
        <w:t>faba beans</w:t>
      </w:r>
      <w:commentRangeEnd w:id="24"/>
      <w:r w:rsidRPr="001A455C">
        <w:rPr>
          <w:rStyle w:val="CommentReference"/>
          <w:sz w:val="24"/>
          <w:szCs w:val="24"/>
        </w:rPr>
        <w:commentReference w:id="24"/>
      </w:r>
      <w:r w:rsidRPr="001A455C">
        <w:t xml:space="preserve">. Row spacings were different for the inversion tillage system due to </w:t>
      </w:r>
      <w:r w:rsidR="001A1339">
        <w:t xml:space="preserve">differences in the </w:t>
      </w:r>
      <w:r w:rsidRPr="001A455C">
        <w:t xml:space="preserve">equipment representing typical production environments for each tillage system. </w:t>
      </w:r>
    </w:p>
    <w:p w14:paraId="34082C05" w14:textId="4AE4E813" w:rsidR="001A455C" w:rsidRPr="001A455C" w:rsidRDefault="001A455C" w:rsidP="001A455C">
      <w:pPr>
        <w:spacing w:line="360" w:lineRule="auto"/>
        <w:rPr>
          <w:b/>
          <w:bCs/>
          <w:lang w:val="en-US"/>
        </w:rPr>
      </w:pPr>
      <w:proofErr w:type="gramStart"/>
      <w:r w:rsidRPr="003C7F19">
        <w:rPr>
          <w:b/>
          <w:bCs/>
        </w:rPr>
        <w:t>2.1.</w:t>
      </w:r>
      <w:r>
        <w:rPr>
          <w:b/>
          <w:bCs/>
        </w:rPr>
        <w:t>3</w:t>
      </w:r>
      <w:r w:rsidRPr="003C7F19">
        <w:rPr>
          <w:b/>
          <w:bCs/>
        </w:rPr>
        <w:t xml:space="preserve">  </w:t>
      </w:r>
      <w:r>
        <w:rPr>
          <w:b/>
          <w:bCs/>
          <w:lang w:val="en-US"/>
        </w:rPr>
        <w:t>Cover</w:t>
      </w:r>
      <w:proofErr w:type="gramEnd"/>
      <w:r>
        <w:rPr>
          <w:b/>
          <w:bCs/>
          <w:lang w:val="en-US"/>
        </w:rPr>
        <w:t xml:space="preserve"> crop treatments</w:t>
      </w:r>
    </w:p>
    <w:p w14:paraId="76D877A7" w14:textId="022B89C5" w:rsidR="001A455C" w:rsidRP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systems were randomly applied to the sub-subplots (Table 1). The same sub-subplot treatments were maintained for </w:t>
      </w:r>
      <w:proofErr w:type="gramStart"/>
      <w:r w:rsidRPr="001A455C">
        <w:rPr>
          <w:lang w:val="en-US"/>
        </w:rPr>
        <w:t>2018,</w:t>
      </w:r>
      <w:proofErr w:type="gramEnd"/>
      <w:r w:rsidRPr="001A455C">
        <w:rPr>
          <w:lang w:val="en-US"/>
        </w:rPr>
        <w:t xml:space="preserve"> 2019 and were tracked until faba bean harvest in 2020. The sampling area for all measurements </w:t>
      </w:r>
      <w:proofErr w:type="gramStart"/>
      <w:r w:rsidRPr="001A455C">
        <w:rPr>
          <w:lang w:val="en-US"/>
        </w:rPr>
        <w:t>was located in</w:t>
      </w:r>
      <w:proofErr w:type="gramEnd"/>
      <w:r w:rsidRPr="001A455C">
        <w:rPr>
          <w:lang w:val="en-US"/>
        </w:rPr>
        <w:t xml:space="preserve"> the inner 1.5 m x 10 m area of the sub-subplots. </w:t>
      </w:r>
    </w:p>
    <w:p w14:paraId="697347A3" w14:textId="77777777" w:rsidR="001A455C" w:rsidRPr="001A455C" w:rsidRDefault="001A455C" w:rsidP="001A455C">
      <w:pPr>
        <w:spacing w:line="360" w:lineRule="auto"/>
        <w:rPr>
          <w:lang w:val="en-US"/>
        </w:rPr>
      </w:pPr>
      <w:r w:rsidRPr="001A455C">
        <w:rPr>
          <w:lang w:val="en-US"/>
        </w:rPr>
        <w:t>Table 1. Summary of the five cover crop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126"/>
        <w:gridCol w:w="1843"/>
        <w:gridCol w:w="2976"/>
      </w:tblGrid>
      <w:tr w:rsidR="001A455C" w:rsidRPr="001A455C" w14:paraId="4CC3D440" w14:textId="77777777" w:rsidTr="000043B8">
        <w:tc>
          <w:tcPr>
            <w:tcW w:w="1555" w:type="dxa"/>
            <w:tcBorders>
              <w:top w:val="single" w:sz="4" w:space="0" w:color="auto"/>
              <w:bottom w:val="single" w:sz="4" w:space="0" w:color="auto"/>
            </w:tcBorders>
            <w:vAlign w:val="center"/>
          </w:tcPr>
          <w:p w14:paraId="06902FBB" w14:textId="7C300810" w:rsidR="001A455C" w:rsidRPr="000043B8" w:rsidRDefault="001A455C" w:rsidP="000043B8">
            <w:pPr>
              <w:jc w:val="center"/>
              <w:rPr>
                <w:b/>
                <w:bCs/>
                <w:lang w:val="en-US"/>
              </w:rPr>
            </w:pPr>
            <w:r w:rsidRPr="000043B8">
              <w:rPr>
                <w:b/>
                <w:bCs/>
                <w:lang w:val="en-US"/>
              </w:rPr>
              <w:t xml:space="preserve">Cover crop system </w:t>
            </w:r>
            <w:r w:rsidR="006B4AC3">
              <w:rPr>
                <w:b/>
                <w:bCs/>
                <w:lang w:val="en-US"/>
              </w:rPr>
              <w:t>abbreviation</w:t>
            </w:r>
          </w:p>
        </w:tc>
        <w:tc>
          <w:tcPr>
            <w:tcW w:w="2126" w:type="dxa"/>
            <w:tcBorders>
              <w:top w:val="single" w:sz="4" w:space="0" w:color="auto"/>
              <w:bottom w:val="single" w:sz="4" w:space="0" w:color="auto"/>
            </w:tcBorders>
            <w:vAlign w:val="center"/>
          </w:tcPr>
          <w:p w14:paraId="6483C18B" w14:textId="77777777" w:rsidR="001A455C" w:rsidRPr="000043B8" w:rsidRDefault="001A455C" w:rsidP="000043B8">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1A455C" w:rsidRPr="000043B8" w:rsidRDefault="001A455C" w:rsidP="000043B8">
            <w:pPr>
              <w:jc w:val="center"/>
              <w:rPr>
                <w:b/>
                <w:bCs/>
                <w:lang w:val="en-US"/>
              </w:rPr>
            </w:pPr>
            <w:r w:rsidRPr="000043B8">
              <w:rPr>
                <w:b/>
                <w:bCs/>
                <w:lang w:val="en-US"/>
              </w:rPr>
              <w:t>Seeding rate</w:t>
            </w:r>
          </w:p>
        </w:tc>
        <w:tc>
          <w:tcPr>
            <w:tcW w:w="2976" w:type="dxa"/>
            <w:tcBorders>
              <w:top w:val="single" w:sz="4" w:space="0" w:color="auto"/>
              <w:bottom w:val="single" w:sz="4" w:space="0" w:color="auto"/>
            </w:tcBorders>
            <w:vAlign w:val="center"/>
          </w:tcPr>
          <w:p w14:paraId="28AE962C" w14:textId="77777777" w:rsidR="001A455C" w:rsidRPr="000043B8" w:rsidRDefault="001A455C" w:rsidP="000043B8">
            <w:pPr>
              <w:jc w:val="center"/>
              <w:rPr>
                <w:b/>
                <w:bCs/>
                <w:lang w:val="en-US"/>
              </w:rPr>
            </w:pPr>
            <w:r w:rsidRPr="000043B8">
              <w:rPr>
                <w:b/>
                <w:bCs/>
                <w:lang w:val="en-US"/>
              </w:rPr>
              <w:t>Seeding method and timing</w:t>
            </w:r>
          </w:p>
        </w:tc>
      </w:tr>
      <w:tr w:rsidR="001A455C" w:rsidRPr="001A455C" w14:paraId="5449C1C6" w14:textId="77777777" w:rsidTr="006B4AC3">
        <w:tc>
          <w:tcPr>
            <w:tcW w:w="1555" w:type="dxa"/>
            <w:tcBorders>
              <w:top w:val="single" w:sz="4" w:space="0" w:color="auto"/>
              <w:bottom w:val="single" w:sz="4" w:space="0" w:color="auto"/>
            </w:tcBorders>
            <w:vAlign w:val="center"/>
          </w:tcPr>
          <w:p w14:paraId="0FB272EB" w14:textId="77777777" w:rsidR="001A455C" w:rsidRPr="001A455C" w:rsidRDefault="001A455C" w:rsidP="006B4AC3">
            <w:pPr>
              <w:spacing w:line="360" w:lineRule="auto"/>
              <w:jc w:val="center"/>
              <w:rPr>
                <w:lang w:val="en-US"/>
              </w:rPr>
            </w:pPr>
            <w:proofErr w:type="spellStart"/>
            <w:r w:rsidRPr="001A455C">
              <w:rPr>
                <w:lang w:val="en-US"/>
              </w:rPr>
              <w:t>MixE</w:t>
            </w:r>
            <w:proofErr w:type="spellEnd"/>
          </w:p>
        </w:tc>
        <w:tc>
          <w:tcPr>
            <w:tcW w:w="2126" w:type="dxa"/>
            <w:vMerge w:val="restart"/>
            <w:tcBorders>
              <w:top w:val="single" w:sz="4" w:space="0" w:color="auto"/>
            </w:tcBorders>
            <w:vAlign w:val="center"/>
          </w:tcPr>
          <w:p w14:paraId="4BEF68C7" w14:textId="77777777" w:rsidR="001A455C" w:rsidRPr="001A455C" w:rsidRDefault="001A455C" w:rsidP="006B4AC3">
            <w:pPr>
              <w:spacing w:line="360" w:lineRule="auto"/>
              <w:jc w:val="center"/>
              <w:rPr>
                <w:lang w:val="en-US"/>
              </w:rPr>
            </w:pPr>
            <w:r w:rsidRPr="001A455C">
              <w:rPr>
                <w:lang w:val="en-US"/>
              </w:rPr>
              <w:t xml:space="preserve">Perennial ryegrass </w:t>
            </w:r>
            <w:r w:rsidRPr="001A455C">
              <w:rPr>
                <w:i/>
                <w:iCs/>
                <w:lang w:val="en-US"/>
              </w:rPr>
              <w:t xml:space="preserve">(grass; Lolium </w:t>
            </w:r>
            <w:proofErr w:type="spellStart"/>
            <w:r w:rsidRPr="001A455C">
              <w:rPr>
                <w:i/>
                <w:iCs/>
                <w:lang w:val="en-US"/>
              </w:rPr>
              <w:t>perenne</w:t>
            </w:r>
            <w:proofErr w:type="spellEnd"/>
            <w:r w:rsidRPr="001A455C">
              <w:rPr>
                <w:i/>
                <w:iCs/>
                <w:lang w:val="en-US"/>
              </w:rPr>
              <w:t>)</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1A455C" w:rsidRPr="001A455C" w:rsidRDefault="001A455C" w:rsidP="006B4AC3">
            <w:pPr>
              <w:spacing w:line="360" w:lineRule="auto"/>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006B4AC3" w:rsidRPr="001A455C">
              <w:rPr>
                <w:lang w:val="en-US"/>
              </w:rPr>
              <w:t xml:space="preserve"> clover</w:t>
            </w:r>
          </w:p>
        </w:tc>
        <w:tc>
          <w:tcPr>
            <w:tcW w:w="2976" w:type="dxa"/>
            <w:tcBorders>
              <w:top w:val="single" w:sz="4" w:space="0" w:color="auto"/>
              <w:bottom w:val="single" w:sz="4" w:space="0" w:color="auto"/>
            </w:tcBorders>
            <w:vAlign w:val="center"/>
          </w:tcPr>
          <w:p w14:paraId="4673672B" w14:textId="77777777" w:rsidR="001A455C" w:rsidRPr="001A455C" w:rsidRDefault="001A455C" w:rsidP="006B4AC3">
            <w:pPr>
              <w:spacing w:line="360" w:lineRule="auto"/>
              <w:jc w:val="center"/>
              <w:rPr>
                <w:lang w:val="en-US"/>
              </w:rPr>
            </w:pPr>
            <w:r w:rsidRPr="001A455C">
              <w:rPr>
                <w:lang w:val="en-US"/>
              </w:rPr>
              <w:t xml:space="preserve">Sown 1 cm deep in </w:t>
            </w:r>
            <w:commentRangeStart w:id="25"/>
            <w:commentRangeStart w:id="26"/>
            <w:r w:rsidRPr="001A455C">
              <w:rPr>
                <w:lang w:val="en-US"/>
              </w:rPr>
              <w:t xml:space="preserve">12.5 cm rows </w:t>
            </w:r>
            <w:commentRangeEnd w:id="25"/>
            <w:r w:rsidR="002A7D26" w:rsidRPr="001A455C">
              <w:rPr>
                <w:rStyle w:val="CommentReference"/>
                <w:sz w:val="24"/>
                <w:szCs w:val="24"/>
                <w:lang w:val="en-US"/>
              </w:rPr>
              <w:commentReference w:id="25"/>
            </w:r>
            <w:commentRangeEnd w:id="26"/>
            <w:r w:rsidR="00F27C81" w:rsidRPr="001A455C">
              <w:rPr>
                <w:rStyle w:val="CommentReference"/>
                <w:sz w:val="24"/>
                <w:szCs w:val="24"/>
                <w:lang w:val="en-US"/>
              </w:rPr>
              <w:commentReference w:id="26"/>
            </w:r>
            <w:r w:rsidRPr="001A455C">
              <w:rPr>
                <w:lang w:val="en-US"/>
              </w:rPr>
              <w:t>between cash crop rows shortly after cash crop planting</w:t>
            </w:r>
          </w:p>
        </w:tc>
      </w:tr>
      <w:tr w:rsidR="001A455C" w:rsidRPr="001A455C" w14:paraId="3620DF11" w14:textId="77777777" w:rsidTr="006B4AC3">
        <w:tc>
          <w:tcPr>
            <w:tcW w:w="1555" w:type="dxa"/>
            <w:tcBorders>
              <w:top w:val="single" w:sz="4" w:space="0" w:color="auto"/>
              <w:bottom w:val="single" w:sz="4" w:space="0" w:color="auto"/>
            </w:tcBorders>
            <w:vAlign w:val="center"/>
          </w:tcPr>
          <w:p w14:paraId="2C9BAB03" w14:textId="77777777" w:rsidR="001A455C" w:rsidRPr="001A455C" w:rsidRDefault="001A455C" w:rsidP="006B4AC3">
            <w:pPr>
              <w:spacing w:line="360" w:lineRule="auto"/>
              <w:jc w:val="center"/>
              <w:rPr>
                <w:lang w:val="en-US"/>
              </w:rPr>
            </w:pPr>
            <w:proofErr w:type="spellStart"/>
            <w:r w:rsidRPr="001A455C">
              <w:rPr>
                <w:lang w:val="en-US"/>
              </w:rPr>
              <w:t>MixM</w:t>
            </w:r>
            <w:proofErr w:type="spellEnd"/>
          </w:p>
        </w:tc>
        <w:tc>
          <w:tcPr>
            <w:tcW w:w="2126" w:type="dxa"/>
            <w:vMerge/>
            <w:tcBorders>
              <w:bottom w:val="single" w:sz="4" w:space="0" w:color="auto"/>
            </w:tcBorders>
            <w:vAlign w:val="center"/>
          </w:tcPr>
          <w:p w14:paraId="6AFC6303"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6F6F4A85"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B8AC7D4" w14:textId="77777777" w:rsidR="001A455C" w:rsidRPr="001A455C" w:rsidRDefault="001A455C" w:rsidP="006B4AC3">
            <w:pPr>
              <w:spacing w:line="360" w:lineRule="auto"/>
              <w:jc w:val="center"/>
              <w:rPr>
                <w:lang w:val="en-US"/>
              </w:rPr>
            </w:pPr>
            <w:r w:rsidRPr="001A455C">
              <w:rPr>
                <w:lang w:val="en-US"/>
              </w:rPr>
              <w:t xml:space="preserve">Broadcast into standing </w:t>
            </w:r>
            <w:proofErr w:type="gramStart"/>
            <w:r w:rsidRPr="001A455C">
              <w:rPr>
                <w:lang w:val="en-US"/>
              </w:rPr>
              <w:t>crop</w:t>
            </w:r>
            <w:proofErr w:type="gramEnd"/>
            <w:r w:rsidRPr="001A455C">
              <w:rPr>
                <w:lang w:val="en-US"/>
              </w:rPr>
              <w:t xml:space="preserve"> approximately 14 days before expected cash crop harvest</w:t>
            </w:r>
          </w:p>
        </w:tc>
      </w:tr>
      <w:tr w:rsidR="001A455C" w:rsidRPr="001A455C" w14:paraId="79E5A638" w14:textId="77777777" w:rsidTr="006B4AC3">
        <w:tc>
          <w:tcPr>
            <w:tcW w:w="1555" w:type="dxa"/>
            <w:tcBorders>
              <w:top w:val="single" w:sz="4" w:space="0" w:color="auto"/>
              <w:bottom w:val="single" w:sz="4" w:space="0" w:color="auto"/>
            </w:tcBorders>
            <w:vAlign w:val="center"/>
          </w:tcPr>
          <w:p w14:paraId="261A5ADB" w14:textId="77777777" w:rsidR="001A455C" w:rsidRPr="001A455C" w:rsidRDefault="001A455C" w:rsidP="006B4AC3">
            <w:pPr>
              <w:spacing w:line="360" w:lineRule="auto"/>
              <w:jc w:val="center"/>
              <w:rPr>
                <w:lang w:val="en-US"/>
              </w:rPr>
            </w:pPr>
            <w:proofErr w:type="spellStart"/>
            <w:r w:rsidRPr="001A455C">
              <w:rPr>
                <w:lang w:val="en-US"/>
              </w:rPr>
              <w:t>RadM</w:t>
            </w:r>
            <w:proofErr w:type="spellEnd"/>
          </w:p>
        </w:tc>
        <w:tc>
          <w:tcPr>
            <w:tcW w:w="2126" w:type="dxa"/>
            <w:vMerge w:val="restart"/>
            <w:tcBorders>
              <w:top w:val="single" w:sz="4" w:space="0" w:color="auto"/>
            </w:tcBorders>
            <w:vAlign w:val="center"/>
          </w:tcPr>
          <w:p w14:paraId="5C1C4891" w14:textId="77777777" w:rsidR="001A455C" w:rsidRPr="001A455C" w:rsidRDefault="001A455C" w:rsidP="006B4AC3">
            <w:pPr>
              <w:spacing w:line="360" w:lineRule="auto"/>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1A455C" w:rsidRPr="001A455C" w:rsidRDefault="001A455C" w:rsidP="006B4AC3">
            <w:pPr>
              <w:spacing w:line="360" w:lineRule="auto"/>
              <w:jc w:val="center"/>
              <w:rPr>
                <w:lang w:val="en-US"/>
              </w:rPr>
            </w:pPr>
            <w:r w:rsidRPr="001A455C">
              <w:rPr>
                <w:lang w:val="en-US"/>
              </w:rPr>
              <w:t>14 kg ha</w:t>
            </w:r>
            <w:r w:rsidRPr="001A455C">
              <w:rPr>
                <w:vertAlign w:val="superscript"/>
                <w:lang w:val="en-US"/>
              </w:rPr>
              <w:t>-1</w:t>
            </w:r>
          </w:p>
        </w:tc>
        <w:tc>
          <w:tcPr>
            <w:tcW w:w="2976" w:type="dxa"/>
            <w:tcBorders>
              <w:top w:val="single" w:sz="4" w:space="0" w:color="auto"/>
              <w:bottom w:val="single" w:sz="4" w:space="0" w:color="auto"/>
            </w:tcBorders>
            <w:vAlign w:val="center"/>
          </w:tcPr>
          <w:p w14:paraId="05B1325C" w14:textId="77777777" w:rsidR="001A455C" w:rsidRPr="001A455C" w:rsidRDefault="001A455C" w:rsidP="006B4AC3">
            <w:pPr>
              <w:spacing w:line="360" w:lineRule="auto"/>
              <w:jc w:val="center"/>
              <w:rPr>
                <w:lang w:val="en-US"/>
              </w:rPr>
            </w:pPr>
            <w:r w:rsidRPr="001A455C">
              <w:rPr>
                <w:lang w:val="en-US"/>
              </w:rPr>
              <w:t>Broadcast into standing crop approx. 14 days before expected crop harvest</w:t>
            </w:r>
          </w:p>
        </w:tc>
      </w:tr>
      <w:tr w:rsidR="001A455C" w:rsidRPr="001A455C" w14:paraId="19D6BFDF" w14:textId="77777777" w:rsidTr="006B4AC3">
        <w:tc>
          <w:tcPr>
            <w:tcW w:w="1555" w:type="dxa"/>
            <w:tcBorders>
              <w:top w:val="single" w:sz="4" w:space="0" w:color="auto"/>
              <w:bottom w:val="single" w:sz="4" w:space="0" w:color="auto"/>
            </w:tcBorders>
            <w:vAlign w:val="center"/>
          </w:tcPr>
          <w:p w14:paraId="7A26B863" w14:textId="77777777" w:rsidR="001A455C" w:rsidRPr="001A455C" w:rsidRDefault="001A455C" w:rsidP="006B4AC3">
            <w:pPr>
              <w:spacing w:line="360" w:lineRule="auto"/>
              <w:jc w:val="center"/>
              <w:rPr>
                <w:lang w:val="en-US"/>
              </w:rPr>
            </w:pPr>
            <w:proofErr w:type="spellStart"/>
            <w:r w:rsidRPr="001A455C">
              <w:rPr>
                <w:lang w:val="en-US"/>
              </w:rPr>
              <w:t>RadL</w:t>
            </w:r>
            <w:proofErr w:type="spellEnd"/>
          </w:p>
        </w:tc>
        <w:tc>
          <w:tcPr>
            <w:tcW w:w="2126" w:type="dxa"/>
            <w:vMerge/>
            <w:tcBorders>
              <w:bottom w:val="single" w:sz="4" w:space="0" w:color="auto"/>
            </w:tcBorders>
            <w:vAlign w:val="center"/>
          </w:tcPr>
          <w:p w14:paraId="3A7CAC85"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5BF33C36"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D59D1EA" w14:textId="77777777" w:rsidR="001A455C" w:rsidRPr="001A455C" w:rsidRDefault="001A455C" w:rsidP="006B4AC3">
            <w:pPr>
              <w:spacing w:line="360" w:lineRule="auto"/>
              <w:jc w:val="center"/>
              <w:rPr>
                <w:lang w:val="en-US"/>
              </w:rPr>
            </w:pPr>
            <w:r w:rsidRPr="001A455C">
              <w:rPr>
                <w:lang w:val="en-US"/>
              </w:rPr>
              <w:t>Broadcast into the crop stubble post crop harvest</w:t>
            </w:r>
          </w:p>
        </w:tc>
      </w:tr>
      <w:tr w:rsidR="001A455C" w:rsidRPr="001A455C" w14:paraId="5E6F82D6" w14:textId="77777777" w:rsidTr="006B4AC3">
        <w:tc>
          <w:tcPr>
            <w:tcW w:w="1555" w:type="dxa"/>
            <w:tcBorders>
              <w:top w:val="single" w:sz="4" w:space="0" w:color="auto"/>
              <w:bottom w:val="single" w:sz="4" w:space="0" w:color="auto"/>
            </w:tcBorders>
            <w:vAlign w:val="center"/>
          </w:tcPr>
          <w:p w14:paraId="5E8B9AE3" w14:textId="77777777" w:rsidR="001A455C" w:rsidRPr="001A455C" w:rsidRDefault="001A455C" w:rsidP="006B4AC3">
            <w:pPr>
              <w:spacing w:line="360" w:lineRule="auto"/>
              <w:jc w:val="center"/>
              <w:rPr>
                <w:lang w:val="en-US"/>
              </w:rPr>
            </w:pPr>
            <w:proofErr w:type="spellStart"/>
            <w:r w:rsidRPr="001A455C">
              <w:rPr>
                <w:lang w:val="en-US"/>
              </w:rPr>
              <w:t>NoCC</w:t>
            </w:r>
            <w:proofErr w:type="spellEnd"/>
          </w:p>
        </w:tc>
        <w:tc>
          <w:tcPr>
            <w:tcW w:w="2126" w:type="dxa"/>
            <w:tcBorders>
              <w:top w:val="single" w:sz="4" w:space="0" w:color="auto"/>
              <w:bottom w:val="single" w:sz="4" w:space="0" w:color="auto"/>
            </w:tcBorders>
            <w:vAlign w:val="center"/>
          </w:tcPr>
          <w:p w14:paraId="2CC1DE3E" w14:textId="77777777" w:rsidR="001A455C" w:rsidRPr="001A455C" w:rsidRDefault="001A455C" w:rsidP="006B4AC3">
            <w:pPr>
              <w:spacing w:line="360" w:lineRule="auto"/>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1A455C" w:rsidRPr="001A455C" w:rsidRDefault="001A455C" w:rsidP="006B4AC3">
            <w:pPr>
              <w:spacing w:line="360" w:lineRule="auto"/>
              <w:jc w:val="center"/>
              <w:rPr>
                <w:lang w:val="en-US"/>
              </w:rPr>
            </w:pPr>
            <w:r w:rsidRPr="001A455C">
              <w:rPr>
                <w:lang w:val="en-US"/>
              </w:rPr>
              <w:t>-</w:t>
            </w:r>
          </w:p>
        </w:tc>
        <w:tc>
          <w:tcPr>
            <w:tcW w:w="2976" w:type="dxa"/>
            <w:tcBorders>
              <w:top w:val="single" w:sz="4" w:space="0" w:color="auto"/>
              <w:bottom w:val="single" w:sz="4" w:space="0" w:color="auto"/>
            </w:tcBorders>
            <w:vAlign w:val="center"/>
          </w:tcPr>
          <w:p w14:paraId="20259FC8" w14:textId="77777777" w:rsidR="001A455C" w:rsidRPr="001A455C" w:rsidRDefault="001A455C" w:rsidP="006B4AC3">
            <w:pPr>
              <w:spacing w:line="360" w:lineRule="auto"/>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6F79345" w:rsidR="001A455C" w:rsidRPr="001A455C" w:rsidRDefault="001A455C" w:rsidP="001A455C">
      <w:pPr>
        <w:spacing w:line="360" w:lineRule="auto"/>
        <w:rPr>
          <w:b/>
          <w:bCs/>
          <w:lang w:val="en-US"/>
        </w:rPr>
      </w:pPr>
      <w:proofErr w:type="gramStart"/>
      <w:r w:rsidRPr="003C7F19">
        <w:rPr>
          <w:b/>
          <w:bCs/>
        </w:rPr>
        <w:t>2.1.</w:t>
      </w:r>
      <w:r>
        <w:rPr>
          <w:b/>
          <w:bCs/>
        </w:rPr>
        <w:t>4</w:t>
      </w:r>
      <w:r w:rsidRPr="003C7F19">
        <w:rPr>
          <w:b/>
          <w:bCs/>
        </w:rPr>
        <w:t xml:space="preserve">  </w:t>
      </w:r>
      <w:r>
        <w:rPr>
          <w:b/>
          <w:bCs/>
          <w:lang w:val="en-US"/>
        </w:rPr>
        <w:t>Fertilizer</w:t>
      </w:r>
      <w:proofErr w:type="gramEnd"/>
      <w:r>
        <w:rPr>
          <w:b/>
          <w:bCs/>
          <w:lang w:val="en-US"/>
        </w:rPr>
        <w:t xml:space="preserve"> and herbicides</w:t>
      </w:r>
    </w:p>
    <w:p w14:paraId="286F4F84" w14:textId="77777777" w:rsidR="001A455C" w:rsidRPr="001A455C" w:rsidRDefault="001A455C" w:rsidP="001A455C">
      <w:pPr>
        <w:spacing w:line="360" w:lineRule="auto"/>
      </w:pPr>
      <w:r w:rsidRPr="001A455C">
        <w:rPr>
          <w:lang w:val="en-US"/>
        </w:rPr>
        <w:t>Mineral fertilizer was broadcast on spring barley plots on 17 April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 April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 April 2020 (32 kg P ha</w:t>
      </w:r>
      <w:r w:rsidRPr="001A455C">
        <w:rPr>
          <w:vertAlign w:val="superscript"/>
        </w:rPr>
        <w:t xml:space="preserve">-1 </w:t>
      </w:r>
      <w:r w:rsidRPr="001A455C">
        <w:t>and 80 kg K ha</w:t>
      </w:r>
      <w:r w:rsidRPr="001A455C">
        <w:rPr>
          <w:vertAlign w:val="superscript"/>
        </w:rPr>
        <w:t>-1</w:t>
      </w:r>
      <w:r w:rsidRPr="001A455C">
        <w:t xml:space="preserve">). </w:t>
      </w:r>
    </w:p>
    <w:p w14:paraId="1D905200" w14:textId="77777777" w:rsidR="00AC1AFD" w:rsidRDefault="001A455C" w:rsidP="001A455C">
      <w:pPr>
        <w:spacing w:line="360" w:lineRule="auto"/>
        <w:rPr>
          <w:ins w:id="27" w:author="Virginia Anne Nichols" w:date="2026-01-22T09:17:00Z" w16du:dateUtc="2026-01-22T08:17:00Z"/>
        </w:rPr>
      </w:pPr>
      <w:r w:rsidRPr="001A455C">
        <w:lastRenderedPageBreak/>
        <w:t>Herbicide treatments reflected best practices and constraints imposed by both the tillage and cover crop system treatments</w:t>
      </w:r>
      <w:ins w:id="28" w:author="Virginia Anne Nichols" w:date="2026-01-22T09:17:00Z" w16du:dateUtc="2026-01-22T08:17:00Z">
        <w:r w:rsidR="00AC1AFD">
          <w:t xml:space="preserve"> (Table 1)</w:t>
        </w:r>
      </w:ins>
      <w:r w:rsidRPr="001A455C">
        <w:t xml:space="preserve">. </w:t>
      </w:r>
    </w:p>
    <w:p w14:paraId="6C281DF7" w14:textId="3D11B8CD" w:rsidR="00AC1AFD" w:rsidRDefault="00AC1AFD" w:rsidP="001A455C">
      <w:pPr>
        <w:spacing w:line="360" w:lineRule="auto"/>
        <w:rPr>
          <w:ins w:id="29" w:author="Virginia Anne Nichols" w:date="2026-01-22T09:17:00Z" w16du:dateUtc="2026-01-22T08:17:00Z"/>
        </w:rPr>
      </w:pPr>
      <w:ins w:id="30" w:author="Virginia Anne Nichols" w:date="2026-01-22T09:17:00Z" w16du:dateUtc="2026-01-22T08:17:00Z">
        <w:r>
          <w:t>Table 1</w:t>
        </w:r>
      </w:ins>
    </w:p>
    <w:tbl>
      <w:tblPr>
        <w:tblStyle w:val="TableGrid"/>
        <w:tblW w:w="0" w:type="auto"/>
        <w:tblLook w:val="04A0" w:firstRow="1" w:lastRow="0" w:firstColumn="1" w:lastColumn="0" w:noHBand="0" w:noVBand="1"/>
        <w:tblPrChange w:id="31" w:author="Virginia Anne Nichols" w:date="2026-01-22T09:22:00Z" w16du:dateUtc="2026-01-22T08:22:00Z">
          <w:tblPr>
            <w:tblStyle w:val="TableGrid"/>
            <w:tblW w:w="0" w:type="auto"/>
            <w:tblLook w:val="04A0" w:firstRow="1" w:lastRow="0" w:firstColumn="1" w:lastColumn="0" w:noHBand="0" w:noVBand="1"/>
          </w:tblPr>
        </w:tblPrChange>
      </w:tblPr>
      <w:tblGrid>
        <w:gridCol w:w="1576"/>
        <w:gridCol w:w="1753"/>
        <w:gridCol w:w="1793"/>
        <w:gridCol w:w="1060"/>
        <w:gridCol w:w="1273"/>
        <w:gridCol w:w="1561"/>
        <w:tblGridChange w:id="32">
          <w:tblGrid>
            <w:gridCol w:w="1576"/>
            <w:gridCol w:w="301"/>
            <w:gridCol w:w="1452"/>
            <w:gridCol w:w="508"/>
            <w:gridCol w:w="1285"/>
            <w:gridCol w:w="727"/>
            <w:gridCol w:w="333"/>
            <w:gridCol w:w="1097"/>
            <w:gridCol w:w="176"/>
            <w:gridCol w:w="1561"/>
            <w:gridCol w:w="1737"/>
          </w:tblGrid>
        </w:tblGridChange>
      </w:tblGrid>
      <w:tr w:rsidR="00347E58" w14:paraId="47E24F42" w14:textId="77777777" w:rsidTr="00347E58">
        <w:trPr>
          <w:ins w:id="33" w:author="Virginia Anne Nichols" w:date="2026-01-22T09:17:00Z"/>
        </w:trPr>
        <w:tc>
          <w:tcPr>
            <w:tcW w:w="1576" w:type="dxa"/>
            <w:tcPrChange w:id="34" w:author="Virginia Anne Nichols" w:date="2026-01-22T09:22:00Z" w16du:dateUtc="2026-01-22T08:22:00Z">
              <w:tcPr>
                <w:tcW w:w="1877" w:type="dxa"/>
                <w:gridSpan w:val="2"/>
              </w:tcPr>
            </w:tcPrChange>
          </w:tcPr>
          <w:p w14:paraId="7C39EDA8" w14:textId="23AA3BA9" w:rsidR="00347E58" w:rsidRDefault="00347E58" w:rsidP="00AC1AFD">
            <w:pPr>
              <w:spacing w:line="360" w:lineRule="auto"/>
              <w:rPr>
                <w:ins w:id="35" w:author="Virginia Anne Nichols" w:date="2026-01-22T09:17:00Z" w16du:dateUtc="2026-01-22T08:17:00Z"/>
              </w:rPr>
            </w:pPr>
            <w:ins w:id="36" w:author="Virginia Anne Nichols" w:date="2026-01-22T09:20:00Z" w16du:dateUtc="2026-01-22T08:20:00Z">
              <w:r>
                <w:t>Year</w:t>
              </w:r>
            </w:ins>
          </w:p>
        </w:tc>
        <w:tc>
          <w:tcPr>
            <w:tcW w:w="1753" w:type="dxa"/>
            <w:tcPrChange w:id="37" w:author="Virginia Anne Nichols" w:date="2026-01-22T09:22:00Z" w16du:dateUtc="2026-01-22T08:22:00Z">
              <w:tcPr>
                <w:tcW w:w="1960" w:type="dxa"/>
                <w:gridSpan w:val="2"/>
              </w:tcPr>
            </w:tcPrChange>
          </w:tcPr>
          <w:p w14:paraId="2B9D82FE" w14:textId="32871EF3" w:rsidR="00347E58" w:rsidRDefault="00347E58" w:rsidP="00AC1AFD">
            <w:pPr>
              <w:spacing w:line="360" w:lineRule="auto"/>
              <w:rPr>
                <w:ins w:id="38" w:author="Virginia Anne Nichols" w:date="2026-01-22T09:20:00Z" w16du:dateUtc="2026-01-22T08:20:00Z"/>
              </w:rPr>
            </w:pPr>
            <w:ins w:id="39" w:author="Virginia Anne Nichols" w:date="2026-01-22T09:20:00Z" w16du:dateUtc="2026-01-22T08:20:00Z">
              <w:r>
                <w:t>Date of application</w:t>
              </w:r>
            </w:ins>
          </w:p>
        </w:tc>
        <w:tc>
          <w:tcPr>
            <w:tcW w:w="1793" w:type="dxa"/>
            <w:tcPrChange w:id="40" w:author="Virginia Anne Nichols" w:date="2026-01-22T09:22:00Z" w16du:dateUtc="2026-01-22T08:22:00Z">
              <w:tcPr>
                <w:tcW w:w="2012" w:type="dxa"/>
                <w:gridSpan w:val="2"/>
              </w:tcPr>
            </w:tcPrChange>
          </w:tcPr>
          <w:p w14:paraId="555F2DE2" w14:textId="287C186A" w:rsidR="00347E58" w:rsidRDefault="00347E58" w:rsidP="00AC1AFD">
            <w:pPr>
              <w:spacing w:line="360" w:lineRule="auto"/>
              <w:rPr>
                <w:ins w:id="41" w:author="Virginia Anne Nichols" w:date="2026-01-22T09:17:00Z" w16du:dateUtc="2026-01-22T08:17:00Z"/>
              </w:rPr>
            </w:pPr>
            <w:ins w:id="42" w:author="Virginia Anne Nichols" w:date="2026-01-22T09:22:00Z" w16du:dateUtc="2026-01-22T08:22:00Z">
              <w:r>
                <w:t>No-till system</w:t>
              </w:r>
            </w:ins>
          </w:p>
        </w:tc>
        <w:tc>
          <w:tcPr>
            <w:tcW w:w="1060" w:type="dxa"/>
            <w:tcPrChange w:id="43" w:author="Virginia Anne Nichols" w:date="2026-01-22T09:22:00Z" w16du:dateUtc="2026-01-22T08:22:00Z">
              <w:tcPr>
                <w:tcW w:w="1430" w:type="dxa"/>
                <w:gridSpan w:val="2"/>
              </w:tcPr>
            </w:tcPrChange>
          </w:tcPr>
          <w:p w14:paraId="383F32C0" w14:textId="701CECD8" w:rsidR="00347E58" w:rsidRDefault="00347E58" w:rsidP="00AC1AFD">
            <w:pPr>
              <w:spacing w:line="360" w:lineRule="auto"/>
              <w:rPr>
                <w:ins w:id="44" w:author="Virginia Anne Nichols" w:date="2026-01-22T09:22:00Z" w16du:dateUtc="2026-01-22T08:22:00Z"/>
              </w:rPr>
            </w:pPr>
            <w:ins w:id="45" w:author="Virginia Anne Nichols" w:date="2026-01-22T09:22:00Z" w16du:dateUtc="2026-01-22T08:22:00Z">
              <w:r>
                <w:t>Surface tillage system</w:t>
              </w:r>
            </w:ins>
          </w:p>
        </w:tc>
        <w:tc>
          <w:tcPr>
            <w:tcW w:w="1273" w:type="dxa"/>
            <w:tcPrChange w:id="46" w:author="Virginia Anne Nichols" w:date="2026-01-22T09:22:00Z" w16du:dateUtc="2026-01-22T08:22:00Z">
              <w:tcPr>
                <w:tcW w:w="1737" w:type="dxa"/>
                <w:gridSpan w:val="2"/>
              </w:tcPr>
            </w:tcPrChange>
          </w:tcPr>
          <w:p w14:paraId="71510D3C" w14:textId="6443EC27" w:rsidR="00347E58" w:rsidRDefault="00347E58" w:rsidP="00AC1AFD">
            <w:pPr>
              <w:spacing w:line="360" w:lineRule="auto"/>
              <w:rPr>
                <w:ins w:id="47" w:author="Virginia Anne Nichols" w:date="2026-01-22T09:22:00Z" w16du:dateUtc="2026-01-22T08:22:00Z"/>
              </w:rPr>
            </w:pPr>
            <w:ins w:id="48" w:author="Virginia Anne Nichols" w:date="2026-01-22T09:22:00Z" w16du:dateUtc="2026-01-22T08:22:00Z">
              <w:r>
                <w:t>Inversion tillage system</w:t>
              </w:r>
            </w:ins>
          </w:p>
        </w:tc>
        <w:tc>
          <w:tcPr>
            <w:tcW w:w="1561" w:type="dxa"/>
            <w:tcPrChange w:id="49" w:author="Virginia Anne Nichols" w:date="2026-01-22T09:22:00Z" w16du:dateUtc="2026-01-22T08:22:00Z">
              <w:tcPr>
                <w:tcW w:w="1737" w:type="dxa"/>
              </w:tcPr>
            </w:tcPrChange>
          </w:tcPr>
          <w:p w14:paraId="3F7007A6" w14:textId="04133E7E" w:rsidR="00347E58" w:rsidRDefault="00347E58" w:rsidP="00AC1AFD">
            <w:pPr>
              <w:spacing w:line="360" w:lineRule="auto"/>
              <w:rPr>
                <w:ins w:id="50" w:author="Virginia Anne Nichols" w:date="2026-01-22T09:17:00Z" w16du:dateUtc="2026-01-22T08:17:00Z"/>
              </w:rPr>
            </w:pPr>
            <w:ins w:id="51" w:author="Virginia Anne Nichols" w:date="2026-01-22T09:18:00Z" w16du:dateUtc="2026-01-22T08:18:00Z">
              <w:r>
                <w:t>Herbicide package</w:t>
              </w:r>
            </w:ins>
          </w:p>
        </w:tc>
      </w:tr>
      <w:tr w:rsidR="00347E58" w14:paraId="07D237B9" w14:textId="77777777" w:rsidTr="00347E58">
        <w:trPr>
          <w:ins w:id="52" w:author="Virginia Anne Nichols" w:date="2026-01-22T09:17:00Z"/>
        </w:trPr>
        <w:tc>
          <w:tcPr>
            <w:tcW w:w="1576" w:type="dxa"/>
            <w:tcPrChange w:id="53" w:author="Virginia Anne Nichols" w:date="2026-01-22T09:22:00Z" w16du:dateUtc="2026-01-22T08:22:00Z">
              <w:tcPr>
                <w:tcW w:w="1877" w:type="dxa"/>
                <w:gridSpan w:val="2"/>
              </w:tcPr>
            </w:tcPrChange>
          </w:tcPr>
          <w:p w14:paraId="50077CA7" w14:textId="0232D8AF" w:rsidR="00347E58" w:rsidRDefault="00347E58" w:rsidP="00AC1AFD">
            <w:pPr>
              <w:spacing w:line="360" w:lineRule="auto"/>
              <w:rPr>
                <w:ins w:id="54" w:author="Virginia Anne Nichols" w:date="2026-01-22T09:17:00Z" w16du:dateUtc="2026-01-22T08:17:00Z"/>
              </w:rPr>
            </w:pPr>
            <w:ins w:id="55" w:author="Virginia Anne Nichols" w:date="2026-01-22T09:20:00Z" w16du:dateUtc="2026-01-22T08:20:00Z">
              <w:r>
                <w:t>2018 (spring barley)</w:t>
              </w:r>
            </w:ins>
          </w:p>
        </w:tc>
        <w:tc>
          <w:tcPr>
            <w:tcW w:w="1753" w:type="dxa"/>
            <w:tcPrChange w:id="56" w:author="Virginia Anne Nichols" w:date="2026-01-22T09:22:00Z" w16du:dateUtc="2026-01-22T08:22:00Z">
              <w:tcPr>
                <w:tcW w:w="1960" w:type="dxa"/>
                <w:gridSpan w:val="2"/>
              </w:tcPr>
            </w:tcPrChange>
          </w:tcPr>
          <w:p w14:paraId="0C7EF16C" w14:textId="04BB2540" w:rsidR="00347E58" w:rsidRDefault="00347E58" w:rsidP="00AC1AFD">
            <w:pPr>
              <w:spacing w:line="360" w:lineRule="auto"/>
              <w:rPr>
                <w:ins w:id="57" w:author="Virginia Anne Nichols" w:date="2026-01-22T09:20:00Z" w16du:dateUtc="2026-01-22T08:20:00Z"/>
              </w:rPr>
            </w:pPr>
            <w:ins w:id="58" w:author="Virginia Anne Nichols" w:date="2026-01-22T09:20:00Z" w16du:dateUtc="2026-01-22T08:20:00Z">
              <w:r>
                <w:t>Before cash crop planting (xx)</w:t>
              </w:r>
            </w:ins>
          </w:p>
        </w:tc>
        <w:tc>
          <w:tcPr>
            <w:tcW w:w="1793" w:type="dxa"/>
            <w:tcPrChange w:id="59" w:author="Virginia Anne Nichols" w:date="2026-01-22T09:22:00Z" w16du:dateUtc="2026-01-22T08:22:00Z">
              <w:tcPr>
                <w:tcW w:w="2012" w:type="dxa"/>
                <w:gridSpan w:val="2"/>
              </w:tcPr>
            </w:tcPrChange>
          </w:tcPr>
          <w:p w14:paraId="4A45FF2A" w14:textId="28C0DB14" w:rsidR="00347E58" w:rsidRDefault="00347E58" w:rsidP="00AC1AFD">
            <w:pPr>
              <w:spacing w:line="360" w:lineRule="auto"/>
              <w:rPr>
                <w:ins w:id="60" w:author="Virginia Anne Nichols" w:date="2026-01-22T09:17:00Z" w16du:dateUtc="2026-01-22T08:17:00Z"/>
              </w:rPr>
            </w:pPr>
            <w:ins w:id="61" w:author="Virginia Anne Nichols" w:date="2026-01-22T09:22:00Z" w16du:dateUtc="2026-01-22T08:22:00Z">
              <w:r>
                <w:t>All</w:t>
              </w:r>
            </w:ins>
          </w:p>
        </w:tc>
        <w:tc>
          <w:tcPr>
            <w:tcW w:w="1060" w:type="dxa"/>
            <w:tcPrChange w:id="62" w:author="Virginia Anne Nichols" w:date="2026-01-22T09:22:00Z" w16du:dateUtc="2026-01-22T08:22:00Z">
              <w:tcPr>
                <w:tcW w:w="1430" w:type="dxa"/>
                <w:gridSpan w:val="2"/>
              </w:tcPr>
            </w:tcPrChange>
          </w:tcPr>
          <w:p w14:paraId="45B23F8C" w14:textId="3F40B5FD" w:rsidR="00347E58" w:rsidRDefault="00347E58" w:rsidP="00AC1AFD">
            <w:pPr>
              <w:spacing w:line="360" w:lineRule="auto"/>
              <w:rPr>
                <w:ins w:id="63" w:author="Virginia Anne Nichols" w:date="2026-01-22T09:22:00Z" w16du:dateUtc="2026-01-22T08:22:00Z"/>
              </w:rPr>
            </w:pPr>
            <w:ins w:id="64" w:author="Virginia Anne Nichols" w:date="2026-01-22T09:22:00Z" w16du:dateUtc="2026-01-22T08:22:00Z">
              <w:r>
                <w:t>All</w:t>
              </w:r>
            </w:ins>
          </w:p>
        </w:tc>
        <w:tc>
          <w:tcPr>
            <w:tcW w:w="1273" w:type="dxa"/>
            <w:tcPrChange w:id="65" w:author="Virginia Anne Nichols" w:date="2026-01-22T09:22:00Z" w16du:dateUtc="2026-01-22T08:22:00Z">
              <w:tcPr>
                <w:tcW w:w="1737" w:type="dxa"/>
                <w:gridSpan w:val="2"/>
              </w:tcPr>
            </w:tcPrChange>
          </w:tcPr>
          <w:p w14:paraId="36F1D8A5" w14:textId="7430EFF9" w:rsidR="00347E58" w:rsidRDefault="00347E58" w:rsidP="00AC1AFD">
            <w:pPr>
              <w:spacing w:line="360" w:lineRule="auto"/>
              <w:rPr>
                <w:ins w:id="66" w:author="Virginia Anne Nichols" w:date="2026-01-22T09:22:00Z" w16du:dateUtc="2026-01-22T08:22:00Z"/>
              </w:rPr>
            </w:pPr>
            <w:ins w:id="67" w:author="Virginia Anne Nichols" w:date="2026-01-22T09:22:00Z" w16du:dateUtc="2026-01-22T08:22:00Z">
              <w:r>
                <w:t>NA</w:t>
              </w:r>
            </w:ins>
          </w:p>
        </w:tc>
        <w:tc>
          <w:tcPr>
            <w:tcW w:w="1561" w:type="dxa"/>
            <w:tcPrChange w:id="68" w:author="Virginia Anne Nichols" w:date="2026-01-22T09:22:00Z" w16du:dateUtc="2026-01-22T08:22:00Z">
              <w:tcPr>
                <w:tcW w:w="1737" w:type="dxa"/>
              </w:tcPr>
            </w:tcPrChange>
          </w:tcPr>
          <w:p w14:paraId="7A5AC8B1" w14:textId="4D75B01B" w:rsidR="00347E58" w:rsidRDefault="00347E58" w:rsidP="00AC1AFD">
            <w:pPr>
              <w:spacing w:line="360" w:lineRule="auto"/>
              <w:rPr>
                <w:ins w:id="69" w:author="Virginia Anne Nichols" w:date="2026-01-22T09:17:00Z" w16du:dateUtc="2026-01-22T08:17:00Z"/>
              </w:rPr>
            </w:pPr>
            <w:ins w:id="70" w:author="Virginia Anne Nichols" w:date="2026-01-22T09:22:00Z" w16du:dateUtc="2026-01-22T08:22:00Z">
              <w:r>
                <w:t>HP1</w:t>
              </w:r>
            </w:ins>
          </w:p>
        </w:tc>
      </w:tr>
      <w:tr w:rsidR="00347E58" w14:paraId="722247CE" w14:textId="77777777" w:rsidTr="00347E58">
        <w:trPr>
          <w:ins w:id="71" w:author="Virginia Anne Nichols" w:date="2026-01-22T09:17:00Z"/>
        </w:trPr>
        <w:tc>
          <w:tcPr>
            <w:tcW w:w="1576" w:type="dxa"/>
            <w:tcPrChange w:id="72" w:author="Virginia Anne Nichols" w:date="2026-01-22T09:22:00Z" w16du:dateUtc="2026-01-22T08:22:00Z">
              <w:tcPr>
                <w:tcW w:w="1877" w:type="dxa"/>
                <w:gridSpan w:val="2"/>
              </w:tcPr>
            </w:tcPrChange>
          </w:tcPr>
          <w:p w14:paraId="26B06CC8" w14:textId="77777777" w:rsidR="00347E58" w:rsidRDefault="00347E58" w:rsidP="00AC1AFD">
            <w:pPr>
              <w:spacing w:line="360" w:lineRule="auto"/>
              <w:rPr>
                <w:ins w:id="73" w:author="Virginia Anne Nichols" w:date="2026-01-22T09:17:00Z" w16du:dateUtc="2026-01-22T08:17:00Z"/>
              </w:rPr>
            </w:pPr>
          </w:p>
        </w:tc>
        <w:tc>
          <w:tcPr>
            <w:tcW w:w="1753" w:type="dxa"/>
            <w:tcPrChange w:id="74" w:author="Virginia Anne Nichols" w:date="2026-01-22T09:22:00Z" w16du:dateUtc="2026-01-22T08:22:00Z">
              <w:tcPr>
                <w:tcW w:w="1960" w:type="dxa"/>
                <w:gridSpan w:val="2"/>
              </w:tcPr>
            </w:tcPrChange>
          </w:tcPr>
          <w:p w14:paraId="17D287E0" w14:textId="2A72CC55" w:rsidR="00347E58" w:rsidRDefault="00347E58" w:rsidP="00AC1AFD">
            <w:pPr>
              <w:spacing w:line="360" w:lineRule="auto"/>
              <w:rPr>
                <w:ins w:id="75" w:author="Virginia Anne Nichols" w:date="2026-01-22T09:20:00Z" w16du:dateUtc="2026-01-22T08:20:00Z"/>
              </w:rPr>
            </w:pPr>
            <w:ins w:id="76" w:author="Virginia Anne Nichols" w:date="2026-01-22T09:23:00Z" w16du:dateUtc="2026-01-22T08:23:00Z">
              <w:r>
                <w:t>After emergence (</w:t>
              </w:r>
            </w:ins>
            <w:ins w:id="77" w:author="Virginia Anne Nichols" w:date="2026-01-22T09:24:00Z" w16du:dateUtc="2026-01-22T08:24:00Z">
              <w:r>
                <w:t>16 May</w:t>
              </w:r>
            </w:ins>
            <w:ins w:id="78" w:author="Virginia Anne Nichols" w:date="2026-01-22T09:23:00Z" w16du:dateUtc="2026-01-22T08:23:00Z">
              <w:r>
                <w:t>)</w:t>
              </w:r>
            </w:ins>
          </w:p>
        </w:tc>
        <w:tc>
          <w:tcPr>
            <w:tcW w:w="1793" w:type="dxa"/>
            <w:tcPrChange w:id="79" w:author="Virginia Anne Nichols" w:date="2026-01-22T09:22:00Z" w16du:dateUtc="2026-01-22T08:22:00Z">
              <w:tcPr>
                <w:tcW w:w="2012" w:type="dxa"/>
                <w:gridSpan w:val="2"/>
              </w:tcPr>
            </w:tcPrChange>
          </w:tcPr>
          <w:p w14:paraId="5949ED73" w14:textId="5F0BD183" w:rsidR="00347E58" w:rsidRDefault="00347E58" w:rsidP="00AC1AFD">
            <w:pPr>
              <w:spacing w:line="360" w:lineRule="auto"/>
              <w:rPr>
                <w:ins w:id="80" w:author="Virginia Anne Nichols" w:date="2026-01-22T09:17:00Z" w16du:dateUtc="2026-01-22T08:17:00Z"/>
              </w:rPr>
            </w:pPr>
            <w:proofErr w:type="spellStart"/>
            <w:ins w:id="81" w:author="Virginia Anne Nichols" w:date="2026-01-22T09:24:00Z" w16du:dateUtc="2026-01-22T08:24:00Z">
              <w:r>
                <w:t>Mix</w:t>
              </w:r>
            </w:ins>
            <w:ins w:id="82" w:author="Virginia Anne Nichols" w:date="2026-01-22T09:25:00Z" w16du:dateUtc="2026-01-22T08:25:00Z">
              <w:r>
                <w:t>E</w:t>
              </w:r>
            </w:ins>
            <w:proofErr w:type="spellEnd"/>
          </w:p>
        </w:tc>
        <w:tc>
          <w:tcPr>
            <w:tcW w:w="1060" w:type="dxa"/>
            <w:tcPrChange w:id="83" w:author="Virginia Anne Nichols" w:date="2026-01-22T09:22:00Z" w16du:dateUtc="2026-01-22T08:22:00Z">
              <w:tcPr>
                <w:tcW w:w="1430" w:type="dxa"/>
                <w:gridSpan w:val="2"/>
              </w:tcPr>
            </w:tcPrChange>
          </w:tcPr>
          <w:p w14:paraId="4C5AB6FA" w14:textId="1A1149DE" w:rsidR="00347E58" w:rsidRDefault="00347E58" w:rsidP="00AC1AFD">
            <w:pPr>
              <w:spacing w:line="360" w:lineRule="auto"/>
              <w:rPr>
                <w:ins w:id="84" w:author="Virginia Anne Nichols" w:date="2026-01-22T09:22:00Z" w16du:dateUtc="2026-01-22T08:22:00Z"/>
              </w:rPr>
            </w:pPr>
            <w:proofErr w:type="spellStart"/>
            <w:ins w:id="85" w:author="Virginia Anne Nichols" w:date="2026-01-22T09:25:00Z" w16du:dateUtc="2026-01-22T08:25:00Z">
              <w:r>
                <w:t>MixE</w:t>
              </w:r>
            </w:ins>
            <w:proofErr w:type="spellEnd"/>
          </w:p>
        </w:tc>
        <w:tc>
          <w:tcPr>
            <w:tcW w:w="1273" w:type="dxa"/>
            <w:tcPrChange w:id="86" w:author="Virginia Anne Nichols" w:date="2026-01-22T09:22:00Z" w16du:dateUtc="2026-01-22T08:22:00Z">
              <w:tcPr>
                <w:tcW w:w="1737" w:type="dxa"/>
                <w:gridSpan w:val="2"/>
              </w:tcPr>
            </w:tcPrChange>
          </w:tcPr>
          <w:p w14:paraId="644B65D6" w14:textId="63523E47" w:rsidR="00347E58" w:rsidRDefault="00347E58" w:rsidP="00AC1AFD">
            <w:pPr>
              <w:spacing w:line="360" w:lineRule="auto"/>
              <w:rPr>
                <w:ins w:id="87" w:author="Virginia Anne Nichols" w:date="2026-01-22T09:22:00Z" w16du:dateUtc="2026-01-22T08:22:00Z"/>
              </w:rPr>
            </w:pPr>
            <w:proofErr w:type="spellStart"/>
            <w:ins w:id="88" w:author="Virginia Anne Nichols" w:date="2026-01-22T09:25:00Z" w16du:dateUtc="2026-01-22T08:25:00Z">
              <w:r>
                <w:t>MixE</w:t>
              </w:r>
            </w:ins>
            <w:proofErr w:type="spellEnd"/>
          </w:p>
        </w:tc>
        <w:tc>
          <w:tcPr>
            <w:tcW w:w="1561" w:type="dxa"/>
            <w:tcPrChange w:id="89" w:author="Virginia Anne Nichols" w:date="2026-01-22T09:22:00Z" w16du:dateUtc="2026-01-22T08:22:00Z">
              <w:tcPr>
                <w:tcW w:w="1737" w:type="dxa"/>
              </w:tcPr>
            </w:tcPrChange>
          </w:tcPr>
          <w:p w14:paraId="042748D8" w14:textId="46164D56" w:rsidR="00347E58" w:rsidRDefault="00347E58" w:rsidP="00AC1AFD">
            <w:pPr>
              <w:spacing w:line="360" w:lineRule="auto"/>
              <w:rPr>
                <w:ins w:id="90" w:author="Virginia Anne Nichols" w:date="2026-01-22T09:17:00Z" w16du:dateUtc="2026-01-22T08:17:00Z"/>
              </w:rPr>
            </w:pPr>
            <w:ins w:id="91" w:author="Virginia Anne Nichols" w:date="2026-01-22T09:24:00Z" w16du:dateUtc="2026-01-22T08:24:00Z">
              <w:r>
                <w:t>HP3</w:t>
              </w:r>
            </w:ins>
          </w:p>
        </w:tc>
      </w:tr>
      <w:tr w:rsidR="00347E58" w:rsidRPr="00347E58" w14:paraId="3358086D" w14:textId="77777777" w:rsidTr="00347E58">
        <w:trPr>
          <w:ins w:id="92" w:author="Virginia Anne Nichols" w:date="2026-01-22T09:17:00Z"/>
        </w:trPr>
        <w:tc>
          <w:tcPr>
            <w:tcW w:w="1576" w:type="dxa"/>
            <w:tcPrChange w:id="93" w:author="Virginia Anne Nichols" w:date="2026-01-22T09:22:00Z" w16du:dateUtc="2026-01-22T08:22:00Z">
              <w:tcPr>
                <w:tcW w:w="1877" w:type="dxa"/>
                <w:gridSpan w:val="2"/>
              </w:tcPr>
            </w:tcPrChange>
          </w:tcPr>
          <w:p w14:paraId="282992AA" w14:textId="77777777" w:rsidR="00347E58" w:rsidRDefault="00347E58" w:rsidP="00AC1AFD">
            <w:pPr>
              <w:spacing w:line="360" w:lineRule="auto"/>
              <w:rPr>
                <w:ins w:id="94" w:author="Virginia Anne Nichols" w:date="2026-01-22T09:17:00Z" w16du:dateUtc="2026-01-22T08:17:00Z"/>
              </w:rPr>
            </w:pPr>
          </w:p>
        </w:tc>
        <w:tc>
          <w:tcPr>
            <w:tcW w:w="1753" w:type="dxa"/>
            <w:tcPrChange w:id="95" w:author="Virginia Anne Nichols" w:date="2026-01-22T09:22:00Z" w16du:dateUtc="2026-01-22T08:22:00Z">
              <w:tcPr>
                <w:tcW w:w="1960" w:type="dxa"/>
                <w:gridSpan w:val="2"/>
              </w:tcPr>
            </w:tcPrChange>
          </w:tcPr>
          <w:p w14:paraId="33F430E7" w14:textId="791C096A" w:rsidR="00347E58" w:rsidRDefault="00347E58" w:rsidP="00AC1AFD">
            <w:pPr>
              <w:spacing w:line="360" w:lineRule="auto"/>
              <w:rPr>
                <w:ins w:id="96" w:author="Virginia Anne Nichols" w:date="2026-01-22T09:20:00Z" w16du:dateUtc="2026-01-22T08:20:00Z"/>
              </w:rPr>
            </w:pPr>
            <w:ins w:id="97" w:author="Virginia Anne Nichols" w:date="2026-01-22T09:23:00Z" w16du:dateUtc="2026-01-22T08:23:00Z">
              <w:r>
                <w:t>After emergence (</w:t>
              </w:r>
            </w:ins>
            <w:ins w:id="98" w:author="Virginia Anne Nichols" w:date="2026-01-22T09:24:00Z" w16du:dateUtc="2026-01-22T08:24:00Z">
              <w:r>
                <w:t>16 May</w:t>
              </w:r>
            </w:ins>
            <w:ins w:id="99" w:author="Virginia Anne Nichols" w:date="2026-01-22T09:23:00Z" w16du:dateUtc="2026-01-22T08:23:00Z">
              <w:r>
                <w:t>)</w:t>
              </w:r>
            </w:ins>
          </w:p>
        </w:tc>
        <w:tc>
          <w:tcPr>
            <w:tcW w:w="1793" w:type="dxa"/>
            <w:tcPrChange w:id="100" w:author="Virginia Anne Nichols" w:date="2026-01-22T09:22:00Z" w16du:dateUtc="2026-01-22T08:22:00Z">
              <w:tcPr>
                <w:tcW w:w="2012" w:type="dxa"/>
                <w:gridSpan w:val="2"/>
              </w:tcPr>
            </w:tcPrChange>
          </w:tcPr>
          <w:p w14:paraId="5DEC3BBA" w14:textId="654DB5D3" w:rsidR="00347E58" w:rsidRPr="00347E58" w:rsidRDefault="00347E58" w:rsidP="00AC1AFD">
            <w:pPr>
              <w:spacing w:line="360" w:lineRule="auto"/>
              <w:rPr>
                <w:ins w:id="101" w:author="Virginia Anne Nichols" w:date="2026-01-22T09:17:00Z" w16du:dateUtc="2026-01-22T08:17:00Z"/>
                <w:lang w:val="en-US"/>
                <w:rPrChange w:id="102" w:author="Virginia Anne Nichols" w:date="2026-01-22T09:25:00Z" w16du:dateUtc="2026-01-22T08:25:00Z">
                  <w:rPr>
                    <w:ins w:id="103" w:author="Virginia Anne Nichols" w:date="2026-01-22T09:17:00Z" w16du:dateUtc="2026-01-22T08:17:00Z"/>
                  </w:rPr>
                </w:rPrChange>
              </w:rPr>
            </w:pPr>
            <w:proofErr w:type="spellStart"/>
            <w:ins w:id="104" w:author="Virginia Anne Nichols" w:date="2026-01-22T09:25:00Z" w16du:dateUtc="2026-01-22T08:25:00Z">
              <w:r w:rsidRPr="00347E58">
                <w:rPr>
                  <w:lang w:val="en-US"/>
                  <w:rPrChange w:id="105" w:author="Virginia Anne Nichols" w:date="2026-01-22T09:25:00Z" w16du:dateUtc="2026-01-22T08:25:00Z">
                    <w:rPr/>
                  </w:rPrChange>
                </w:rPr>
                <w:t>NoCC</w:t>
              </w:r>
              <w:proofErr w:type="spellEnd"/>
              <w:r w:rsidRPr="00347E58">
                <w:rPr>
                  <w:lang w:val="en-US"/>
                  <w:rPrChange w:id="106" w:author="Virginia Anne Nichols" w:date="2026-01-22T09:25:00Z" w16du:dateUtc="2026-01-22T08:25:00Z">
                    <w:rPr/>
                  </w:rPrChange>
                </w:rPr>
                <w:t xml:space="preserve">, </w:t>
              </w:r>
            </w:ins>
            <w:proofErr w:type="spellStart"/>
            <w:ins w:id="107" w:author="Virginia Anne Nichols" w:date="2026-01-22T09:24:00Z" w16du:dateUtc="2026-01-22T08:24:00Z">
              <w:r w:rsidRPr="00347E58">
                <w:rPr>
                  <w:lang w:val="en-US"/>
                  <w:rPrChange w:id="108" w:author="Virginia Anne Nichols" w:date="2026-01-22T09:25:00Z" w16du:dateUtc="2026-01-22T08:25:00Z">
                    <w:rPr/>
                  </w:rPrChange>
                </w:rPr>
                <w:t>Mix</w:t>
              </w:r>
            </w:ins>
            <w:ins w:id="109" w:author="Virginia Anne Nichols" w:date="2026-01-22T09:25:00Z" w16du:dateUtc="2026-01-22T08:25:00Z">
              <w:r>
                <w:rPr>
                  <w:lang w:val="en-US"/>
                </w:rPr>
                <w:t>M</w:t>
              </w:r>
            </w:ins>
            <w:proofErr w:type="spellEnd"/>
            <w:ins w:id="110" w:author="Virginia Anne Nichols" w:date="2026-01-22T09:24:00Z" w16du:dateUtc="2026-01-22T08:24:00Z">
              <w:r w:rsidRPr="00347E58">
                <w:rPr>
                  <w:lang w:val="en-US"/>
                  <w:rPrChange w:id="111" w:author="Virginia Anne Nichols" w:date="2026-01-22T09:25:00Z" w16du:dateUtc="2026-01-22T08:25:00Z">
                    <w:rPr/>
                  </w:rPrChange>
                </w:rPr>
                <w:t xml:space="preserve">, </w:t>
              </w:r>
            </w:ins>
            <w:proofErr w:type="spellStart"/>
            <w:ins w:id="112" w:author="Virginia Anne Nichols" w:date="2026-01-22T09:25:00Z" w16du:dateUtc="2026-01-22T08:25:00Z">
              <w:r w:rsidRPr="00347E58">
                <w:rPr>
                  <w:lang w:val="en-US"/>
                  <w:rPrChange w:id="113" w:author="Virginia Anne Nichols" w:date="2026-01-22T09:25:00Z" w16du:dateUtc="2026-01-22T08:25:00Z">
                    <w:rPr/>
                  </w:rPrChange>
                </w:rPr>
                <w:t>Rad</w:t>
              </w:r>
              <w:r>
                <w:rPr>
                  <w:lang w:val="en-US"/>
                </w:rPr>
                <w:t>M</w:t>
              </w:r>
              <w:proofErr w:type="spellEnd"/>
              <w:r w:rsidRPr="00347E58">
                <w:rPr>
                  <w:lang w:val="en-US"/>
                  <w:rPrChange w:id="114" w:author="Virginia Anne Nichols" w:date="2026-01-22T09:25:00Z" w16du:dateUtc="2026-01-22T08:25:00Z">
                    <w:rPr/>
                  </w:rPrChange>
                </w:rPr>
                <w:t xml:space="preserve">, </w:t>
              </w:r>
              <w:proofErr w:type="spellStart"/>
              <w:r w:rsidRPr="00347E58">
                <w:rPr>
                  <w:lang w:val="en-US"/>
                  <w:rPrChange w:id="115" w:author="Virginia Anne Nichols" w:date="2026-01-22T09:25:00Z" w16du:dateUtc="2026-01-22T08:25:00Z">
                    <w:rPr/>
                  </w:rPrChange>
                </w:rPr>
                <w:t>Rad</w:t>
              </w:r>
              <w:r>
                <w:rPr>
                  <w:lang w:val="en-US"/>
                </w:rPr>
                <w:t>L</w:t>
              </w:r>
            </w:ins>
            <w:proofErr w:type="spellEnd"/>
          </w:p>
        </w:tc>
        <w:tc>
          <w:tcPr>
            <w:tcW w:w="1060" w:type="dxa"/>
            <w:tcPrChange w:id="116" w:author="Virginia Anne Nichols" w:date="2026-01-22T09:22:00Z" w16du:dateUtc="2026-01-22T08:22:00Z">
              <w:tcPr>
                <w:tcW w:w="1430" w:type="dxa"/>
                <w:gridSpan w:val="2"/>
              </w:tcPr>
            </w:tcPrChange>
          </w:tcPr>
          <w:p w14:paraId="2BC1459A" w14:textId="436AE04B" w:rsidR="00347E58" w:rsidRPr="00347E58" w:rsidRDefault="00347E58" w:rsidP="00AC1AFD">
            <w:pPr>
              <w:spacing w:line="360" w:lineRule="auto"/>
              <w:rPr>
                <w:ins w:id="117" w:author="Virginia Anne Nichols" w:date="2026-01-22T09:22:00Z" w16du:dateUtc="2026-01-22T08:22:00Z"/>
                <w:lang w:val="en-US"/>
                <w:rPrChange w:id="118" w:author="Virginia Anne Nichols" w:date="2026-01-22T09:25:00Z" w16du:dateUtc="2026-01-22T08:25:00Z">
                  <w:rPr>
                    <w:ins w:id="119" w:author="Virginia Anne Nichols" w:date="2026-01-22T09:22:00Z" w16du:dateUtc="2026-01-22T08:22:00Z"/>
                  </w:rPr>
                </w:rPrChange>
              </w:rPr>
            </w:pPr>
            <w:proofErr w:type="spellStart"/>
            <w:ins w:id="120" w:author="Virginia Anne Nichols" w:date="2026-01-22T09:25:00Z" w16du:dateUtc="2026-01-22T08:25:00Z">
              <w:r w:rsidRPr="00FF049B">
                <w:rPr>
                  <w:lang w:val="en-US"/>
                </w:rPr>
                <w:t>NoCC</w:t>
              </w:r>
              <w:proofErr w:type="spellEnd"/>
              <w:r w:rsidRPr="00FF049B">
                <w:rPr>
                  <w:lang w:val="en-US"/>
                </w:rPr>
                <w:t xml:space="preserve">, </w:t>
              </w:r>
              <w:proofErr w:type="spellStart"/>
              <w:r w:rsidRPr="00FF049B">
                <w:rPr>
                  <w:lang w:val="en-US"/>
                </w:rPr>
                <w:t>Mix</w:t>
              </w:r>
              <w:r>
                <w:rPr>
                  <w:lang w:val="en-US"/>
                </w:rPr>
                <w:t>M</w:t>
              </w:r>
              <w:proofErr w:type="spellEnd"/>
              <w:r w:rsidRPr="00FF049B">
                <w:rPr>
                  <w:lang w:val="en-US"/>
                </w:rPr>
                <w:t xml:space="preserve">, </w:t>
              </w:r>
              <w:proofErr w:type="spellStart"/>
              <w:r w:rsidRPr="00FF049B">
                <w:rPr>
                  <w:lang w:val="en-US"/>
                </w:rPr>
                <w:t>Rad</w:t>
              </w:r>
              <w:r>
                <w:rPr>
                  <w:lang w:val="en-US"/>
                </w:rPr>
                <w:t>M</w:t>
              </w:r>
              <w:proofErr w:type="spellEnd"/>
              <w:r w:rsidRPr="00FF049B">
                <w:rPr>
                  <w:lang w:val="en-US"/>
                </w:rPr>
                <w:t xml:space="preserve">, </w:t>
              </w:r>
              <w:proofErr w:type="spellStart"/>
              <w:r w:rsidRPr="00FF049B">
                <w:rPr>
                  <w:lang w:val="en-US"/>
                </w:rPr>
                <w:t>Rad</w:t>
              </w:r>
              <w:r>
                <w:rPr>
                  <w:lang w:val="en-US"/>
                </w:rPr>
                <w:t>L</w:t>
              </w:r>
            </w:ins>
            <w:proofErr w:type="spellEnd"/>
          </w:p>
        </w:tc>
        <w:tc>
          <w:tcPr>
            <w:tcW w:w="1273" w:type="dxa"/>
            <w:tcPrChange w:id="121" w:author="Virginia Anne Nichols" w:date="2026-01-22T09:22:00Z" w16du:dateUtc="2026-01-22T08:22:00Z">
              <w:tcPr>
                <w:tcW w:w="1737" w:type="dxa"/>
                <w:gridSpan w:val="2"/>
              </w:tcPr>
            </w:tcPrChange>
          </w:tcPr>
          <w:p w14:paraId="699E0BD9" w14:textId="09D774EA" w:rsidR="00347E58" w:rsidRPr="00347E58" w:rsidRDefault="00347E58" w:rsidP="00AC1AFD">
            <w:pPr>
              <w:spacing w:line="360" w:lineRule="auto"/>
              <w:rPr>
                <w:ins w:id="122" w:author="Virginia Anne Nichols" w:date="2026-01-22T09:22:00Z" w16du:dateUtc="2026-01-22T08:22:00Z"/>
                <w:lang w:val="en-US"/>
                <w:rPrChange w:id="123" w:author="Virginia Anne Nichols" w:date="2026-01-22T09:25:00Z" w16du:dateUtc="2026-01-22T08:25:00Z">
                  <w:rPr>
                    <w:ins w:id="124" w:author="Virginia Anne Nichols" w:date="2026-01-22T09:22:00Z" w16du:dateUtc="2026-01-22T08:22:00Z"/>
                  </w:rPr>
                </w:rPrChange>
              </w:rPr>
            </w:pPr>
            <w:proofErr w:type="spellStart"/>
            <w:ins w:id="125" w:author="Virginia Anne Nichols" w:date="2026-01-22T09:25:00Z" w16du:dateUtc="2026-01-22T08:25:00Z">
              <w:r w:rsidRPr="00FF049B">
                <w:rPr>
                  <w:lang w:val="en-US"/>
                </w:rPr>
                <w:t>NoCC</w:t>
              </w:r>
              <w:proofErr w:type="spellEnd"/>
              <w:r w:rsidRPr="00FF049B">
                <w:rPr>
                  <w:lang w:val="en-US"/>
                </w:rPr>
                <w:t xml:space="preserve">, </w:t>
              </w:r>
              <w:proofErr w:type="spellStart"/>
              <w:r w:rsidRPr="00FF049B">
                <w:rPr>
                  <w:lang w:val="en-US"/>
                </w:rPr>
                <w:t>Mix</w:t>
              </w:r>
              <w:r>
                <w:rPr>
                  <w:lang w:val="en-US"/>
                </w:rPr>
                <w:t>M</w:t>
              </w:r>
              <w:proofErr w:type="spellEnd"/>
              <w:r w:rsidRPr="00FF049B">
                <w:rPr>
                  <w:lang w:val="en-US"/>
                </w:rPr>
                <w:t xml:space="preserve">, </w:t>
              </w:r>
              <w:proofErr w:type="spellStart"/>
              <w:r w:rsidRPr="00FF049B">
                <w:rPr>
                  <w:lang w:val="en-US"/>
                </w:rPr>
                <w:t>Rad</w:t>
              </w:r>
              <w:r>
                <w:rPr>
                  <w:lang w:val="en-US"/>
                </w:rPr>
                <w:t>M</w:t>
              </w:r>
              <w:proofErr w:type="spellEnd"/>
              <w:r w:rsidRPr="00FF049B">
                <w:rPr>
                  <w:lang w:val="en-US"/>
                </w:rPr>
                <w:t xml:space="preserve">, </w:t>
              </w:r>
              <w:proofErr w:type="spellStart"/>
              <w:r w:rsidRPr="00FF049B">
                <w:rPr>
                  <w:lang w:val="en-US"/>
                </w:rPr>
                <w:t>Rad</w:t>
              </w:r>
              <w:r>
                <w:rPr>
                  <w:lang w:val="en-US"/>
                </w:rPr>
                <w:t>L</w:t>
              </w:r>
            </w:ins>
            <w:proofErr w:type="spellEnd"/>
          </w:p>
        </w:tc>
        <w:tc>
          <w:tcPr>
            <w:tcW w:w="1561" w:type="dxa"/>
            <w:tcPrChange w:id="126" w:author="Virginia Anne Nichols" w:date="2026-01-22T09:22:00Z" w16du:dateUtc="2026-01-22T08:22:00Z">
              <w:tcPr>
                <w:tcW w:w="1737" w:type="dxa"/>
              </w:tcPr>
            </w:tcPrChange>
          </w:tcPr>
          <w:p w14:paraId="4ABC42B5" w14:textId="49EC345C" w:rsidR="00347E58" w:rsidRPr="00347E58" w:rsidRDefault="00347E58" w:rsidP="00AC1AFD">
            <w:pPr>
              <w:spacing w:line="360" w:lineRule="auto"/>
              <w:rPr>
                <w:ins w:id="127" w:author="Virginia Anne Nichols" w:date="2026-01-22T09:17:00Z" w16du:dateUtc="2026-01-22T08:17:00Z"/>
                <w:lang w:val="en-US"/>
                <w:rPrChange w:id="128" w:author="Virginia Anne Nichols" w:date="2026-01-22T09:25:00Z" w16du:dateUtc="2026-01-22T08:25:00Z">
                  <w:rPr>
                    <w:ins w:id="129" w:author="Virginia Anne Nichols" w:date="2026-01-22T09:17:00Z" w16du:dateUtc="2026-01-22T08:17:00Z"/>
                  </w:rPr>
                </w:rPrChange>
              </w:rPr>
            </w:pPr>
            <w:ins w:id="130" w:author="Virginia Anne Nichols" w:date="2026-01-22T09:25:00Z" w16du:dateUtc="2026-01-22T08:25:00Z">
              <w:r>
                <w:rPr>
                  <w:lang w:val="en-US"/>
                </w:rPr>
                <w:t>HP4</w:t>
              </w:r>
            </w:ins>
          </w:p>
        </w:tc>
      </w:tr>
      <w:tr w:rsidR="00347E58" w14:paraId="1FCE3660" w14:textId="77777777" w:rsidTr="00347E58">
        <w:trPr>
          <w:ins w:id="131" w:author="Virginia Anne Nichols" w:date="2026-01-22T09:17:00Z"/>
        </w:trPr>
        <w:tc>
          <w:tcPr>
            <w:tcW w:w="1576" w:type="dxa"/>
            <w:tcPrChange w:id="132" w:author="Virginia Anne Nichols" w:date="2026-01-22T09:22:00Z" w16du:dateUtc="2026-01-22T08:22:00Z">
              <w:tcPr>
                <w:tcW w:w="1877" w:type="dxa"/>
                <w:gridSpan w:val="2"/>
              </w:tcPr>
            </w:tcPrChange>
          </w:tcPr>
          <w:p w14:paraId="5347FBF0" w14:textId="2B46694D" w:rsidR="00347E58" w:rsidRDefault="00347E58" w:rsidP="00347E58">
            <w:pPr>
              <w:spacing w:line="360" w:lineRule="auto"/>
              <w:rPr>
                <w:ins w:id="133" w:author="Virginia Anne Nichols" w:date="2026-01-22T09:17:00Z" w16du:dateUtc="2026-01-22T08:17:00Z"/>
              </w:rPr>
            </w:pPr>
            <w:ins w:id="134" w:author="Virginia Anne Nichols" w:date="2026-01-22T09:21:00Z" w16du:dateUtc="2026-01-22T08:21:00Z">
              <w:r>
                <w:t>2019 (spring oat)</w:t>
              </w:r>
            </w:ins>
          </w:p>
        </w:tc>
        <w:tc>
          <w:tcPr>
            <w:tcW w:w="1753" w:type="dxa"/>
            <w:tcPrChange w:id="135" w:author="Virginia Anne Nichols" w:date="2026-01-22T09:22:00Z" w16du:dateUtc="2026-01-22T08:22:00Z">
              <w:tcPr>
                <w:tcW w:w="1960" w:type="dxa"/>
                <w:gridSpan w:val="2"/>
              </w:tcPr>
            </w:tcPrChange>
          </w:tcPr>
          <w:p w14:paraId="685BB03D" w14:textId="16D0AE1E" w:rsidR="00347E58" w:rsidRDefault="00347E58" w:rsidP="00347E58">
            <w:pPr>
              <w:spacing w:line="360" w:lineRule="auto"/>
              <w:rPr>
                <w:ins w:id="136" w:author="Virginia Anne Nichols" w:date="2026-01-22T09:20:00Z" w16du:dateUtc="2026-01-22T08:20:00Z"/>
              </w:rPr>
            </w:pPr>
            <w:ins w:id="137" w:author="Virginia Anne Nichols" w:date="2026-01-22T09:23:00Z" w16du:dateUtc="2026-01-22T08:23:00Z">
              <w:r>
                <w:t>Before cash crop planting (xx)</w:t>
              </w:r>
            </w:ins>
          </w:p>
        </w:tc>
        <w:tc>
          <w:tcPr>
            <w:tcW w:w="1793" w:type="dxa"/>
            <w:tcPrChange w:id="138" w:author="Virginia Anne Nichols" w:date="2026-01-22T09:22:00Z" w16du:dateUtc="2026-01-22T08:22:00Z">
              <w:tcPr>
                <w:tcW w:w="2012" w:type="dxa"/>
                <w:gridSpan w:val="2"/>
              </w:tcPr>
            </w:tcPrChange>
          </w:tcPr>
          <w:p w14:paraId="0B9904D3" w14:textId="5EB482D3" w:rsidR="00347E58" w:rsidRDefault="00347E58" w:rsidP="00347E58">
            <w:pPr>
              <w:spacing w:line="360" w:lineRule="auto"/>
              <w:rPr>
                <w:ins w:id="139" w:author="Virginia Anne Nichols" w:date="2026-01-22T09:17:00Z" w16du:dateUtc="2026-01-22T08:17:00Z"/>
              </w:rPr>
            </w:pPr>
            <w:ins w:id="140" w:author="Virginia Anne Nichols" w:date="2026-01-22T09:23:00Z" w16du:dateUtc="2026-01-22T08:23:00Z">
              <w:r>
                <w:t>All</w:t>
              </w:r>
            </w:ins>
          </w:p>
        </w:tc>
        <w:tc>
          <w:tcPr>
            <w:tcW w:w="1060" w:type="dxa"/>
            <w:tcPrChange w:id="141" w:author="Virginia Anne Nichols" w:date="2026-01-22T09:22:00Z" w16du:dateUtc="2026-01-22T08:22:00Z">
              <w:tcPr>
                <w:tcW w:w="1430" w:type="dxa"/>
                <w:gridSpan w:val="2"/>
              </w:tcPr>
            </w:tcPrChange>
          </w:tcPr>
          <w:p w14:paraId="4D3C6E8F" w14:textId="4E0BAEE5" w:rsidR="00347E58" w:rsidRDefault="00347E58" w:rsidP="00347E58">
            <w:pPr>
              <w:spacing w:line="360" w:lineRule="auto"/>
              <w:rPr>
                <w:ins w:id="142" w:author="Virginia Anne Nichols" w:date="2026-01-22T09:22:00Z" w16du:dateUtc="2026-01-22T08:22:00Z"/>
              </w:rPr>
            </w:pPr>
            <w:ins w:id="143" w:author="Virginia Anne Nichols" w:date="2026-01-22T09:23:00Z" w16du:dateUtc="2026-01-22T08:23:00Z">
              <w:r>
                <w:t>All</w:t>
              </w:r>
            </w:ins>
          </w:p>
        </w:tc>
        <w:tc>
          <w:tcPr>
            <w:tcW w:w="1273" w:type="dxa"/>
            <w:tcPrChange w:id="144" w:author="Virginia Anne Nichols" w:date="2026-01-22T09:22:00Z" w16du:dateUtc="2026-01-22T08:22:00Z">
              <w:tcPr>
                <w:tcW w:w="1737" w:type="dxa"/>
                <w:gridSpan w:val="2"/>
              </w:tcPr>
            </w:tcPrChange>
          </w:tcPr>
          <w:p w14:paraId="0CD01BD7" w14:textId="314163A7" w:rsidR="00347E58" w:rsidRDefault="00347E58" w:rsidP="00347E58">
            <w:pPr>
              <w:spacing w:line="360" w:lineRule="auto"/>
              <w:rPr>
                <w:ins w:id="145" w:author="Virginia Anne Nichols" w:date="2026-01-22T09:22:00Z" w16du:dateUtc="2026-01-22T08:22:00Z"/>
              </w:rPr>
            </w:pPr>
            <w:ins w:id="146" w:author="Virginia Anne Nichols" w:date="2026-01-22T09:23:00Z" w16du:dateUtc="2026-01-22T08:23:00Z">
              <w:r>
                <w:t>NA</w:t>
              </w:r>
            </w:ins>
          </w:p>
        </w:tc>
        <w:tc>
          <w:tcPr>
            <w:tcW w:w="1561" w:type="dxa"/>
            <w:tcPrChange w:id="147" w:author="Virginia Anne Nichols" w:date="2026-01-22T09:22:00Z" w16du:dateUtc="2026-01-22T08:22:00Z">
              <w:tcPr>
                <w:tcW w:w="1737" w:type="dxa"/>
              </w:tcPr>
            </w:tcPrChange>
          </w:tcPr>
          <w:p w14:paraId="085AD5F1" w14:textId="3498DD0D" w:rsidR="00347E58" w:rsidRDefault="00347E58" w:rsidP="00347E58">
            <w:pPr>
              <w:spacing w:line="360" w:lineRule="auto"/>
              <w:rPr>
                <w:ins w:id="148" w:author="Virginia Anne Nichols" w:date="2026-01-22T09:17:00Z" w16du:dateUtc="2026-01-22T08:17:00Z"/>
              </w:rPr>
            </w:pPr>
            <w:ins w:id="149" w:author="Virginia Anne Nichols" w:date="2026-01-22T09:23:00Z" w16du:dateUtc="2026-01-22T08:23:00Z">
              <w:r>
                <w:t>HP1</w:t>
              </w:r>
            </w:ins>
          </w:p>
        </w:tc>
      </w:tr>
      <w:tr w:rsidR="00347E58" w14:paraId="7A9CC2F6" w14:textId="77777777" w:rsidTr="00347E58">
        <w:trPr>
          <w:ins w:id="150" w:author="Virginia Anne Nichols" w:date="2026-01-22T09:17:00Z"/>
        </w:trPr>
        <w:tc>
          <w:tcPr>
            <w:tcW w:w="1576" w:type="dxa"/>
            <w:tcPrChange w:id="151" w:author="Virginia Anne Nichols" w:date="2026-01-22T09:22:00Z" w16du:dateUtc="2026-01-22T08:22:00Z">
              <w:tcPr>
                <w:tcW w:w="1877" w:type="dxa"/>
                <w:gridSpan w:val="2"/>
              </w:tcPr>
            </w:tcPrChange>
          </w:tcPr>
          <w:p w14:paraId="4508C0B7" w14:textId="77777777" w:rsidR="00347E58" w:rsidRDefault="00347E58" w:rsidP="00347E58">
            <w:pPr>
              <w:spacing w:line="360" w:lineRule="auto"/>
              <w:rPr>
                <w:ins w:id="152" w:author="Virginia Anne Nichols" w:date="2026-01-22T09:17:00Z" w16du:dateUtc="2026-01-22T08:17:00Z"/>
              </w:rPr>
            </w:pPr>
          </w:p>
        </w:tc>
        <w:tc>
          <w:tcPr>
            <w:tcW w:w="1753" w:type="dxa"/>
            <w:tcPrChange w:id="153" w:author="Virginia Anne Nichols" w:date="2026-01-22T09:22:00Z" w16du:dateUtc="2026-01-22T08:22:00Z">
              <w:tcPr>
                <w:tcW w:w="1960" w:type="dxa"/>
                <w:gridSpan w:val="2"/>
              </w:tcPr>
            </w:tcPrChange>
          </w:tcPr>
          <w:p w14:paraId="276BDF02" w14:textId="77777777" w:rsidR="00347E58" w:rsidRDefault="00347E58" w:rsidP="00347E58">
            <w:pPr>
              <w:spacing w:line="360" w:lineRule="auto"/>
              <w:rPr>
                <w:ins w:id="154" w:author="Virginia Anne Nichols" w:date="2026-01-22T09:20:00Z" w16du:dateUtc="2026-01-22T08:20:00Z"/>
              </w:rPr>
            </w:pPr>
          </w:p>
        </w:tc>
        <w:tc>
          <w:tcPr>
            <w:tcW w:w="1793" w:type="dxa"/>
            <w:tcPrChange w:id="155" w:author="Virginia Anne Nichols" w:date="2026-01-22T09:22:00Z" w16du:dateUtc="2026-01-22T08:22:00Z">
              <w:tcPr>
                <w:tcW w:w="2012" w:type="dxa"/>
                <w:gridSpan w:val="2"/>
              </w:tcPr>
            </w:tcPrChange>
          </w:tcPr>
          <w:p w14:paraId="7BD5FD06" w14:textId="2084F306" w:rsidR="00347E58" w:rsidRDefault="00347E58" w:rsidP="00347E58">
            <w:pPr>
              <w:spacing w:line="360" w:lineRule="auto"/>
              <w:rPr>
                <w:ins w:id="156" w:author="Virginia Anne Nichols" w:date="2026-01-22T09:17:00Z" w16du:dateUtc="2026-01-22T08:17:00Z"/>
              </w:rPr>
            </w:pPr>
          </w:p>
        </w:tc>
        <w:tc>
          <w:tcPr>
            <w:tcW w:w="1060" w:type="dxa"/>
            <w:tcPrChange w:id="157" w:author="Virginia Anne Nichols" w:date="2026-01-22T09:22:00Z" w16du:dateUtc="2026-01-22T08:22:00Z">
              <w:tcPr>
                <w:tcW w:w="1430" w:type="dxa"/>
                <w:gridSpan w:val="2"/>
              </w:tcPr>
            </w:tcPrChange>
          </w:tcPr>
          <w:p w14:paraId="6315E5EE" w14:textId="77777777" w:rsidR="00347E58" w:rsidRDefault="00347E58" w:rsidP="00347E58">
            <w:pPr>
              <w:spacing w:line="360" w:lineRule="auto"/>
              <w:rPr>
                <w:ins w:id="158" w:author="Virginia Anne Nichols" w:date="2026-01-22T09:22:00Z" w16du:dateUtc="2026-01-22T08:22:00Z"/>
              </w:rPr>
            </w:pPr>
          </w:p>
        </w:tc>
        <w:tc>
          <w:tcPr>
            <w:tcW w:w="1273" w:type="dxa"/>
            <w:tcPrChange w:id="159" w:author="Virginia Anne Nichols" w:date="2026-01-22T09:22:00Z" w16du:dateUtc="2026-01-22T08:22:00Z">
              <w:tcPr>
                <w:tcW w:w="1737" w:type="dxa"/>
                <w:gridSpan w:val="2"/>
              </w:tcPr>
            </w:tcPrChange>
          </w:tcPr>
          <w:p w14:paraId="000C1C63" w14:textId="77777777" w:rsidR="00347E58" w:rsidRDefault="00347E58" w:rsidP="00347E58">
            <w:pPr>
              <w:spacing w:line="360" w:lineRule="auto"/>
              <w:rPr>
                <w:ins w:id="160" w:author="Virginia Anne Nichols" w:date="2026-01-22T09:22:00Z" w16du:dateUtc="2026-01-22T08:22:00Z"/>
              </w:rPr>
            </w:pPr>
          </w:p>
        </w:tc>
        <w:tc>
          <w:tcPr>
            <w:tcW w:w="1561" w:type="dxa"/>
            <w:tcPrChange w:id="161" w:author="Virginia Anne Nichols" w:date="2026-01-22T09:22:00Z" w16du:dateUtc="2026-01-22T08:22:00Z">
              <w:tcPr>
                <w:tcW w:w="1737" w:type="dxa"/>
              </w:tcPr>
            </w:tcPrChange>
          </w:tcPr>
          <w:p w14:paraId="5B58D97F" w14:textId="26C8CA78" w:rsidR="00347E58" w:rsidRDefault="00347E58" w:rsidP="00347E58">
            <w:pPr>
              <w:spacing w:line="360" w:lineRule="auto"/>
              <w:rPr>
                <w:ins w:id="162" w:author="Virginia Anne Nichols" w:date="2026-01-22T09:17:00Z" w16du:dateUtc="2026-01-22T08:17:00Z"/>
              </w:rPr>
            </w:pPr>
          </w:p>
        </w:tc>
      </w:tr>
      <w:tr w:rsidR="00347E58" w14:paraId="16B6281F" w14:textId="77777777" w:rsidTr="00347E58">
        <w:trPr>
          <w:ins w:id="163" w:author="Virginia Anne Nichols" w:date="2026-01-22T09:20:00Z"/>
        </w:trPr>
        <w:tc>
          <w:tcPr>
            <w:tcW w:w="1576" w:type="dxa"/>
            <w:tcPrChange w:id="164" w:author="Virginia Anne Nichols" w:date="2026-01-22T09:22:00Z" w16du:dateUtc="2026-01-22T08:22:00Z">
              <w:tcPr>
                <w:tcW w:w="1877" w:type="dxa"/>
                <w:gridSpan w:val="2"/>
              </w:tcPr>
            </w:tcPrChange>
          </w:tcPr>
          <w:p w14:paraId="378BAAE4" w14:textId="77777777" w:rsidR="00347E58" w:rsidRDefault="00347E58" w:rsidP="00347E58">
            <w:pPr>
              <w:spacing w:line="360" w:lineRule="auto"/>
              <w:rPr>
                <w:ins w:id="165" w:author="Virginia Anne Nichols" w:date="2026-01-22T09:20:00Z" w16du:dateUtc="2026-01-22T08:20:00Z"/>
              </w:rPr>
            </w:pPr>
          </w:p>
        </w:tc>
        <w:tc>
          <w:tcPr>
            <w:tcW w:w="1753" w:type="dxa"/>
            <w:tcPrChange w:id="166" w:author="Virginia Anne Nichols" w:date="2026-01-22T09:22:00Z" w16du:dateUtc="2026-01-22T08:22:00Z">
              <w:tcPr>
                <w:tcW w:w="1960" w:type="dxa"/>
                <w:gridSpan w:val="2"/>
              </w:tcPr>
            </w:tcPrChange>
          </w:tcPr>
          <w:p w14:paraId="59AEDF2F" w14:textId="77777777" w:rsidR="00347E58" w:rsidRDefault="00347E58" w:rsidP="00347E58">
            <w:pPr>
              <w:spacing w:line="360" w:lineRule="auto"/>
              <w:rPr>
                <w:ins w:id="167" w:author="Virginia Anne Nichols" w:date="2026-01-22T09:20:00Z" w16du:dateUtc="2026-01-22T08:20:00Z"/>
              </w:rPr>
            </w:pPr>
          </w:p>
        </w:tc>
        <w:tc>
          <w:tcPr>
            <w:tcW w:w="1793" w:type="dxa"/>
            <w:tcPrChange w:id="168" w:author="Virginia Anne Nichols" w:date="2026-01-22T09:22:00Z" w16du:dateUtc="2026-01-22T08:22:00Z">
              <w:tcPr>
                <w:tcW w:w="2012" w:type="dxa"/>
                <w:gridSpan w:val="2"/>
              </w:tcPr>
            </w:tcPrChange>
          </w:tcPr>
          <w:p w14:paraId="0427CAF1" w14:textId="7057218C" w:rsidR="00347E58" w:rsidRDefault="00347E58" w:rsidP="00347E58">
            <w:pPr>
              <w:spacing w:line="360" w:lineRule="auto"/>
              <w:rPr>
                <w:ins w:id="169" w:author="Virginia Anne Nichols" w:date="2026-01-22T09:20:00Z" w16du:dateUtc="2026-01-22T08:20:00Z"/>
              </w:rPr>
            </w:pPr>
          </w:p>
        </w:tc>
        <w:tc>
          <w:tcPr>
            <w:tcW w:w="1060" w:type="dxa"/>
            <w:tcPrChange w:id="170" w:author="Virginia Anne Nichols" w:date="2026-01-22T09:22:00Z" w16du:dateUtc="2026-01-22T08:22:00Z">
              <w:tcPr>
                <w:tcW w:w="1430" w:type="dxa"/>
                <w:gridSpan w:val="2"/>
              </w:tcPr>
            </w:tcPrChange>
          </w:tcPr>
          <w:p w14:paraId="023B8982" w14:textId="77777777" w:rsidR="00347E58" w:rsidRDefault="00347E58" w:rsidP="00347E58">
            <w:pPr>
              <w:spacing w:line="360" w:lineRule="auto"/>
              <w:rPr>
                <w:ins w:id="171" w:author="Virginia Anne Nichols" w:date="2026-01-22T09:22:00Z" w16du:dateUtc="2026-01-22T08:22:00Z"/>
              </w:rPr>
            </w:pPr>
          </w:p>
        </w:tc>
        <w:tc>
          <w:tcPr>
            <w:tcW w:w="1273" w:type="dxa"/>
            <w:tcPrChange w:id="172" w:author="Virginia Anne Nichols" w:date="2026-01-22T09:22:00Z" w16du:dateUtc="2026-01-22T08:22:00Z">
              <w:tcPr>
                <w:tcW w:w="1737" w:type="dxa"/>
                <w:gridSpan w:val="2"/>
              </w:tcPr>
            </w:tcPrChange>
          </w:tcPr>
          <w:p w14:paraId="69DEB37F" w14:textId="77777777" w:rsidR="00347E58" w:rsidRDefault="00347E58" w:rsidP="00347E58">
            <w:pPr>
              <w:spacing w:line="360" w:lineRule="auto"/>
              <w:rPr>
                <w:ins w:id="173" w:author="Virginia Anne Nichols" w:date="2026-01-22T09:22:00Z" w16du:dateUtc="2026-01-22T08:22:00Z"/>
              </w:rPr>
            </w:pPr>
          </w:p>
        </w:tc>
        <w:tc>
          <w:tcPr>
            <w:tcW w:w="1561" w:type="dxa"/>
            <w:tcPrChange w:id="174" w:author="Virginia Anne Nichols" w:date="2026-01-22T09:22:00Z" w16du:dateUtc="2026-01-22T08:22:00Z">
              <w:tcPr>
                <w:tcW w:w="1737" w:type="dxa"/>
              </w:tcPr>
            </w:tcPrChange>
          </w:tcPr>
          <w:p w14:paraId="05A143E4" w14:textId="6BA9BDAE" w:rsidR="00347E58" w:rsidRDefault="00347E58" w:rsidP="00347E58">
            <w:pPr>
              <w:spacing w:line="360" w:lineRule="auto"/>
              <w:rPr>
                <w:ins w:id="175" w:author="Virginia Anne Nichols" w:date="2026-01-22T09:20:00Z" w16du:dateUtc="2026-01-22T08:20:00Z"/>
              </w:rPr>
            </w:pPr>
          </w:p>
        </w:tc>
      </w:tr>
      <w:tr w:rsidR="00347E58" w14:paraId="5273715A" w14:textId="77777777" w:rsidTr="00347E58">
        <w:trPr>
          <w:ins w:id="176" w:author="Virginia Anne Nichols" w:date="2026-01-22T09:21:00Z"/>
        </w:trPr>
        <w:tc>
          <w:tcPr>
            <w:tcW w:w="1576" w:type="dxa"/>
            <w:tcPrChange w:id="177" w:author="Virginia Anne Nichols" w:date="2026-01-22T09:22:00Z" w16du:dateUtc="2026-01-22T08:22:00Z">
              <w:tcPr>
                <w:tcW w:w="1877" w:type="dxa"/>
                <w:gridSpan w:val="2"/>
              </w:tcPr>
            </w:tcPrChange>
          </w:tcPr>
          <w:p w14:paraId="777B083D" w14:textId="77777777" w:rsidR="00347E58" w:rsidRDefault="00347E58" w:rsidP="00347E58">
            <w:pPr>
              <w:spacing w:line="360" w:lineRule="auto"/>
              <w:rPr>
                <w:ins w:id="178" w:author="Virginia Anne Nichols" w:date="2026-01-22T09:21:00Z" w16du:dateUtc="2026-01-22T08:21:00Z"/>
              </w:rPr>
            </w:pPr>
          </w:p>
        </w:tc>
        <w:tc>
          <w:tcPr>
            <w:tcW w:w="1753" w:type="dxa"/>
            <w:tcPrChange w:id="179" w:author="Virginia Anne Nichols" w:date="2026-01-22T09:22:00Z" w16du:dateUtc="2026-01-22T08:22:00Z">
              <w:tcPr>
                <w:tcW w:w="1960" w:type="dxa"/>
                <w:gridSpan w:val="2"/>
              </w:tcPr>
            </w:tcPrChange>
          </w:tcPr>
          <w:p w14:paraId="45F802C6" w14:textId="77777777" w:rsidR="00347E58" w:rsidRDefault="00347E58" w:rsidP="00347E58">
            <w:pPr>
              <w:spacing w:line="360" w:lineRule="auto"/>
              <w:rPr>
                <w:ins w:id="180" w:author="Virginia Anne Nichols" w:date="2026-01-22T09:21:00Z" w16du:dateUtc="2026-01-22T08:21:00Z"/>
              </w:rPr>
            </w:pPr>
          </w:p>
        </w:tc>
        <w:tc>
          <w:tcPr>
            <w:tcW w:w="1793" w:type="dxa"/>
            <w:tcPrChange w:id="181" w:author="Virginia Anne Nichols" w:date="2026-01-22T09:22:00Z" w16du:dateUtc="2026-01-22T08:22:00Z">
              <w:tcPr>
                <w:tcW w:w="2012" w:type="dxa"/>
                <w:gridSpan w:val="2"/>
              </w:tcPr>
            </w:tcPrChange>
          </w:tcPr>
          <w:p w14:paraId="568F2E16" w14:textId="77777777" w:rsidR="00347E58" w:rsidRDefault="00347E58" w:rsidP="00347E58">
            <w:pPr>
              <w:spacing w:line="360" w:lineRule="auto"/>
              <w:rPr>
                <w:ins w:id="182" w:author="Virginia Anne Nichols" w:date="2026-01-22T09:21:00Z" w16du:dateUtc="2026-01-22T08:21:00Z"/>
              </w:rPr>
            </w:pPr>
          </w:p>
        </w:tc>
        <w:tc>
          <w:tcPr>
            <w:tcW w:w="1060" w:type="dxa"/>
            <w:tcPrChange w:id="183" w:author="Virginia Anne Nichols" w:date="2026-01-22T09:22:00Z" w16du:dateUtc="2026-01-22T08:22:00Z">
              <w:tcPr>
                <w:tcW w:w="1430" w:type="dxa"/>
                <w:gridSpan w:val="2"/>
              </w:tcPr>
            </w:tcPrChange>
          </w:tcPr>
          <w:p w14:paraId="29144C1E" w14:textId="77777777" w:rsidR="00347E58" w:rsidRDefault="00347E58" w:rsidP="00347E58">
            <w:pPr>
              <w:spacing w:line="360" w:lineRule="auto"/>
              <w:rPr>
                <w:ins w:id="184" w:author="Virginia Anne Nichols" w:date="2026-01-22T09:22:00Z" w16du:dateUtc="2026-01-22T08:22:00Z"/>
              </w:rPr>
            </w:pPr>
          </w:p>
        </w:tc>
        <w:tc>
          <w:tcPr>
            <w:tcW w:w="1273" w:type="dxa"/>
            <w:tcPrChange w:id="185" w:author="Virginia Anne Nichols" w:date="2026-01-22T09:22:00Z" w16du:dateUtc="2026-01-22T08:22:00Z">
              <w:tcPr>
                <w:tcW w:w="1737" w:type="dxa"/>
                <w:gridSpan w:val="2"/>
              </w:tcPr>
            </w:tcPrChange>
          </w:tcPr>
          <w:p w14:paraId="4B3C6D51" w14:textId="77777777" w:rsidR="00347E58" w:rsidRDefault="00347E58" w:rsidP="00347E58">
            <w:pPr>
              <w:spacing w:line="360" w:lineRule="auto"/>
              <w:rPr>
                <w:ins w:id="186" w:author="Virginia Anne Nichols" w:date="2026-01-22T09:22:00Z" w16du:dateUtc="2026-01-22T08:22:00Z"/>
              </w:rPr>
            </w:pPr>
          </w:p>
        </w:tc>
        <w:tc>
          <w:tcPr>
            <w:tcW w:w="1561" w:type="dxa"/>
            <w:tcPrChange w:id="187" w:author="Virginia Anne Nichols" w:date="2026-01-22T09:22:00Z" w16du:dateUtc="2026-01-22T08:22:00Z">
              <w:tcPr>
                <w:tcW w:w="1737" w:type="dxa"/>
              </w:tcPr>
            </w:tcPrChange>
          </w:tcPr>
          <w:p w14:paraId="4DE7D8C2" w14:textId="1F98FD5C" w:rsidR="00347E58" w:rsidRDefault="00347E58" w:rsidP="00347E58">
            <w:pPr>
              <w:spacing w:line="360" w:lineRule="auto"/>
              <w:rPr>
                <w:ins w:id="188" w:author="Virginia Anne Nichols" w:date="2026-01-22T09:21:00Z" w16du:dateUtc="2026-01-22T08:21:00Z"/>
              </w:rPr>
            </w:pPr>
          </w:p>
        </w:tc>
      </w:tr>
      <w:tr w:rsidR="00347E58" w14:paraId="3A616A47" w14:textId="77777777" w:rsidTr="00347E58">
        <w:trPr>
          <w:ins w:id="189" w:author="Virginia Anne Nichols" w:date="2026-01-22T09:21:00Z"/>
        </w:trPr>
        <w:tc>
          <w:tcPr>
            <w:tcW w:w="1576" w:type="dxa"/>
            <w:tcPrChange w:id="190" w:author="Virginia Anne Nichols" w:date="2026-01-22T09:22:00Z" w16du:dateUtc="2026-01-22T08:22:00Z">
              <w:tcPr>
                <w:tcW w:w="1877" w:type="dxa"/>
                <w:gridSpan w:val="2"/>
              </w:tcPr>
            </w:tcPrChange>
          </w:tcPr>
          <w:p w14:paraId="3697BB70" w14:textId="4A407DFF" w:rsidR="00347E58" w:rsidRDefault="00347E58" w:rsidP="00347E58">
            <w:pPr>
              <w:spacing w:line="360" w:lineRule="auto"/>
              <w:rPr>
                <w:ins w:id="191" w:author="Virginia Anne Nichols" w:date="2026-01-22T09:21:00Z" w16du:dateUtc="2026-01-22T08:21:00Z"/>
              </w:rPr>
            </w:pPr>
            <w:ins w:id="192" w:author="Virginia Anne Nichols" w:date="2026-01-22T09:21:00Z" w16du:dateUtc="2026-01-22T08:21:00Z">
              <w:r>
                <w:t>2020 (faba bean)</w:t>
              </w:r>
            </w:ins>
          </w:p>
        </w:tc>
        <w:tc>
          <w:tcPr>
            <w:tcW w:w="1753" w:type="dxa"/>
            <w:tcPrChange w:id="193" w:author="Virginia Anne Nichols" w:date="2026-01-22T09:22:00Z" w16du:dateUtc="2026-01-22T08:22:00Z">
              <w:tcPr>
                <w:tcW w:w="1960" w:type="dxa"/>
                <w:gridSpan w:val="2"/>
              </w:tcPr>
            </w:tcPrChange>
          </w:tcPr>
          <w:p w14:paraId="75FE8B4E" w14:textId="65BC7E0B" w:rsidR="00347E58" w:rsidRDefault="00347E58" w:rsidP="00347E58">
            <w:pPr>
              <w:spacing w:line="360" w:lineRule="auto"/>
              <w:rPr>
                <w:ins w:id="194" w:author="Virginia Anne Nichols" w:date="2026-01-22T09:21:00Z" w16du:dateUtc="2026-01-22T08:21:00Z"/>
              </w:rPr>
            </w:pPr>
            <w:ins w:id="195" w:author="Virginia Anne Nichols" w:date="2026-01-22T09:23:00Z" w16du:dateUtc="2026-01-22T08:23:00Z">
              <w:r>
                <w:t>Before cash crop planting (xx)</w:t>
              </w:r>
            </w:ins>
          </w:p>
        </w:tc>
        <w:tc>
          <w:tcPr>
            <w:tcW w:w="1793" w:type="dxa"/>
            <w:tcPrChange w:id="196" w:author="Virginia Anne Nichols" w:date="2026-01-22T09:22:00Z" w16du:dateUtc="2026-01-22T08:22:00Z">
              <w:tcPr>
                <w:tcW w:w="2012" w:type="dxa"/>
                <w:gridSpan w:val="2"/>
              </w:tcPr>
            </w:tcPrChange>
          </w:tcPr>
          <w:p w14:paraId="41332473" w14:textId="0B3C5F3D" w:rsidR="00347E58" w:rsidRDefault="00347E58" w:rsidP="00347E58">
            <w:pPr>
              <w:spacing w:line="360" w:lineRule="auto"/>
              <w:rPr>
                <w:ins w:id="197" w:author="Virginia Anne Nichols" w:date="2026-01-22T09:21:00Z" w16du:dateUtc="2026-01-22T08:21:00Z"/>
              </w:rPr>
            </w:pPr>
            <w:ins w:id="198" w:author="Virginia Anne Nichols" w:date="2026-01-22T09:23:00Z" w16du:dateUtc="2026-01-22T08:23:00Z">
              <w:r>
                <w:t>All</w:t>
              </w:r>
            </w:ins>
          </w:p>
        </w:tc>
        <w:tc>
          <w:tcPr>
            <w:tcW w:w="1060" w:type="dxa"/>
            <w:tcPrChange w:id="199" w:author="Virginia Anne Nichols" w:date="2026-01-22T09:22:00Z" w16du:dateUtc="2026-01-22T08:22:00Z">
              <w:tcPr>
                <w:tcW w:w="1430" w:type="dxa"/>
                <w:gridSpan w:val="2"/>
              </w:tcPr>
            </w:tcPrChange>
          </w:tcPr>
          <w:p w14:paraId="72897FBD" w14:textId="261E6893" w:rsidR="00347E58" w:rsidRDefault="00347E58" w:rsidP="00347E58">
            <w:pPr>
              <w:spacing w:line="360" w:lineRule="auto"/>
              <w:rPr>
                <w:ins w:id="200" w:author="Virginia Anne Nichols" w:date="2026-01-22T09:22:00Z" w16du:dateUtc="2026-01-22T08:22:00Z"/>
              </w:rPr>
            </w:pPr>
            <w:ins w:id="201" w:author="Virginia Anne Nichols" w:date="2026-01-22T09:23:00Z" w16du:dateUtc="2026-01-22T08:23:00Z">
              <w:r>
                <w:t>All</w:t>
              </w:r>
            </w:ins>
          </w:p>
        </w:tc>
        <w:tc>
          <w:tcPr>
            <w:tcW w:w="1273" w:type="dxa"/>
            <w:tcPrChange w:id="202" w:author="Virginia Anne Nichols" w:date="2026-01-22T09:22:00Z" w16du:dateUtc="2026-01-22T08:22:00Z">
              <w:tcPr>
                <w:tcW w:w="1737" w:type="dxa"/>
                <w:gridSpan w:val="2"/>
              </w:tcPr>
            </w:tcPrChange>
          </w:tcPr>
          <w:p w14:paraId="29504FA3" w14:textId="779E98D4" w:rsidR="00347E58" w:rsidRDefault="00347E58" w:rsidP="00347E58">
            <w:pPr>
              <w:spacing w:line="360" w:lineRule="auto"/>
              <w:rPr>
                <w:ins w:id="203" w:author="Virginia Anne Nichols" w:date="2026-01-22T09:22:00Z" w16du:dateUtc="2026-01-22T08:22:00Z"/>
              </w:rPr>
            </w:pPr>
            <w:ins w:id="204" w:author="Virginia Anne Nichols" w:date="2026-01-22T09:23:00Z" w16du:dateUtc="2026-01-22T08:23:00Z">
              <w:r>
                <w:t>NA</w:t>
              </w:r>
            </w:ins>
          </w:p>
        </w:tc>
        <w:tc>
          <w:tcPr>
            <w:tcW w:w="1561" w:type="dxa"/>
            <w:tcPrChange w:id="205" w:author="Virginia Anne Nichols" w:date="2026-01-22T09:22:00Z" w16du:dateUtc="2026-01-22T08:22:00Z">
              <w:tcPr>
                <w:tcW w:w="1737" w:type="dxa"/>
              </w:tcPr>
            </w:tcPrChange>
          </w:tcPr>
          <w:p w14:paraId="620A2605" w14:textId="3BC222CC" w:rsidR="00347E58" w:rsidRDefault="00347E58" w:rsidP="00347E58">
            <w:pPr>
              <w:spacing w:line="360" w:lineRule="auto"/>
              <w:rPr>
                <w:ins w:id="206" w:author="Virginia Anne Nichols" w:date="2026-01-22T09:21:00Z" w16du:dateUtc="2026-01-22T08:21:00Z"/>
              </w:rPr>
            </w:pPr>
            <w:ins w:id="207" w:author="Virginia Anne Nichols" w:date="2026-01-22T09:23:00Z" w16du:dateUtc="2026-01-22T08:23:00Z">
              <w:r>
                <w:t>HP2</w:t>
              </w:r>
            </w:ins>
          </w:p>
        </w:tc>
      </w:tr>
      <w:tr w:rsidR="00347E58" w14:paraId="0EBDA5D5" w14:textId="77777777" w:rsidTr="00347E58">
        <w:trPr>
          <w:ins w:id="208" w:author="Virginia Anne Nichols" w:date="2026-01-22T09:20:00Z"/>
        </w:trPr>
        <w:tc>
          <w:tcPr>
            <w:tcW w:w="1576" w:type="dxa"/>
            <w:tcPrChange w:id="209" w:author="Virginia Anne Nichols" w:date="2026-01-22T09:22:00Z" w16du:dateUtc="2026-01-22T08:22:00Z">
              <w:tcPr>
                <w:tcW w:w="1877" w:type="dxa"/>
                <w:gridSpan w:val="2"/>
              </w:tcPr>
            </w:tcPrChange>
          </w:tcPr>
          <w:p w14:paraId="048627DB" w14:textId="77777777" w:rsidR="00347E58" w:rsidRDefault="00347E58" w:rsidP="00347E58">
            <w:pPr>
              <w:spacing w:line="360" w:lineRule="auto"/>
              <w:rPr>
                <w:ins w:id="210" w:author="Virginia Anne Nichols" w:date="2026-01-22T09:20:00Z" w16du:dateUtc="2026-01-22T08:20:00Z"/>
              </w:rPr>
            </w:pPr>
          </w:p>
        </w:tc>
        <w:tc>
          <w:tcPr>
            <w:tcW w:w="1753" w:type="dxa"/>
            <w:tcPrChange w:id="211" w:author="Virginia Anne Nichols" w:date="2026-01-22T09:22:00Z" w16du:dateUtc="2026-01-22T08:22:00Z">
              <w:tcPr>
                <w:tcW w:w="1960" w:type="dxa"/>
                <w:gridSpan w:val="2"/>
              </w:tcPr>
            </w:tcPrChange>
          </w:tcPr>
          <w:p w14:paraId="4DFAAD9B" w14:textId="77777777" w:rsidR="00347E58" w:rsidRDefault="00347E58" w:rsidP="00347E58">
            <w:pPr>
              <w:spacing w:line="360" w:lineRule="auto"/>
              <w:rPr>
                <w:ins w:id="212" w:author="Virginia Anne Nichols" w:date="2026-01-22T09:20:00Z" w16du:dateUtc="2026-01-22T08:20:00Z"/>
              </w:rPr>
            </w:pPr>
          </w:p>
        </w:tc>
        <w:tc>
          <w:tcPr>
            <w:tcW w:w="1793" w:type="dxa"/>
            <w:tcPrChange w:id="213" w:author="Virginia Anne Nichols" w:date="2026-01-22T09:22:00Z" w16du:dateUtc="2026-01-22T08:22:00Z">
              <w:tcPr>
                <w:tcW w:w="2012" w:type="dxa"/>
                <w:gridSpan w:val="2"/>
              </w:tcPr>
            </w:tcPrChange>
          </w:tcPr>
          <w:p w14:paraId="29B3B522" w14:textId="24B4FA7F" w:rsidR="00347E58" w:rsidRDefault="00347E58" w:rsidP="00347E58">
            <w:pPr>
              <w:spacing w:line="360" w:lineRule="auto"/>
              <w:rPr>
                <w:ins w:id="214" w:author="Virginia Anne Nichols" w:date="2026-01-22T09:20:00Z" w16du:dateUtc="2026-01-22T08:20:00Z"/>
              </w:rPr>
            </w:pPr>
          </w:p>
        </w:tc>
        <w:tc>
          <w:tcPr>
            <w:tcW w:w="1060" w:type="dxa"/>
            <w:tcPrChange w:id="215" w:author="Virginia Anne Nichols" w:date="2026-01-22T09:22:00Z" w16du:dateUtc="2026-01-22T08:22:00Z">
              <w:tcPr>
                <w:tcW w:w="1430" w:type="dxa"/>
                <w:gridSpan w:val="2"/>
              </w:tcPr>
            </w:tcPrChange>
          </w:tcPr>
          <w:p w14:paraId="49CFF697" w14:textId="77777777" w:rsidR="00347E58" w:rsidRDefault="00347E58" w:rsidP="00347E58">
            <w:pPr>
              <w:spacing w:line="360" w:lineRule="auto"/>
              <w:rPr>
                <w:ins w:id="216" w:author="Virginia Anne Nichols" w:date="2026-01-22T09:22:00Z" w16du:dateUtc="2026-01-22T08:22:00Z"/>
              </w:rPr>
            </w:pPr>
          </w:p>
        </w:tc>
        <w:tc>
          <w:tcPr>
            <w:tcW w:w="1273" w:type="dxa"/>
            <w:tcPrChange w:id="217" w:author="Virginia Anne Nichols" w:date="2026-01-22T09:22:00Z" w16du:dateUtc="2026-01-22T08:22:00Z">
              <w:tcPr>
                <w:tcW w:w="1737" w:type="dxa"/>
                <w:gridSpan w:val="2"/>
              </w:tcPr>
            </w:tcPrChange>
          </w:tcPr>
          <w:p w14:paraId="29965301" w14:textId="77777777" w:rsidR="00347E58" w:rsidRDefault="00347E58" w:rsidP="00347E58">
            <w:pPr>
              <w:spacing w:line="360" w:lineRule="auto"/>
              <w:rPr>
                <w:ins w:id="218" w:author="Virginia Anne Nichols" w:date="2026-01-22T09:22:00Z" w16du:dateUtc="2026-01-22T08:22:00Z"/>
              </w:rPr>
            </w:pPr>
          </w:p>
        </w:tc>
        <w:tc>
          <w:tcPr>
            <w:tcW w:w="1561" w:type="dxa"/>
            <w:tcPrChange w:id="219" w:author="Virginia Anne Nichols" w:date="2026-01-22T09:22:00Z" w16du:dateUtc="2026-01-22T08:22:00Z">
              <w:tcPr>
                <w:tcW w:w="1737" w:type="dxa"/>
              </w:tcPr>
            </w:tcPrChange>
          </w:tcPr>
          <w:p w14:paraId="6E38A923" w14:textId="090BED2B" w:rsidR="00347E58" w:rsidRDefault="00347E58" w:rsidP="00347E58">
            <w:pPr>
              <w:spacing w:line="360" w:lineRule="auto"/>
              <w:rPr>
                <w:ins w:id="220" w:author="Virginia Anne Nichols" w:date="2026-01-22T09:20:00Z" w16du:dateUtc="2026-01-22T08:20:00Z"/>
              </w:rPr>
            </w:pPr>
          </w:p>
        </w:tc>
      </w:tr>
    </w:tbl>
    <w:p w14:paraId="7C3C6192" w14:textId="77777777" w:rsidR="00AC1AFD" w:rsidRDefault="00AC1AFD" w:rsidP="001A455C">
      <w:pPr>
        <w:spacing w:line="360" w:lineRule="auto"/>
        <w:rPr>
          <w:ins w:id="221" w:author="Virginia Anne Nichols" w:date="2026-01-22T09:17:00Z" w16du:dateUtc="2026-01-22T08:17:00Z"/>
        </w:rPr>
      </w:pPr>
    </w:p>
    <w:p w14:paraId="514A346C" w14:textId="6596FB00" w:rsidR="001A455C" w:rsidRPr="001A455C" w:rsidRDefault="001A455C" w:rsidP="001A455C">
      <w:pPr>
        <w:spacing w:line="360" w:lineRule="auto"/>
        <w:rPr>
          <w:lang w:val="en-US"/>
        </w:rPr>
      </w:pPr>
      <w:r w:rsidRPr="001A455C">
        <w:t xml:space="preserve">Each herbicide package (HP) is described in detail in supplementary material. In the no-till and surface tillage treatments, all plots were sprayed with HP1 (2018, 2019) or HP2 (2020) before cash crop planting. For the inversion tillage treatments, no herbicide was sprayed before cash crop planting. In 2018 (spring barley), to accommodate the presence of the grass and clover present in the Mix-early plots, those plots were sprayed on 16 May 2018 with an herbicide package that does not affect clover or grasses (HP3); all other plots were sprayed </w:t>
      </w:r>
      <w:r w:rsidRPr="001A455C">
        <w:lastRenderedPageBreak/>
        <w:t>the same day with a different herbicide package (HP4). On 29 May 2018, all plots except the Mix-early plots were sprayed (HP5) to control Canada thistle (</w:t>
      </w:r>
      <w:r w:rsidRPr="001A455C">
        <w:rPr>
          <w:i/>
          <w:iCs/>
        </w:rPr>
        <w:t>Cirsium arvense</w:t>
      </w:r>
      <w:r w:rsidRPr="001A455C">
        <w:t xml:space="preserve">); Mix-early plots were not sprayed because HP5 would have terminated the cover crop. In 2019 (spring oat), on 14 May the Mix-early plots were again sprayed with the same herbicide package used in 2018 (HP3) while all other plots were sprayed with a different package (HP6) </w:t>
      </w:r>
      <w:commentRangeStart w:id="222"/>
      <w:r w:rsidRPr="001A455C">
        <w:t>to….</w:t>
      </w:r>
      <w:commentRangeEnd w:id="222"/>
      <w:r w:rsidRPr="001A455C">
        <w:rPr>
          <w:rStyle w:val="CommentReference"/>
          <w:sz w:val="24"/>
          <w:szCs w:val="24"/>
        </w:rPr>
        <w:commentReference w:id="222"/>
      </w:r>
      <w:r w:rsidRPr="001A455C">
        <w:t xml:space="preserve">. </w:t>
      </w:r>
      <w:bookmarkStart w:id="223" w:name="_Hlk190689276"/>
      <w:r w:rsidRPr="001A455C">
        <w:t>Following faba bean planting in 2020, all plots were sprayed with HP7 on 6 May 2020 and again on 20 May 2020. On 2 June 2020, all plots were sprayed (HP8) to control wild oat (</w:t>
      </w:r>
      <w:r w:rsidRPr="001A455C">
        <w:rPr>
          <w:i/>
          <w:iCs/>
        </w:rPr>
        <w:t xml:space="preserve">Avena </w:t>
      </w:r>
      <w:proofErr w:type="spellStart"/>
      <w:r w:rsidRPr="001A455C">
        <w:rPr>
          <w:i/>
          <w:iCs/>
        </w:rPr>
        <w:t>fatua</w:t>
      </w:r>
      <w:proofErr w:type="spellEnd"/>
      <w:r w:rsidRPr="001A455C">
        <w:t>)</w:t>
      </w:r>
      <w:commentRangeStart w:id="224"/>
      <w:r w:rsidRPr="001A455C">
        <w:t>.</w:t>
      </w:r>
      <w:commentRangeEnd w:id="224"/>
      <w:r w:rsidR="00F12E39" w:rsidRPr="001A455C">
        <w:rPr>
          <w:rStyle w:val="CommentReference"/>
          <w:sz w:val="24"/>
          <w:szCs w:val="24"/>
        </w:rPr>
        <w:commentReference w:id="224"/>
      </w:r>
      <w:r w:rsidRPr="001A455C">
        <w:t xml:space="preserve"> </w:t>
      </w:r>
      <w:bookmarkEnd w:id="223"/>
      <w:r w:rsidRPr="001A455C">
        <w:t xml:space="preserve">All plots were managed identically for </w:t>
      </w:r>
      <w:commentRangeStart w:id="225"/>
      <w:r w:rsidRPr="001A455C">
        <w:t xml:space="preserve">diseases and insect pests </w:t>
      </w:r>
      <w:proofErr w:type="gramStart"/>
      <w:r w:rsidRPr="001A455C">
        <w:t>according</w:t>
      </w:r>
      <w:proofErr w:type="gramEnd"/>
      <w:r w:rsidRPr="001A455C">
        <w:t xml:space="preserve"> t</w:t>
      </w:r>
      <w:commentRangeEnd w:id="225"/>
      <w:r w:rsidR="0079048D" w:rsidRPr="001A455C">
        <w:rPr>
          <w:rStyle w:val="CommentReference"/>
          <w:sz w:val="24"/>
          <w:szCs w:val="24"/>
        </w:rPr>
        <w:commentReference w:id="225"/>
      </w:r>
      <w:r w:rsidRPr="001A455C">
        <w:t xml:space="preserve">o Danish standard recommendations and policies. </w:t>
      </w:r>
      <w:r w:rsidRPr="001A455C">
        <w:rPr>
          <w:lang w:val="en-US"/>
        </w:rPr>
        <w:t xml:space="preserve">Herbicide use data was translated into potential toxicity loads using the </w:t>
      </w:r>
      <w:r w:rsidR="002A7D26">
        <w:rPr>
          <w:lang w:val="en-US"/>
        </w:rPr>
        <w:t xml:space="preserve">Harmonized </w:t>
      </w:r>
      <w:r w:rsidRPr="001A455C">
        <w:rPr>
          <w:lang w:val="en-US"/>
        </w:rPr>
        <w:t xml:space="preserve">Pesticide Load </w:t>
      </w:r>
      <w:r w:rsidR="002A7D26">
        <w:rPr>
          <w:lang w:val="en-US"/>
        </w:rPr>
        <w:t xml:space="preserve">Indicator methodology </w:t>
      </w:r>
      <w:r w:rsidRPr="001A455C">
        <w:rPr>
          <w:lang w:val="en-US"/>
        </w:rPr>
        <w:t>(</w:t>
      </w:r>
      <w:r w:rsidR="002A7D26">
        <w:rPr>
          <w:lang w:val="en-US"/>
        </w:rPr>
        <w:t>H</w:t>
      </w:r>
      <w:r w:rsidRPr="001A455C">
        <w:rPr>
          <w:lang w:val="en-US"/>
        </w:rPr>
        <w:t>PLI;</w:t>
      </w:r>
      <w:r w:rsidR="002A7D26">
        <w:rPr>
          <w:lang w:val="en-US"/>
        </w:rPr>
        <w:t xml:space="preserve"> </w:t>
      </w:r>
      <w:proofErr w:type="spellStart"/>
      <w:r w:rsidR="002A7D26" w:rsidRPr="002A7D26">
        <w:rPr>
          <w:highlight w:val="yellow"/>
          <w:lang w:val="en-US"/>
        </w:rPr>
        <w:t>Vandervoode</w:t>
      </w:r>
      <w:proofErr w:type="spellEnd"/>
      <w:r w:rsidR="002A7D26" w:rsidRPr="002A7D26">
        <w:rPr>
          <w:highlight w:val="yellow"/>
          <w:lang w:val="en-US"/>
        </w:rPr>
        <w:t xml:space="preserve"> (in review)</w:t>
      </w:r>
      <w:r w:rsidRPr="001A455C">
        <w:rPr>
          <w:lang w:val="en-US"/>
        </w:rPr>
        <w:t>).</w:t>
      </w:r>
    </w:p>
    <w:p w14:paraId="26C9F94A" w14:textId="5FC71349" w:rsidR="001A455C" w:rsidRPr="001A455C" w:rsidRDefault="001A455C" w:rsidP="001A455C">
      <w:pPr>
        <w:spacing w:line="360" w:lineRule="auto"/>
        <w:rPr>
          <w:lang w:val="en-US"/>
        </w:rPr>
      </w:pPr>
      <w:r w:rsidRPr="001A455C">
        <w:rPr>
          <w:lang w:val="en-US"/>
        </w:rPr>
        <w:t xml:space="preserve">The long-term experiment is rainfed, but in 2018 an exception was made due to an extremely hot and dry early growing season. </w:t>
      </w:r>
      <w:proofErr w:type="gramStart"/>
      <w:r w:rsidRPr="001A455C">
        <w:rPr>
          <w:lang w:val="en-US"/>
        </w:rPr>
        <w:t>In order to</w:t>
      </w:r>
      <w:proofErr w:type="gramEnd"/>
      <w:r w:rsidRPr="001A455C">
        <w:rPr>
          <w:lang w:val="en-US"/>
        </w:rPr>
        <w:t xml:space="preserve"> maintain the long-term viability of the experiment, all plots were irrigated with 25 mm in early June to ensure the establishment of all treatments. Irrigation was done with sprinklers mounted on a boom that was dragged through the experiment.</w:t>
      </w:r>
      <w:r w:rsidR="002A7D26">
        <w:rPr>
          <w:lang w:val="en-US"/>
        </w:rPr>
        <w:t xml:space="preserve"> This was also done on production fields in Denmark with access to irrigation structure, so </w:t>
      </w:r>
      <w:commentRangeStart w:id="226"/>
      <w:r w:rsidR="002A7D26">
        <w:rPr>
          <w:lang w:val="en-US"/>
        </w:rPr>
        <w:t>it represents reasonable Danish production contexts</w:t>
      </w:r>
      <w:commentRangeEnd w:id="226"/>
      <w:r w:rsidR="00A44404">
        <w:rPr>
          <w:rStyle w:val="CommentReference"/>
          <w:sz w:val="24"/>
          <w:szCs w:val="24"/>
          <w:lang w:val="en-US"/>
        </w:rPr>
        <w:commentReference w:id="226"/>
      </w:r>
      <w:r w:rsidR="002A7D26">
        <w:rPr>
          <w:lang w:val="en-US"/>
        </w:rPr>
        <w:t xml:space="preserve">. </w:t>
      </w:r>
      <w:r w:rsidRPr="001A455C">
        <w:rPr>
          <w:lang w:val="en-US"/>
        </w:rPr>
        <w:t xml:space="preserve"> </w:t>
      </w:r>
    </w:p>
    <w:p w14:paraId="2D6D4E7F" w14:textId="41CC4202" w:rsidR="001A455C" w:rsidRPr="001A455C" w:rsidRDefault="001A455C" w:rsidP="001A455C">
      <w:pPr>
        <w:spacing w:line="360" w:lineRule="auto"/>
        <w:rPr>
          <w:lang w:val="en-US"/>
        </w:rPr>
      </w:pPr>
      <w:r w:rsidRPr="001A455C">
        <w:rPr>
          <w:lang w:val="en-US"/>
        </w:rPr>
        <w:t>Weather data for the present study was obtained from the Danish Meteorological Institute's (DMI) Open Data API for the Flakkebjerg station (55.322</w:t>
      </w:r>
      <w:ins w:id="227" w:author="Emma Sofia Randahl-Beltran" w:date="2025-12-17T15:48:00Z">
        <w:r w:rsidR="00C107F5" w:rsidRPr="00C107F5">
          <w:t>°</w:t>
        </w:r>
      </w:ins>
      <w:r w:rsidRPr="001A455C">
        <w:rPr>
          <w:lang w:val="en-US"/>
        </w:rPr>
        <w:t>, 11.388</w:t>
      </w:r>
      <w:ins w:id="228" w:author="Emma Sofia Randahl-Beltran" w:date="2025-12-17T15:48:00Z">
        <w:r w:rsidR="00C107F5" w:rsidRPr="00C107F5">
          <w:t>°</w:t>
        </w:r>
      </w:ins>
      <w:r w:rsidRPr="001A455C">
        <w:rPr>
          <w:lang w:val="en-US"/>
        </w:rPr>
        <w:t xml:space="preserve">). The 30-year (1990-2020) mean annual temperature and precipitation for the site are 8.9 degrees Celsius and 589 mm, respectively.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proofErr w:type="gramStart"/>
      <w:r w:rsidRPr="003C7F19">
        <w:rPr>
          <w:b/>
          <w:bCs/>
        </w:rPr>
        <w:t>2.</w:t>
      </w:r>
      <w:r>
        <w:rPr>
          <w:b/>
          <w:bCs/>
        </w:rPr>
        <w:t>2</w:t>
      </w:r>
      <w:r w:rsidRPr="003C7F19">
        <w:rPr>
          <w:b/>
          <w:bCs/>
        </w:rPr>
        <w:t xml:space="preserve">.1  </w:t>
      </w:r>
      <w:r>
        <w:rPr>
          <w:b/>
          <w:bCs/>
        </w:rPr>
        <w:t>Crop</w:t>
      </w:r>
      <w:proofErr w:type="gramEnd"/>
      <w:r>
        <w:rPr>
          <w:b/>
          <w:bCs/>
        </w:rPr>
        <w:t xml:space="preserve"> yields</w:t>
      </w:r>
    </w:p>
    <w:p w14:paraId="7501D6A6" w14:textId="2A0C2A8D" w:rsidR="001A455C" w:rsidRPr="001A455C" w:rsidRDefault="001A455C" w:rsidP="001A455C">
      <w:pPr>
        <w:spacing w:line="360" w:lineRule="auto"/>
      </w:pPr>
      <w:r w:rsidRPr="001A455C">
        <w:t>Each sub-subplot (net size 10 m x 1.5 m) was harvested for grain yield with a plot combine (</w:t>
      </w:r>
      <w:r w:rsidR="00F36B54">
        <w:t xml:space="preserve">spring barley: </w:t>
      </w:r>
      <w:r w:rsidRPr="001A455C">
        <w:t>8 August 2018</w:t>
      </w:r>
      <w:r w:rsidR="00F36B54">
        <w:t xml:space="preserve">, oat: </w:t>
      </w:r>
      <w:r w:rsidRPr="001A455C">
        <w:t>15 August 2019</w:t>
      </w:r>
      <w:r w:rsidR="00F36B54">
        <w:t xml:space="preserve">, faba bean: </w:t>
      </w:r>
      <w:r w:rsidRPr="001A455C">
        <w:t>24 August 2020 faba bean). Dry matter content was determined by a near-infrared spectroscopy analyzer (InfraTec™ 1241 Grain Analyzer, Foss A/S; </w:t>
      </w:r>
      <w:bookmarkStart w:id="229" w:name="bbib4"/>
      <w:r w:rsidRPr="001A455C">
        <w:rPr>
          <w:lang w:val="da-DK"/>
        </w:rPr>
        <w:fldChar w:fldCharType="begin"/>
      </w:r>
      <w:r w:rsidRPr="001A455C">
        <w:instrText>HYPERLINK "https://www-sciencedirect-com.ez.statsbiblioteket.dk/science/article/pii/S0167198710000541" \l "bib4"</w:instrText>
      </w:r>
      <w:r w:rsidRPr="001A455C">
        <w:rPr>
          <w:lang w:val="da-DK"/>
        </w:rPr>
      </w:r>
      <w:r w:rsidRPr="001A455C">
        <w:rPr>
          <w:lang w:val="da-DK"/>
        </w:rPr>
        <w:fldChar w:fldCharType="separate"/>
      </w:r>
      <w:r w:rsidRPr="001A455C">
        <w:rPr>
          <w:rStyle w:val="Hyperlink"/>
        </w:rPr>
        <w:t>Buchmann et al., 2001</w:t>
      </w:r>
      <w:r w:rsidRPr="001A455C">
        <w:fldChar w:fldCharType="end"/>
      </w:r>
      <w:bookmarkEnd w:id="229"/>
      <w:r w:rsidRPr="001A455C">
        <w:t>). Grain yields are reported on a dry matter basis.</w:t>
      </w:r>
    </w:p>
    <w:p w14:paraId="550CAF4F" w14:textId="39516849" w:rsidR="001A455C" w:rsidRDefault="001A455C" w:rsidP="001A455C">
      <w:pPr>
        <w:spacing w:line="360" w:lineRule="auto"/>
        <w:rPr>
          <w:b/>
          <w:bCs/>
        </w:rPr>
      </w:pPr>
      <w:proofErr w:type="gramStart"/>
      <w:r w:rsidRPr="003C7F19">
        <w:rPr>
          <w:b/>
          <w:bCs/>
        </w:rPr>
        <w:t>2.</w:t>
      </w:r>
      <w:r>
        <w:rPr>
          <w:b/>
          <w:bCs/>
        </w:rPr>
        <w:t>2</w:t>
      </w:r>
      <w:r w:rsidRPr="003C7F19">
        <w:rPr>
          <w:b/>
          <w:bCs/>
        </w:rPr>
        <w:t>.</w:t>
      </w:r>
      <w:r>
        <w:rPr>
          <w:b/>
          <w:bCs/>
        </w:rPr>
        <w:t>2</w:t>
      </w:r>
      <w:r w:rsidRPr="003C7F19">
        <w:rPr>
          <w:b/>
          <w:bCs/>
        </w:rPr>
        <w:t xml:space="preserve">  </w:t>
      </w:r>
      <w:r>
        <w:rPr>
          <w:b/>
          <w:bCs/>
        </w:rPr>
        <w:t>Fall</w:t>
      </w:r>
      <w:proofErr w:type="gramEnd"/>
      <w:r>
        <w:rPr>
          <w:b/>
          <w:bCs/>
        </w:rPr>
        <w:t xml:space="preserve"> vegetation</w:t>
      </w:r>
    </w:p>
    <w:p w14:paraId="02B90445" w14:textId="7920B83A" w:rsidR="001A455C" w:rsidRPr="001A455C" w:rsidRDefault="001A455C" w:rsidP="001A455C">
      <w:pPr>
        <w:spacing w:line="360" w:lineRule="auto"/>
        <w:rPr>
          <w:lang w:val="en-US"/>
        </w:rPr>
      </w:pPr>
      <w:r w:rsidRPr="001A455C">
        <w:rPr>
          <w:lang w:val="en-US"/>
        </w:rPr>
        <w:t>Three categories of vegetation measurements were taken (Table 2) and are described in detail below.</w:t>
      </w:r>
    </w:p>
    <w:p w14:paraId="0EE58BCF" w14:textId="77777777" w:rsidR="001A455C" w:rsidRPr="001A455C" w:rsidRDefault="001A455C" w:rsidP="001A455C">
      <w:pPr>
        <w:spacing w:line="360" w:lineRule="auto"/>
        <w:rPr>
          <w:lang w:val="en-US"/>
        </w:rPr>
      </w:pPr>
      <w:r w:rsidRPr="001A455C">
        <w:rPr>
          <w:lang w:val="en-US"/>
        </w:rPr>
        <w:t>Table 2. Summary of vegetation measurements</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1A455C">
            <w:pPr>
              <w:spacing w:line="360" w:lineRule="auto"/>
              <w:rPr>
                <w:lang w:val="en-US"/>
              </w:rPr>
            </w:pPr>
            <w:r w:rsidRPr="001A455C">
              <w:rPr>
                <w:lang w:val="en-US"/>
              </w:rPr>
              <w:lastRenderedPageBreak/>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1A455C">
            <w:pPr>
              <w:spacing w:line="360" w:lineRule="auto"/>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1A455C">
            <w:pPr>
              <w:spacing w:line="360" w:lineRule="auto"/>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1A455C">
            <w:pPr>
              <w:spacing w:line="360" w:lineRule="auto"/>
              <w:rPr>
                <w:lang w:val="en-US"/>
              </w:rPr>
            </w:pPr>
            <w:r w:rsidRPr="001A455C">
              <w:rPr>
                <w:lang w:val="en-US"/>
              </w:rPr>
              <w:t>Soil</w:t>
            </w:r>
          </w:p>
          <w:p w14:paraId="257F7571" w14:textId="77777777" w:rsidR="001A455C" w:rsidRPr="001A455C" w:rsidRDefault="001A455C" w:rsidP="001A455C">
            <w:pPr>
              <w:spacing w:line="360" w:lineRule="auto"/>
              <w:rPr>
                <w:lang w:val="en-US"/>
              </w:rPr>
            </w:pPr>
            <w:r w:rsidRPr="001A455C">
              <w:rPr>
                <w:lang w:val="en-US"/>
              </w:rPr>
              <w:t>Species (AVESA*, CAPBP, CIRAR, EPHEX, HORVW, LOLPE, MATIN, PAPRH, RAPSR, TAROF, TRFRE)</w:t>
            </w:r>
          </w:p>
          <w:p w14:paraId="25C93F7A" w14:textId="77777777" w:rsidR="001A455C" w:rsidRPr="001A455C" w:rsidRDefault="001A455C" w:rsidP="001A455C">
            <w:pPr>
              <w:spacing w:line="360" w:lineRule="auto"/>
              <w:rPr>
                <w:lang w:val="en-US"/>
              </w:rPr>
            </w:pPr>
            <w:r w:rsidRPr="001A455C">
              <w:rPr>
                <w:lang w:val="en-US"/>
              </w:rPr>
              <w:t>Genus (GERSS,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1A455C">
            <w:pPr>
              <w:spacing w:line="360" w:lineRule="auto"/>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1A455C">
            <w:pPr>
              <w:spacing w:line="360" w:lineRule="auto"/>
              <w:rPr>
                <w:lang w:val="en-US"/>
              </w:rPr>
            </w:pPr>
            <w:r w:rsidRPr="001A455C">
              <w:rPr>
                <w:lang w:val="en-US"/>
              </w:rPr>
              <w:t>Cover crop</w:t>
            </w:r>
          </w:p>
          <w:p w14:paraId="25D184B6" w14:textId="77777777" w:rsidR="001A455C" w:rsidRPr="001A455C" w:rsidRDefault="001A455C" w:rsidP="001A455C">
            <w:pPr>
              <w:spacing w:line="360" w:lineRule="auto"/>
              <w:rPr>
                <w:lang w:val="en-US"/>
              </w:rPr>
            </w:pPr>
            <w:r w:rsidRPr="001A455C">
              <w:rPr>
                <w:lang w:val="en-US"/>
              </w:rPr>
              <w:t>Other (all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77777777" w:rsidR="001A455C" w:rsidRPr="001A455C" w:rsidRDefault="001A455C" w:rsidP="001A455C">
            <w:pPr>
              <w:spacing w:line="360" w:lineRule="auto"/>
              <w:rPr>
                <w:lang w:val="en-US"/>
              </w:rPr>
            </w:pPr>
            <w:r w:rsidRPr="001A455C">
              <w:rPr>
                <w:lang w:val="en-US"/>
              </w:rPr>
              <w:t xml:space="preserve">Spring weed counts (number m-2) </w:t>
            </w:r>
            <w:r w:rsidRPr="007D24BE">
              <w:rPr>
                <w:color w:val="FF0000"/>
                <w:lang w:val="en-US"/>
              </w:rPr>
              <w:t>Bo, just making sure the data you gave me is on a per m2 basis</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1A455C">
            <w:pPr>
              <w:spacing w:line="360" w:lineRule="auto"/>
              <w:rPr>
                <w:lang w:val="en-US"/>
              </w:rPr>
            </w:pPr>
            <w:r w:rsidRPr="001A455C">
              <w:rPr>
                <w:lang w:val="en-US"/>
              </w:rPr>
              <w:t>CIRAR</w:t>
            </w:r>
          </w:p>
          <w:p w14:paraId="5F0A320A" w14:textId="77777777" w:rsidR="001A455C" w:rsidRPr="001A455C" w:rsidRDefault="001A455C" w:rsidP="001A455C">
            <w:pPr>
              <w:spacing w:line="360" w:lineRule="auto"/>
              <w:rPr>
                <w:lang w:val="en-US"/>
              </w:rPr>
            </w:pPr>
            <w:r w:rsidRPr="001A455C">
              <w:rPr>
                <w:lang w:val="en-US"/>
              </w:rPr>
              <w:t>EQUAR</w:t>
            </w:r>
          </w:p>
          <w:p w14:paraId="252E8220" w14:textId="77777777" w:rsidR="001A455C" w:rsidRPr="001A455C" w:rsidRDefault="001A455C" w:rsidP="001A455C">
            <w:pPr>
              <w:spacing w:line="360" w:lineRule="auto"/>
              <w:rPr>
                <w:lang w:val="en-US"/>
              </w:rPr>
            </w:pPr>
            <w:r w:rsidRPr="001A455C">
              <w:rPr>
                <w:lang w:val="en-US"/>
              </w:rPr>
              <w:t>Dicot</w:t>
            </w:r>
          </w:p>
          <w:p w14:paraId="0442CCF6" w14:textId="77777777" w:rsidR="001A455C" w:rsidRPr="001A455C" w:rsidRDefault="001A455C" w:rsidP="001A455C">
            <w:pPr>
              <w:spacing w:line="360" w:lineRule="auto"/>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1A455C">
            <w:pPr>
              <w:spacing w:line="360" w:lineRule="auto"/>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72A1C108" w:rsidR="001A455C" w:rsidRPr="001A455C" w:rsidRDefault="001A455C" w:rsidP="001A455C">
      <w:pPr>
        <w:spacing w:line="360" w:lineRule="auto"/>
        <w:rPr>
          <w:lang w:val="en-US"/>
        </w:rPr>
      </w:pPr>
      <w:r w:rsidRPr="001A455C">
        <w:rPr>
          <w:lang w:val="en-US"/>
        </w:rPr>
        <w:t>Ground cover composition was estimated from digital images taken in the fall (9 November 2018 and 1 November 2019) as done in Melander et al. (2013). Briefly, a 0.5 m</w:t>
      </w:r>
      <w:r w:rsidRPr="001A455C">
        <w:rPr>
          <w:vertAlign w:val="superscript"/>
          <w:lang w:val="en-US"/>
        </w:rPr>
        <w:t>2</w:t>
      </w:r>
      <w:r w:rsidRPr="001A455C">
        <w:rPr>
          <w:lang w:val="en-US"/>
        </w:rPr>
        <w:t> quadrat was placed in the plot, and an image was taken from a height of 1 m above the center of the quadrat. Three images were taken in each plot, meaning 10% of the sub-subplot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intersections were further classified to the species (12) or genus (4) level (Table 2). </w:t>
      </w:r>
      <w:commentRangeStart w:id="230"/>
      <w:r w:rsidRPr="001A455C">
        <w:rPr>
          <w:lang w:val="en-US"/>
        </w:rPr>
        <w:t xml:space="preserve">Percent </w:t>
      </w:r>
      <w:commentRangeEnd w:id="230"/>
      <w:r w:rsidR="00490A06" w:rsidRPr="001A455C">
        <w:rPr>
          <w:rStyle w:val="CommentReference"/>
          <w:sz w:val="24"/>
          <w:szCs w:val="24"/>
          <w:lang w:val="en-US"/>
        </w:rPr>
        <w:commentReference w:id="230"/>
      </w:r>
      <w:r w:rsidRPr="001A455C">
        <w:rPr>
          <w:lang w:val="en-US"/>
        </w:rPr>
        <w:t>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each species/genus was classified as ‘cover crop</w:t>
      </w:r>
      <w:proofErr w:type="gramStart"/>
      <w:r w:rsidRPr="001A455C">
        <w:rPr>
          <w:lang w:val="en-US"/>
        </w:rPr>
        <w:t>’, ‘</w:t>
      </w:r>
      <w:proofErr w:type="gramEnd"/>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2BC1974B" w:rsidR="001A455C" w:rsidRPr="001A455C" w:rsidRDefault="001A455C" w:rsidP="001A455C">
      <w:pPr>
        <w:spacing w:line="360" w:lineRule="auto"/>
        <w:rPr>
          <w:lang w:val="en-US"/>
        </w:rPr>
      </w:pPr>
      <w:r w:rsidRPr="001A455C">
        <w:rPr>
          <w:lang w:val="en-US"/>
        </w:rPr>
        <w:t xml:space="preserve">The amount of aboveground vegetative biomass in each treatment was measured shortly after image collection for fall ground cover measurements (15 November 2018 and 13 November 2019, respectively). Two 0.5 m2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proofErr w:type="gramStart"/>
      <w:r w:rsidR="006B4AC3">
        <w:rPr>
          <w:lang w:val="en-US"/>
        </w:rPr>
        <w:t>other</w:t>
      </w:r>
      <w:proofErr w:type="gramEnd"/>
      <w:r w:rsidRPr="001A455C">
        <w:rPr>
          <w:lang w:val="en-US"/>
        </w:rPr>
        <w:t xml:space="preserve"> in 2018. In 2019, biomass was only separated into two </w:t>
      </w:r>
      <w:commentRangeStart w:id="231"/>
      <w:r w:rsidRPr="001A455C">
        <w:rPr>
          <w:lang w:val="en-US"/>
        </w:rPr>
        <w:t xml:space="preserve">fractions (cover crops and other, the latter of </w:t>
      </w:r>
      <w:r w:rsidRPr="001A455C">
        <w:rPr>
          <w:lang w:val="en-US"/>
        </w:rPr>
        <w:lastRenderedPageBreak/>
        <w:t>which included both weeds and volunteers)</w:t>
      </w:r>
      <w:commentRangeEnd w:id="231"/>
      <w:r w:rsidR="00A572A8" w:rsidRPr="001A455C">
        <w:rPr>
          <w:rStyle w:val="CommentReference"/>
          <w:sz w:val="24"/>
          <w:szCs w:val="24"/>
          <w:lang w:val="en-US"/>
        </w:rPr>
        <w:commentReference w:id="231"/>
      </w:r>
      <w:r w:rsidRPr="001A455C">
        <w:rPr>
          <w:lang w:val="en-US"/>
        </w:rPr>
        <w:t xml:space="preserve">. Therefore, the categories ‘cover crop’ and ‘other’ were used for all </w:t>
      </w:r>
      <w:r w:rsidR="00402490">
        <w:rPr>
          <w:lang w:val="en-US"/>
        </w:rPr>
        <w:t xml:space="preserve">aboveground biomass </w:t>
      </w:r>
      <w:r w:rsidRPr="001A455C">
        <w:rPr>
          <w:lang w:val="en-US"/>
        </w:rPr>
        <w:t>statistics (Table 2).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752CFD5B" w:rsidR="001A455C" w:rsidRDefault="001A455C" w:rsidP="001A455C">
      <w:pPr>
        <w:spacing w:line="360" w:lineRule="auto"/>
        <w:rPr>
          <w:ins w:id="232" w:author="Emma Sofia Randahl-Beltran" w:date="2025-12-17T16:10:00Z" w16du:dateUtc="2025-12-17T15:10:00Z"/>
          <w:lang w:val="en-US"/>
        </w:rPr>
      </w:pPr>
      <w:r w:rsidRPr="001A455C">
        <w:rPr>
          <w:lang w:val="en-US"/>
        </w:rPr>
        <w:t>The flora emerging in spring in the experimental plots was assessed on 22 May 2019 and 27 May 2020 after post-emergence weed control.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carry-over effects that were detectable even after </w:t>
      </w:r>
      <w:r w:rsidR="002A55FC">
        <w:rPr>
          <w:lang w:val="en-US"/>
        </w:rPr>
        <w:t xml:space="preserve">spring </w:t>
      </w:r>
      <w:r w:rsidRPr="001A455C">
        <w:rPr>
          <w:lang w:val="en-US"/>
        </w:rPr>
        <w:t>weed control measures</w:t>
      </w:r>
      <w:r w:rsidR="002A55FC">
        <w:rPr>
          <w:lang w:val="en-US"/>
        </w:rPr>
        <w:t xml:space="preserve"> were implemented</w:t>
      </w:r>
      <w:r w:rsidRPr="001A455C">
        <w:rPr>
          <w:lang w:val="en-US"/>
        </w:rPr>
        <w:t xml:space="preserve">. </w:t>
      </w:r>
    </w:p>
    <w:p w14:paraId="72A4A82C" w14:textId="3D4EADE3" w:rsidR="00C7424A" w:rsidRPr="001A455C" w:rsidRDefault="0010300B" w:rsidP="001A455C">
      <w:pPr>
        <w:spacing w:line="360" w:lineRule="auto"/>
        <w:rPr>
          <w:lang w:val="en-US"/>
        </w:rPr>
      </w:pPr>
      <w:ins w:id="233" w:author="Emma Sofia Randahl-Beltran" w:date="2025-12-17T16:11:00Z" w16du:dateUtc="2025-12-17T15:11:00Z">
        <w:r w:rsidRPr="003C7F19">
          <w:rPr>
            <w:b/>
            <w:bCs/>
          </w:rPr>
          <w:t>2.</w:t>
        </w:r>
        <w:r>
          <w:rPr>
            <w:b/>
            <w:bCs/>
          </w:rPr>
          <w:t>2</w:t>
        </w:r>
        <w:r w:rsidRPr="003C7F19">
          <w:rPr>
            <w:b/>
            <w:bCs/>
          </w:rPr>
          <w:t>.</w:t>
        </w:r>
        <w:r>
          <w:rPr>
            <w:b/>
            <w:bCs/>
          </w:rPr>
          <w:t>2.1</w:t>
        </w:r>
        <w:r w:rsidRPr="003C7F19">
          <w:rPr>
            <w:b/>
            <w:bCs/>
          </w:rPr>
          <w:t xml:space="preserve"> </w:t>
        </w:r>
        <w:r>
          <w:rPr>
            <w:b/>
            <w:bCs/>
          </w:rPr>
          <w:t>Quantification of ecological value</w:t>
        </w:r>
        <w:r w:rsidRPr="003C7F19">
          <w:rPr>
            <w:b/>
            <w:bCs/>
          </w:rPr>
          <w:t xml:space="preserve"> </w:t>
        </w:r>
      </w:ins>
    </w:p>
    <w:p w14:paraId="00BF3892" w14:textId="01A95701" w:rsidR="001A455C" w:rsidRPr="00BC2028" w:rsidRDefault="00BC2028" w:rsidP="00045088">
      <w:pPr>
        <w:spacing w:line="360" w:lineRule="auto"/>
      </w:pPr>
      <w:commentRangeStart w:id="234"/>
      <w:r w:rsidRPr="00BC2028">
        <w:t xml:space="preserve">Potential </w:t>
      </w:r>
      <w:commentRangeEnd w:id="234"/>
      <w:r w:rsidR="00FE143D" w:rsidRPr="00BC2028">
        <w:rPr>
          <w:rStyle w:val="CommentReference"/>
          <w:sz w:val="24"/>
          <w:szCs w:val="24"/>
        </w:rPr>
        <w:commentReference w:id="234"/>
      </w:r>
      <w:r w:rsidRPr="00BC2028">
        <w:t xml:space="preserve">ecological value was estimated using a methodology </w:t>
      </w:r>
      <w:r w:rsidR="00FD249C">
        <w:t xml:space="preserve">and database </w:t>
      </w:r>
      <w:r w:rsidRPr="00BC2028">
        <w:t xml:space="preserve">from </w:t>
      </w:r>
      <w:proofErr w:type="spellStart"/>
      <w:r w:rsidRPr="00BC2028">
        <w:t>Yvoz</w:t>
      </w:r>
      <w:proofErr w:type="spellEnd"/>
      <w:r w:rsidRPr="00BC2028">
        <w:t xml:space="preserve"> et al. 2021, including both pollinator value (the fall vegetation </w:t>
      </w:r>
      <w:r w:rsidR="002A55FC">
        <w:t>in the present study produced flowers</w:t>
      </w:r>
      <w:r w:rsidRPr="00BC2028">
        <w:t>) and ecological food web support</w:t>
      </w:r>
      <w:r>
        <w:t xml:space="preserve"> i</w:t>
      </w:r>
      <w:r w:rsidR="002A55FC">
        <w:t xml:space="preserve">ncluding but not limited to </w:t>
      </w:r>
      <w:r>
        <w:t>natural enemies</w:t>
      </w:r>
      <w:r w:rsidRPr="00BC2028">
        <w:t xml:space="preserve"> (</w:t>
      </w:r>
      <w:r>
        <w:t>in the form of green plant and seed</w:t>
      </w:r>
      <w:r w:rsidRPr="00BC2028">
        <w:t xml:space="preserve">). Details on this calculation are presented in supplementary material but </w:t>
      </w:r>
      <w:r w:rsidR="002A55FC">
        <w:t>are</w:t>
      </w:r>
      <w:r w:rsidRPr="00BC2028">
        <w:t xml:space="preserve"> described here briefly. The first component, potential benefits to pollinators, was comprised of three sub-indices representing (1a) the absolute benefit to bees (LATIN), (1b) bumble bees (LATIN), and (1c) hoverflies (LATIN). The second, potential benefits to food webs, was comprised of three sub-indices representing (2a) absolute contributions to farmland birds, (2b) carabids, and (2c) </w:t>
      </w:r>
      <w:r w:rsidR="00FD249C" w:rsidRPr="00BC2028">
        <w:t>parasitic</w:t>
      </w:r>
      <w:r w:rsidRPr="00BC2028">
        <w:t xml:space="preserve"> wasps. Organ level attributes reported by </w:t>
      </w:r>
      <w:proofErr w:type="spellStart"/>
      <w:r w:rsidRPr="00BC2028">
        <w:t>Yvoz</w:t>
      </w:r>
      <w:proofErr w:type="spellEnd"/>
      <w:r w:rsidRPr="00BC2028">
        <w:t xml:space="preserve"> et al. 2021 for 155 plant species were used to assign sub-index values. Out of the 11 species in our study, six had exact matches in </w:t>
      </w:r>
      <w:r>
        <w:t xml:space="preserve">the </w:t>
      </w:r>
      <w:proofErr w:type="spellStart"/>
      <w:r>
        <w:t>Yvoz</w:t>
      </w:r>
      <w:proofErr w:type="spellEnd"/>
      <w:r>
        <w:t xml:space="preserve"> et al.</w:t>
      </w:r>
      <w:r w:rsidRPr="00BC2028">
        <w:t xml:space="preserve"> database. For the other species and genus (Table 2), the mean value for all species within that genus reported in the database were used. </w:t>
      </w:r>
      <w:r w:rsidR="002A55FC" w:rsidRPr="00BC2028">
        <w:t xml:space="preserve">The volunteer crops (barley, oats) did not have values in the database, and were assigned </w:t>
      </w:r>
      <w:r w:rsidR="002A55FC">
        <w:t xml:space="preserve">ecological </w:t>
      </w:r>
      <w:r w:rsidR="002A55FC" w:rsidRPr="00BC2028">
        <w:t>values of 0</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assuming the additional value of these plants is minimal </w:t>
      </w:r>
      <w:r w:rsidR="002A55FC">
        <w:t xml:space="preserve">given the </w:t>
      </w:r>
      <w:commentRangeStart w:id="235"/>
      <w:r w:rsidR="002A55FC">
        <w:t xml:space="preserve">prevalence of winter cereal fields </w:t>
      </w:r>
      <w:commentRangeEnd w:id="235"/>
      <w:r w:rsidR="001D57C5">
        <w:rPr>
          <w:rStyle w:val="CommentReference"/>
          <w:sz w:val="24"/>
          <w:szCs w:val="24"/>
        </w:rPr>
        <w:commentReference w:id="235"/>
      </w:r>
      <w:r w:rsidR="002A55FC">
        <w:t>in Denmark</w:t>
      </w:r>
      <w:r w:rsidR="00204786">
        <w:t xml:space="preserve"> (CITE)</w:t>
      </w:r>
      <w:r w:rsidR="002A55FC" w:rsidRPr="00BC2028">
        <w:t>.</w:t>
      </w:r>
      <w:r w:rsidR="00204786">
        <w:t xml:space="preserve"> </w:t>
      </w: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w:t>
      </w:r>
      <w:commentRangeStart w:id="236"/>
      <w:r w:rsidR="00204786">
        <w:t>sub-</w:t>
      </w:r>
      <w:proofErr w:type="spellStart"/>
      <w:r w:rsidR="00204786">
        <w:t>indice</w:t>
      </w:r>
      <w:commentRangeEnd w:id="236"/>
      <w:proofErr w:type="spellEnd"/>
      <w:r w:rsidR="00843356" w:rsidRPr="00BC2028">
        <w:rPr>
          <w:rStyle w:val="CommentReference"/>
          <w:sz w:val="24"/>
          <w:szCs w:val="24"/>
        </w:rPr>
        <w:commentReference w:id="236"/>
      </w:r>
      <w:r w:rsidRPr="00BC2028">
        <w:t xml:space="preserve">, suggesting the </w:t>
      </w:r>
      <w:r w:rsidRPr="00BC2028">
        <w:lastRenderedPageBreak/>
        <w:t xml:space="preserve">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t>
      </w:r>
      <w:commentRangeStart w:id="237"/>
      <w:r w:rsidRPr="00BC2028">
        <w:t xml:space="preserve">weighted by the species/genus percent cover </w:t>
      </w:r>
      <w:commentRangeEnd w:id="237"/>
      <w:r w:rsidR="00302457" w:rsidRPr="00BC2028">
        <w:rPr>
          <w:rStyle w:val="CommentReference"/>
          <w:sz w:val="24"/>
          <w:szCs w:val="24"/>
        </w:rPr>
        <w:commentReference w:id="237"/>
      </w:r>
      <w:r w:rsidRPr="00BC2028">
        <w:t xml:space="preserve">for each sample to calculate the fall vegetation community’s potential </w:t>
      </w:r>
      <w:r w:rsidR="00204786">
        <w:t>services (</w:t>
      </w:r>
      <w:r w:rsidRPr="00BC2028">
        <w:t>benefit</w:t>
      </w:r>
      <w:r w:rsidR="00204786">
        <w:t>s</w:t>
      </w:r>
      <w:r w:rsidRPr="00BC2028">
        <w:t xml:space="preserve"> to pollinators and contributions to organismal food webs</w:t>
      </w:r>
      <w:r w:rsidR="00204786">
        <w:t>)</w:t>
      </w:r>
      <w:r w:rsidRPr="00BC2028">
        <w:t>.</w:t>
      </w:r>
    </w:p>
    <w:p w14:paraId="233006A0" w14:textId="46CD3C3A" w:rsidR="00700ACD" w:rsidRDefault="00700ACD" w:rsidP="00700ACD">
      <w:pPr>
        <w:spacing w:line="360" w:lineRule="auto"/>
        <w:rPr>
          <w:b/>
          <w:bCs/>
        </w:rPr>
      </w:pPr>
      <w:r w:rsidRPr="003C7F19">
        <w:rPr>
          <w:b/>
          <w:bCs/>
        </w:rPr>
        <w:t>2.</w:t>
      </w:r>
      <w:r>
        <w:rPr>
          <w:b/>
          <w:bCs/>
        </w:rPr>
        <w:t>3</w:t>
      </w:r>
      <w:r w:rsidRPr="003C7F19">
        <w:rPr>
          <w:b/>
          <w:bCs/>
        </w:rPr>
        <w:t xml:space="preserve"> </w:t>
      </w:r>
      <w:proofErr w:type="gramStart"/>
      <w:r>
        <w:rPr>
          <w:b/>
          <w:bCs/>
        </w:rPr>
        <w:t>Multi-criteria summaries</w:t>
      </w:r>
      <w:proofErr w:type="gramEnd"/>
    </w:p>
    <w:p w14:paraId="0B98081A" w14:textId="7014C670" w:rsidR="0064084D" w:rsidRDefault="00B105ED" w:rsidP="00700ACD">
      <w:pPr>
        <w:spacing w:line="360" w:lineRule="auto"/>
        <w:rPr>
          <w:ins w:id="238" w:author="Emma Sofia Randahl-Beltran" w:date="2025-12-17T16:38:00Z" w16du:dateUtc="2025-12-17T15:38:00Z"/>
        </w:rPr>
      </w:pPr>
      <w:ins w:id="239" w:author="Emma Sofia Randahl-Beltran" w:date="2025-12-17T16:34:00Z" w16du:dateUtc="2025-12-17T15:34:00Z">
        <w:r>
          <w:t xml:space="preserve">Each </w:t>
        </w:r>
      </w:ins>
      <w:ins w:id="240" w:author="Emma Sofia Randahl-Beltran" w:date="2025-12-17T16:35:00Z" w16du:dateUtc="2025-12-17T15:35:00Z">
        <w:r>
          <w:t xml:space="preserve">cropping system was evaluated in </w:t>
        </w:r>
      </w:ins>
      <w:ins w:id="241" w:author="Emma Sofia Randahl-Beltran" w:date="2025-12-17T16:38:00Z" w16du:dateUtc="2025-12-17T15:38:00Z">
        <w:r w:rsidR="00A35D7B">
          <w:t>the following six metrics</w:t>
        </w:r>
      </w:ins>
      <w:ins w:id="242" w:author="Emma Sofia Randahl-Beltran" w:date="2025-12-17T16:39:00Z" w16du:dateUtc="2025-12-17T15:39:00Z">
        <w:r w:rsidR="00FB65ED">
          <w:t>, using suitable proxies</w:t>
        </w:r>
      </w:ins>
      <w:ins w:id="243" w:author="Emma Sofia Randahl-Beltran" w:date="2025-12-17T16:41:00Z" w16du:dateUtc="2025-12-17T15:41:00Z">
        <w:r w:rsidR="00C43862">
          <w:t xml:space="preserve"> (in parentheses)</w:t>
        </w:r>
      </w:ins>
      <w:ins w:id="244" w:author="Emma Sofia Randahl-Beltran" w:date="2025-12-17T16:39:00Z" w16du:dateUtc="2025-12-17T15:39:00Z">
        <w:r w:rsidR="00FB65ED">
          <w:t xml:space="preserve"> when no direct measurement was possible</w:t>
        </w:r>
      </w:ins>
      <w:ins w:id="245" w:author="Emma Sofia Randahl-Beltran" w:date="2025-12-17T16:38:00Z" w16du:dateUtc="2025-12-17T15:38:00Z">
        <w:r w:rsidR="0064084D">
          <w:t xml:space="preserve">: </w:t>
        </w:r>
      </w:ins>
    </w:p>
    <w:p w14:paraId="16545ACF" w14:textId="77777777" w:rsidR="0064084D" w:rsidRPr="006C3DC0" w:rsidRDefault="0064084D" w:rsidP="0064084D">
      <w:pPr>
        <w:numPr>
          <w:ilvl w:val="0"/>
          <w:numId w:val="2"/>
        </w:numPr>
        <w:spacing w:line="360" w:lineRule="auto"/>
        <w:rPr>
          <w:ins w:id="246" w:author="Emma Sofia Randahl-Beltran" w:date="2025-12-17T16:38:00Z" w16du:dateUtc="2025-12-17T15:38:00Z"/>
          <w:lang w:val="en-US"/>
        </w:rPr>
      </w:pPr>
      <w:ins w:id="247" w:author="Emma Sofia Randahl-Beltran" w:date="2025-12-17T16:38:00Z" w16du:dateUtc="2025-12-17T15:38:00Z">
        <w:r>
          <w:rPr>
            <w:lang w:val="en-US"/>
          </w:rPr>
          <w:t>C</w:t>
        </w:r>
        <w:r w:rsidRPr="006C3DC0">
          <w:rPr>
            <w:lang w:val="en-US"/>
          </w:rPr>
          <w:t>ash crop yields</w:t>
        </w:r>
      </w:ins>
    </w:p>
    <w:p w14:paraId="3D2C82CD" w14:textId="605A0487" w:rsidR="0064084D" w:rsidRPr="006C3DC0" w:rsidRDefault="0064084D" w:rsidP="0064084D">
      <w:pPr>
        <w:numPr>
          <w:ilvl w:val="0"/>
          <w:numId w:val="2"/>
        </w:numPr>
        <w:spacing w:line="360" w:lineRule="auto"/>
        <w:rPr>
          <w:ins w:id="248" w:author="Emma Sofia Randahl-Beltran" w:date="2025-12-17T16:38:00Z" w16du:dateUtc="2025-12-17T15:38:00Z"/>
          <w:lang w:val="en-US"/>
        </w:rPr>
      </w:pPr>
      <w:ins w:id="249" w:author="Emma Sofia Randahl-Beltran" w:date="2025-12-17T16:38:00Z" w16du:dateUtc="2025-12-17T15:38:00Z">
        <w:r w:rsidRPr="006C3DC0">
          <w:rPr>
            <w:lang w:val="en-US"/>
          </w:rPr>
          <w:t>Soil protection</w:t>
        </w:r>
        <w:r w:rsidR="00A35D7B">
          <w:rPr>
            <w:lang w:val="en-US"/>
          </w:rPr>
          <w:t xml:space="preserve"> </w:t>
        </w:r>
      </w:ins>
      <w:ins w:id="250" w:author="Emma Sofia Randahl-Beltran" w:date="2025-12-17T16:41:00Z" w16du:dateUtc="2025-12-17T15:41:00Z">
        <w:r w:rsidR="00C43862">
          <w:rPr>
            <w:lang w:val="en-US"/>
          </w:rPr>
          <w:t>(</w:t>
        </w:r>
        <w:r w:rsidR="00B11BF0">
          <w:rPr>
            <w:lang w:val="en-US"/>
          </w:rPr>
          <w:t>soil cover</w:t>
        </w:r>
      </w:ins>
      <w:ins w:id="251" w:author="Emma Sofia Randahl-Beltran" w:date="2025-12-17T16:42:00Z" w16du:dateUtc="2025-12-17T15:42:00Z">
        <w:r w:rsidR="00B11BF0">
          <w:rPr>
            <w:lang w:val="en-US"/>
          </w:rPr>
          <w:t xml:space="preserve"> percentage?)</w:t>
        </w:r>
      </w:ins>
      <w:ins w:id="252" w:author="Emma Sofia Randahl-Beltran" w:date="2025-12-17T16:41:00Z" w16du:dateUtc="2025-12-17T15:41:00Z">
        <w:r w:rsidR="00C43862">
          <w:rPr>
            <w:lang w:val="en-US"/>
          </w:rPr>
          <w:t xml:space="preserve"> </w:t>
        </w:r>
      </w:ins>
    </w:p>
    <w:p w14:paraId="6FA2D6E0" w14:textId="415F2A40" w:rsidR="0064084D" w:rsidRPr="006C3DC0" w:rsidRDefault="0064084D" w:rsidP="0064084D">
      <w:pPr>
        <w:numPr>
          <w:ilvl w:val="0"/>
          <w:numId w:val="2"/>
        </w:numPr>
        <w:spacing w:line="360" w:lineRule="auto"/>
        <w:rPr>
          <w:ins w:id="253" w:author="Emma Sofia Randahl-Beltran" w:date="2025-12-17T16:38:00Z" w16du:dateUtc="2025-12-17T15:38:00Z"/>
          <w:lang w:val="en-US"/>
        </w:rPr>
      </w:pPr>
      <w:ins w:id="254" w:author="Emma Sofia Randahl-Beltran" w:date="2025-12-17T16:38:00Z" w16du:dateUtc="2025-12-17T15:38:00Z">
        <w:r>
          <w:rPr>
            <w:lang w:val="en-US"/>
          </w:rPr>
          <w:t xml:space="preserve">Potential to reduce </w:t>
        </w:r>
        <w:r w:rsidRPr="006C3DC0">
          <w:rPr>
            <w:lang w:val="en-US"/>
          </w:rPr>
          <w:t>nitrate leaching</w:t>
        </w:r>
      </w:ins>
      <w:ins w:id="255" w:author="Emma Sofia Randahl-Beltran" w:date="2025-12-17T16:42:00Z" w16du:dateUtc="2025-12-17T15:42:00Z">
        <w:r w:rsidR="00B11BF0">
          <w:rPr>
            <w:lang w:val="en-US"/>
          </w:rPr>
          <w:t xml:space="preserve"> (fall biomass?)</w:t>
        </w:r>
      </w:ins>
    </w:p>
    <w:p w14:paraId="551A3880" w14:textId="44FF3FA5" w:rsidR="0064084D" w:rsidRPr="006C3DC0" w:rsidRDefault="0064084D" w:rsidP="0064084D">
      <w:pPr>
        <w:numPr>
          <w:ilvl w:val="0"/>
          <w:numId w:val="2"/>
        </w:numPr>
        <w:spacing w:line="360" w:lineRule="auto"/>
        <w:rPr>
          <w:ins w:id="256" w:author="Emma Sofia Randahl-Beltran" w:date="2025-12-17T16:38:00Z" w16du:dateUtc="2025-12-17T15:38:00Z"/>
          <w:lang w:val="en-US"/>
        </w:rPr>
      </w:pPr>
      <w:ins w:id="257" w:author="Emma Sofia Randahl-Beltran" w:date="2025-12-17T16:38:00Z" w16du:dateUtc="2025-12-17T15:38:00Z">
        <w:r>
          <w:rPr>
            <w:lang w:val="en-US"/>
          </w:rPr>
          <w:t>Potential p</w:t>
        </w:r>
        <w:r w:rsidRPr="006C3DC0">
          <w:rPr>
            <w:lang w:val="en-US"/>
          </w:rPr>
          <w:t>lant community ecological value</w:t>
        </w:r>
      </w:ins>
      <w:ins w:id="258" w:author="Emma Sofia Randahl-Beltran" w:date="2025-12-17T16:42:00Z" w16du:dateUtc="2025-12-17T15:42:00Z">
        <w:r w:rsidR="00B11BF0">
          <w:rPr>
            <w:lang w:val="en-US"/>
          </w:rPr>
          <w:t xml:space="preserve"> (</w:t>
        </w:r>
        <w:r w:rsidR="001867A1">
          <w:rPr>
            <w:lang w:val="en-US"/>
          </w:rPr>
          <w:t>described above)</w:t>
        </w:r>
      </w:ins>
    </w:p>
    <w:p w14:paraId="69F65A58" w14:textId="1AD1DE62" w:rsidR="0064084D" w:rsidRDefault="0064084D" w:rsidP="0064084D">
      <w:pPr>
        <w:numPr>
          <w:ilvl w:val="0"/>
          <w:numId w:val="2"/>
        </w:numPr>
        <w:spacing w:line="360" w:lineRule="auto"/>
        <w:rPr>
          <w:ins w:id="259" w:author="Emma Sofia Randahl-Beltran" w:date="2025-12-17T16:38:00Z" w16du:dateUtc="2025-12-17T15:38:00Z"/>
          <w:lang w:val="en-US"/>
        </w:rPr>
      </w:pPr>
      <w:ins w:id="260" w:author="Emma Sofia Randahl-Beltran" w:date="2025-12-17T16:38:00Z" w16du:dateUtc="2025-12-17T15:38:00Z">
        <w:r>
          <w:rPr>
            <w:lang w:val="en-US"/>
          </w:rPr>
          <w:t xml:space="preserve">Potential to cause future </w:t>
        </w:r>
        <w:r w:rsidRPr="006C3DC0">
          <w:rPr>
            <w:lang w:val="en-US"/>
          </w:rPr>
          <w:t>agronomic harm</w:t>
        </w:r>
      </w:ins>
      <w:ins w:id="261" w:author="Emma Sofia Randahl-Beltran" w:date="2025-12-17T16:42:00Z" w16du:dateUtc="2025-12-17T15:42:00Z">
        <w:r w:rsidR="001867A1">
          <w:rPr>
            <w:lang w:val="en-US"/>
          </w:rPr>
          <w:t xml:space="preserve"> (perennial weed presence in spring?)</w:t>
        </w:r>
      </w:ins>
    </w:p>
    <w:p w14:paraId="4C684062" w14:textId="2079428D" w:rsidR="0064084D" w:rsidRPr="0064084D" w:rsidRDefault="0064084D">
      <w:pPr>
        <w:numPr>
          <w:ilvl w:val="0"/>
          <w:numId w:val="2"/>
        </w:numPr>
        <w:spacing w:line="360" w:lineRule="auto"/>
        <w:rPr>
          <w:ins w:id="262" w:author="Emma Sofia Randahl-Beltran" w:date="2025-12-17T16:38:00Z" w16du:dateUtc="2025-12-17T15:38:00Z"/>
          <w:lang w:val="en-US"/>
          <w:rPrChange w:id="263" w:author="Emma Sofia Randahl-Beltran" w:date="2025-12-17T16:38:00Z" w16du:dateUtc="2025-12-17T15:38:00Z">
            <w:rPr>
              <w:ins w:id="264" w:author="Emma Sofia Randahl-Beltran" w:date="2025-12-17T16:38:00Z" w16du:dateUtc="2025-12-17T15:38:00Z"/>
            </w:rPr>
          </w:rPrChange>
        </w:rPr>
        <w:pPrChange w:id="265" w:author="Emma Sofia Randahl-Beltran" w:date="2025-12-17T16:38:00Z" w16du:dateUtc="2025-12-17T15:38:00Z">
          <w:pPr>
            <w:spacing w:line="360" w:lineRule="auto"/>
          </w:pPr>
        </w:pPrChange>
      </w:pPr>
      <w:ins w:id="266" w:author="Emma Sofia Randahl-Beltran" w:date="2025-12-17T16:38:00Z" w16du:dateUtc="2025-12-17T15:38:00Z">
        <w:r>
          <w:rPr>
            <w:lang w:val="en-US"/>
          </w:rPr>
          <w:t>Potential pesticide toxicity loads (human health, ecosystems, environment</w:t>
        </w:r>
      </w:ins>
      <w:ins w:id="267" w:author="Emma Sofia Randahl-Beltran" w:date="2025-12-17T16:42:00Z" w16du:dateUtc="2025-12-17T15:42:00Z">
        <w:r w:rsidR="001867A1">
          <w:rPr>
            <w:lang w:val="en-US"/>
          </w:rPr>
          <w:t xml:space="preserve"> – </w:t>
        </w:r>
      </w:ins>
      <w:ins w:id="268" w:author="Emma Sofia Randahl-Beltran" w:date="2025-12-17T16:43:00Z" w16du:dateUtc="2025-12-17T15:43:00Z">
        <w:r w:rsidR="00827D82">
          <w:rPr>
            <w:lang w:val="en-US"/>
          </w:rPr>
          <w:t>HPLI</w:t>
        </w:r>
      </w:ins>
      <w:ins w:id="269" w:author="Emma Sofia Randahl-Beltran" w:date="2025-12-17T16:38:00Z" w16du:dateUtc="2025-12-17T15:38:00Z">
        <w:r>
          <w:rPr>
            <w:lang w:val="en-US"/>
          </w:rPr>
          <w:t>)</w:t>
        </w:r>
      </w:ins>
      <w:ins w:id="270" w:author="Emma Sofia Randahl-Beltran" w:date="2025-12-17T16:42:00Z" w16du:dateUtc="2025-12-17T15:42:00Z">
        <w:r w:rsidR="001867A1">
          <w:rPr>
            <w:lang w:val="en-US"/>
          </w:rPr>
          <w:t xml:space="preserve"> </w:t>
        </w:r>
      </w:ins>
    </w:p>
    <w:p w14:paraId="534375A9" w14:textId="05BBBF53" w:rsidR="00700ACD" w:rsidRPr="00700ACD" w:rsidRDefault="00700ACD" w:rsidP="00700ACD">
      <w:pPr>
        <w:spacing w:line="360" w:lineRule="auto"/>
      </w:pPr>
      <w:r>
        <w:t>To summarise the performance of each system in</w:t>
      </w:r>
      <w:r w:rsidR="00204786">
        <w:t xml:space="preserve"> our</w:t>
      </w:r>
      <w:r>
        <w:t xml:space="preserve"> </w:t>
      </w:r>
      <w:commentRangeStart w:id="271"/>
      <w:r>
        <w:t>six metrics</w:t>
      </w:r>
      <w:commentRangeEnd w:id="271"/>
      <w:r w:rsidR="009055D7">
        <w:rPr>
          <w:rStyle w:val="CommentReference"/>
          <w:sz w:val="24"/>
          <w:szCs w:val="24"/>
        </w:rPr>
        <w:commentReference w:id="271"/>
      </w:r>
      <w:r>
        <w:t>, we used scaling processes used in multi-criteria decision making</w:t>
      </w:r>
      <w:r w:rsidR="00204786">
        <w:t xml:space="preserve">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mean values for each cropping system were </w:t>
      </w:r>
      <w:r w:rsidR="00E11F92">
        <w:t>extracted from statistical models</w:t>
      </w:r>
      <w:r w:rsidR="00B27B76">
        <w:t xml:space="preserve"> in the performance metric’s original units. In all </w:t>
      </w:r>
      <w:r w:rsidR="00E11F92">
        <w:t>metrics</w:t>
      </w:r>
      <w:r w:rsidR="00B27B76">
        <w:t xml:space="preserve">, a </w:t>
      </w:r>
      <w:r w:rsidR="00E11F92">
        <w:t xml:space="preserve">value of </w:t>
      </w:r>
      <w:r w:rsidR="00B27B76">
        <w:t>zero ha</w:t>
      </w:r>
      <w:r w:rsidR="00E11F92">
        <w:t>d</w:t>
      </w:r>
      <w:r w:rsidR="00B27B76">
        <w:t xml:space="preserve"> a physical interpretation,</w:t>
      </w:r>
      <w:commentRangeStart w:id="272"/>
      <w:r w:rsidR="00B27B76">
        <w:t xml:space="preserve"> so </w:t>
      </w:r>
      <w:commentRangeEnd w:id="272"/>
      <w:r w:rsidR="00FE3F6F">
        <w:rPr>
          <w:rStyle w:val="CommentReference"/>
          <w:sz w:val="24"/>
          <w:szCs w:val="24"/>
        </w:rPr>
        <w:commentReference w:id="272"/>
      </w:r>
      <w:r w:rsidR="00B27B76">
        <w:t>we scaled the performances by dividing by the maximum performance value</w:t>
      </w:r>
      <w:r w:rsidR="00E11F92">
        <w:t xml:space="preserve"> observed</w:t>
      </w:r>
      <w:del w:id="273" w:author="Emma Sofia Randahl-Beltran" w:date="2025-12-17T16:46:00Z" w16du:dateUtc="2025-12-17T15:46:00Z">
        <w:r w:rsidR="00B27B76" w:rsidDel="006C6430">
          <w:delText>, thus retainin</w:delText>
        </w:r>
        <w:commentRangeStart w:id="274"/>
        <w:r w:rsidR="00B27B76" w:rsidDel="006C6430">
          <w:delText>g</w:delText>
        </w:r>
      </w:del>
      <w:ins w:id="275" w:author="Emma Sofia Randahl-Beltran" w:date="2025-12-17T16:46:00Z" w16du:dateUtc="2025-12-17T15:46:00Z">
        <w:r w:rsidR="006C6430">
          <w:t xml:space="preserve">. </w:t>
        </w:r>
      </w:ins>
      <w:commentRangeEnd w:id="274"/>
      <w:ins w:id="276" w:author="Emma Sofia Randahl-Beltran" w:date="2025-12-17T16:47:00Z" w16du:dateUtc="2025-12-17T15:47:00Z">
        <w:r w:rsidR="00EB2FED">
          <w:rPr>
            <w:rStyle w:val="CommentReference"/>
            <w:sz w:val="24"/>
            <w:szCs w:val="24"/>
          </w:rPr>
          <w:commentReference w:id="274"/>
        </w:r>
      </w:ins>
      <w:ins w:id="277" w:author="Emma Sofia Randahl-Beltran" w:date="2025-12-17T16:46:00Z" w16du:dateUtc="2025-12-17T15:46:00Z">
        <w:r w:rsidR="006C6430">
          <w:t>This retained</w:t>
        </w:r>
      </w:ins>
      <w:r w:rsidR="00B27B76">
        <w:t xml:space="preserve"> a meaningful zero interpretation and avoid</w:t>
      </w:r>
      <w:ins w:id="278" w:author="Emma Sofia Randahl-Beltran" w:date="2025-12-17T16:46:00Z" w16du:dateUtc="2025-12-17T15:46:00Z">
        <w:r w:rsidR="006C6430">
          <w:t>ed</w:t>
        </w:r>
      </w:ins>
      <w:del w:id="279" w:author="Emma Sofia Randahl-Beltran" w:date="2025-12-17T16:46:00Z" w16du:dateUtc="2025-12-17T15:46:00Z">
        <w:r w:rsidR="00B27B76" w:rsidDel="006C6430">
          <w:delText>ing</w:delText>
        </w:r>
      </w:del>
      <w:r w:rsidR="00B27B76">
        <w:t xml:space="preserve"> exaggeration of small differences in absolute performances – </w:t>
      </w:r>
      <w:del w:id="280" w:author="Emma Sofia Randahl-Beltran" w:date="2025-12-17T16:46:00Z" w16du:dateUtc="2025-12-17T15:46:00Z">
        <w:r w:rsidR="00B27B76" w:rsidDel="00EB2FED">
          <w:delText xml:space="preserve">this </w:delText>
        </w:r>
      </w:del>
      <w:ins w:id="281" w:author="Emma Sofia Randahl-Beltran" w:date="2025-12-17T16:46:00Z" w16du:dateUtc="2025-12-17T15:46:00Z">
        <w:r w:rsidR="00EB2FED">
          <w:t xml:space="preserve">and </w:t>
        </w:r>
      </w:ins>
      <w:commentRangeStart w:id="282"/>
      <w:r w:rsidR="00B27B76">
        <w:t>scaled</w:t>
      </w:r>
      <w:commentRangeEnd w:id="282"/>
      <w:r w:rsidR="006B28C8">
        <w:rPr>
          <w:rStyle w:val="CommentReference"/>
          <w:sz w:val="24"/>
          <w:szCs w:val="24"/>
        </w:rPr>
        <w:commentReference w:id="282"/>
      </w:r>
      <w:r w:rsidR="00B27B76">
        <w:t xml:space="preserve"> all performance</w:t>
      </w:r>
      <w:r w:rsidR="00E11F92">
        <w:t>s in each metr</w:t>
      </w:r>
      <w:del w:id="283" w:author="Emma Sofia Randahl-Beltran" w:date="2025-12-17T16:31:00Z" w16du:dateUtc="2025-12-17T15:31:00Z">
        <w:r w:rsidR="00E11F92" w:rsidDel="009F55A6">
          <w:delText>t</w:delText>
        </w:r>
      </w:del>
      <w:r w:rsidR="00E11F92">
        <w:t xml:space="preserve">ic to </w:t>
      </w:r>
      <w:r w:rsidR="00B27B76">
        <w:t xml:space="preserve">a scale from 0 to 1. When performance metrics represented a situation wherein a higher value is less desirable (e.g., perennial weed counts),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rsidR="00B27B76">
        <w:t xml:space="preserve"> </w:t>
      </w:r>
      <w:r>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6DC19339"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proofErr w:type="spellStart"/>
      <w:r w:rsidRPr="00FD249C">
        <w:rPr>
          <w:i/>
          <w:iCs/>
        </w:rPr>
        <w:t>tidyverse</w:t>
      </w:r>
      <w:proofErr w:type="spellEnd"/>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and </w:t>
      </w:r>
      <w:proofErr w:type="spellStart"/>
      <w:r w:rsidRPr="00FD249C">
        <w:rPr>
          <w:i/>
          <w:iCs/>
        </w:rPr>
        <w:t>glmmTMB</w:t>
      </w:r>
      <w:proofErr w:type="spellEnd"/>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proofErr w:type="spellStart"/>
      <w:r w:rsidR="0014626F" w:rsidRPr="00FD249C">
        <w:rPr>
          <w:i/>
          <w:iCs/>
        </w:rPr>
        <w:lastRenderedPageBreak/>
        <w:t>emmeans</w:t>
      </w:r>
      <w:proofErr w:type="spellEnd"/>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proofErr w:type="spellStart"/>
      <w:r w:rsidR="00FD249C">
        <w:t>G</w:t>
      </w:r>
      <w:r w:rsidRPr="001C7F6C">
        <w:t>ithub</w:t>
      </w:r>
      <w:proofErr w:type="spellEnd"/>
      <w:r w:rsidRPr="001C7F6C">
        <w:t xml:space="preserve"> repository for this publication (</w:t>
      </w:r>
      <w:r w:rsidR="0014626F">
        <w:t>available upon acceptance</w:t>
      </w:r>
      <w:r w:rsidR="00E11F92">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proofErr w:type="gramStart"/>
      <w:r w:rsidRPr="00D00706">
        <w:rPr>
          <w:b/>
          <w:bCs/>
        </w:rPr>
        <w:t>3  RESULTS</w:t>
      </w:r>
      <w:proofErr w:type="gramEnd"/>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4E712C74" w:rsidR="00CC097D" w:rsidRPr="00CC097D" w:rsidRDefault="00AD6F9E" w:rsidP="00CC097D">
            <w:pPr>
              <w:spacing w:line="360" w:lineRule="auto"/>
              <w:rPr>
                <w:lang w:val="da-DK"/>
              </w:rPr>
            </w:pPr>
            <w:r w:rsidRPr="00AD6F9E">
              <w:rPr>
                <w:noProof/>
                <w:lang w:val="da-DK"/>
              </w:rPr>
              <w:drawing>
                <wp:inline distT="0" distB="0" distL="0" distR="0" wp14:anchorId="5BE22884" wp14:editId="6A441050">
                  <wp:extent cx="5731510" cy="4457700"/>
                  <wp:effectExtent l="0" t="0" r="2540" b="0"/>
                  <wp:docPr id="6214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0A9C67B3" w:rsidR="00F07C2C" w:rsidRPr="00F07C2C" w:rsidRDefault="00F07C2C" w:rsidP="00CF32A9">
            <w:pPr>
              <w:rPr>
                <w:i/>
                <w:iCs/>
              </w:rPr>
            </w:pPr>
            <w:r w:rsidRPr="007D24BE">
              <w:rPr>
                <w:i/>
                <w:iCs/>
              </w:rPr>
              <w:t>Figure 1</w:t>
            </w:r>
            <w:r w:rsidR="00953C94">
              <w:rPr>
                <w:i/>
                <w:iCs/>
              </w:rPr>
              <w:t>. (</w:t>
            </w:r>
            <w:commentRangeStart w:id="284"/>
            <w:r w:rsidR="00953C94">
              <w:rPr>
                <w:i/>
                <w:iCs/>
              </w:rPr>
              <w:t>Top</w:t>
            </w:r>
            <w:commentRangeEnd w:id="284"/>
            <w:r w:rsidR="00175E2E">
              <w:rPr>
                <w:rStyle w:val="CommentReference"/>
                <w:i/>
                <w:iCs/>
                <w:sz w:val="24"/>
                <w:szCs w:val="24"/>
              </w:rPr>
              <w:commentReference w:id="284"/>
            </w:r>
            <w:r w:rsidR="00953C94">
              <w:rPr>
                <w:i/>
                <w:iCs/>
              </w:rPr>
              <w:t xml:space="preserve">) </w:t>
            </w:r>
            <w:r w:rsidR="00A75203">
              <w:rPr>
                <w:i/>
                <w:iCs/>
              </w:rPr>
              <w:t xml:space="preserve">Weather summaries comparing study years to 30-year averages. (Bottom) Study yields were comparable to mean yields observed in Denmark for each year (horizontal dashed lines) and </w:t>
            </w:r>
            <w:r w:rsidR="00AD6F9E">
              <w:rPr>
                <w:i/>
                <w:iCs/>
              </w:rPr>
              <w:t>were significantly</w:t>
            </w:r>
            <w:r w:rsidR="00A75203">
              <w:rPr>
                <w:i/>
                <w:iCs/>
              </w:rPr>
              <w:t xml:space="preserve"> impacted </w:t>
            </w:r>
            <w:r w:rsidR="00AD6F9E">
              <w:rPr>
                <w:i/>
                <w:iCs/>
              </w:rPr>
              <w:t xml:space="preserve">only </w:t>
            </w:r>
            <w:r w:rsidR="00A75203">
              <w:rPr>
                <w:i/>
                <w:iCs/>
              </w:rPr>
              <w:t>by cover crop treatment, with the mid-season planted radish (</w:t>
            </w:r>
            <w:proofErr w:type="spellStart"/>
            <w:r w:rsidR="00A75203">
              <w:rPr>
                <w:i/>
                <w:iCs/>
              </w:rPr>
              <w:t>RadM</w:t>
            </w:r>
            <w:proofErr w:type="spellEnd"/>
            <w:r w:rsidR="00A75203">
              <w:rPr>
                <w:i/>
                <w:iCs/>
              </w:rPr>
              <w:t>) treatment producing significantly higher yields (</w:t>
            </w:r>
            <w:commentRangeStart w:id="285"/>
            <w:r w:rsidR="00A75203">
              <w:rPr>
                <w:i/>
                <w:iCs/>
              </w:rPr>
              <w:t>asterisk</w:t>
            </w:r>
            <w:commentRangeEnd w:id="285"/>
            <w:r w:rsidR="00D84169">
              <w:rPr>
                <w:rStyle w:val="CommentReference"/>
                <w:i/>
                <w:iCs/>
                <w:sz w:val="24"/>
                <w:szCs w:val="24"/>
              </w:rPr>
              <w:commentReference w:id="285"/>
            </w:r>
            <w:r w:rsidR="00A75203">
              <w:rPr>
                <w:i/>
                <w:iCs/>
              </w:rPr>
              <w:t xml:space="preserve">)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41681601" w:rsidR="00953C94" w:rsidRPr="00A75203" w:rsidRDefault="00953C94" w:rsidP="00A75203">
      <w:pPr>
        <w:spacing w:line="360" w:lineRule="auto"/>
      </w:pPr>
      <w:r w:rsidRPr="00A75203">
        <w:t>Yields varied significantly by crop (p&lt;0.001) and by cover crop treatment (p&lt;0.001</w:t>
      </w:r>
      <w:proofErr w:type="gramStart"/>
      <w:r w:rsidRPr="00A75203">
        <w:t>), but</w:t>
      </w:r>
      <w:proofErr w:type="gramEnd"/>
      <w:r w:rsidRPr="00A75203">
        <w:t xml:space="preserve"> did not vary significantly by any other factors or their interactions. In 2018 spring barley yields averaged 4.07 Mg ha-1, in 2019 </w:t>
      </w:r>
      <w:r w:rsidR="000347C5">
        <w:t xml:space="preserve">spring </w:t>
      </w:r>
      <w:r w:rsidRPr="00A75203">
        <w:t xml:space="preserve">oat yields averaged 4.28 Mg ha-1, and in 2020 faba bean yields averaged 3.47 Mg ha-1. On average, the </w:t>
      </w:r>
      <w:proofErr w:type="spellStart"/>
      <w:r w:rsidRPr="00A75203">
        <w:t>RadM</w:t>
      </w:r>
      <w:proofErr w:type="spellEnd"/>
      <w:r w:rsidRPr="00A75203">
        <w:t xml:space="preserve">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 (CITE))</w:t>
      </w:r>
      <w:r w:rsidRPr="00A75203">
        <w:t xml:space="preserve">.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6B4F32E1" w:rsidR="00F07C2C" w:rsidRDefault="00A75203" w:rsidP="00045088">
      <w:pPr>
        <w:spacing w:line="360" w:lineRule="auto"/>
      </w:pPr>
      <w:r>
        <w:t>The full statistical model 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ha-1</w:t>
      </w:r>
      <w:r w:rsidR="003E7CBF">
        <w:t>, while in 2019 the average fall biomass production was less than half</w:t>
      </w:r>
      <w:r w:rsidR="005642B7">
        <w:t xml:space="preserve"> of the 2018 value</w:t>
      </w:r>
      <w:r w:rsidR="003E7CBF">
        <w:t xml:space="preserve"> (0.99 Mg ha-1). </w:t>
      </w:r>
      <w:r w:rsidR="000347C5">
        <w:t xml:space="preserve">Residue treatment had a small but significant (p&lt;0.001) main effect without significant interactions, with residue removal reducing fall biomass by 0.2 Mg ha-1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increasing tillage intensity significantly decreased fall biomass by 27% and 9% when moving from no-till to surface tillage, and surface to inversion to surface, respectively. </w:t>
      </w:r>
      <w:r w:rsidR="00DC0149">
        <w:t xml:space="preserve">Tillage effects on biomass were strongest in the </w:t>
      </w:r>
      <w:proofErr w:type="spellStart"/>
      <w:r w:rsidR="00DC0149">
        <w:t>RadM</w:t>
      </w:r>
      <w:proofErr w:type="spellEnd"/>
      <w:r w:rsidR="00DC0149">
        <w:t xml:space="preserve"> and </w:t>
      </w:r>
      <w:proofErr w:type="spellStart"/>
      <w:r w:rsidR="00DC0149">
        <w:t>RadL</w:t>
      </w:r>
      <w:proofErr w:type="spellEnd"/>
      <w:r w:rsidR="00DC0149">
        <w:t xml:space="preserve"> </w:t>
      </w:r>
      <w:r w:rsidR="00DC0149" w:rsidRPr="008D2724">
        <w:t>(p=0.048)</w:t>
      </w:r>
      <w:r w:rsidR="00DC0149">
        <w:t xml:space="preserve"> compared to other treatments, and this pattern was consistent across years. </w:t>
      </w:r>
      <w:r w:rsidR="002314A6">
        <w:t>Growing degree days accumulated from cover crop planting to biomass sampling were not related to fall biomass values.</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A5114B0" w14:textId="06E8559F" w:rsidR="001D3CD3" w:rsidRPr="001D3CD3" w:rsidRDefault="00A52678" w:rsidP="001D3CD3">
            <w:pPr>
              <w:spacing w:line="360" w:lineRule="auto"/>
              <w:rPr>
                <w:lang w:val="da-DK"/>
              </w:rPr>
            </w:pPr>
            <w:r w:rsidRPr="00A52678">
              <w:rPr>
                <w:noProof/>
                <w:lang w:val="da-DK"/>
              </w:rPr>
              <w:lastRenderedPageBreak/>
              <w:drawing>
                <wp:inline distT="0" distB="0" distL="0" distR="0" wp14:anchorId="6139E5E2" wp14:editId="64A5D2DA">
                  <wp:extent cx="5731510" cy="4011930"/>
                  <wp:effectExtent l="0" t="0" r="2540" b="7620"/>
                  <wp:docPr id="208411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2E06599B" w:rsidR="00F07C2C" w:rsidRPr="00F07C2C" w:rsidRDefault="00F07C2C" w:rsidP="00AF5044">
            <w:pPr>
              <w:rPr>
                <w:i/>
                <w:iCs/>
              </w:rPr>
            </w:pPr>
            <w:r w:rsidRPr="00F07C2C">
              <w:rPr>
                <w:i/>
                <w:iCs/>
              </w:rPr>
              <w:t>Figure 2</w:t>
            </w:r>
            <w:r w:rsidR="00950EEA">
              <w:rPr>
                <w:i/>
                <w:iCs/>
              </w:rPr>
              <w:t xml:space="preserve"> (Top) Fall biomass was not related to growing degree days (GDDs, italic number in red</w:t>
            </w:r>
            <w:r w:rsidR="00AF5044">
              <w:rPr>
                <w:i/>
                <w:iCs/>
              </w:rPr>
              <w:t>) and exhibited complex treatment interactions (letters within a year indicate significant differences)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56C0BF29" w14:textId="1B7B8333" w:rsidR="005C0BB4" w:rsidRPr="005C0BB4" w:rsidRDefault="002314A6" w:rsidP="005C0BB4">
      <w:pPr>
        <w:spacing w:line="360" w:lineRule="auto"/>
        <w:rPr>
          <w:lang w:val="en-US"/>
        </w:rPr>
      </w:pPr>
      <w:r>
        <w:t xml:space="preserve">The percentage of the soil covered by vegetation </w:t>
      </w:r>
      <w:r w:rsidR="00CF32A9">
        <w:t>varied</w:t>
      </w:r>
      <w:r>
        <w:t xml:space="preserve"> </w:t>
      </w:r>
      <w:r w:rsidR="008B07A4">
        <w:t>significantly by year (p=0.03)</w:t>
      </w:r>
      <w:r w:rsidR="00AF348D">
        <w:t xml:space="preserve"> with a mean of </w:t>
      </w:r>
      <w:r w:rsidR="006774E5">
        <w:t>77</w:t>
      </w:r>
      <w:r w:rsidR="00AF348D">
        <w:t xml:space="preserve">% (SE:2%) soil </w:t>
      </w:r>
      <w:r w:rsidR="00DC0149">
        <w:t xml:space="preserve">coverage </w:t>
      </w:r>
      <w:r w:rsidR="008B07A4">
        <w:t xml:space="preserve">in 2018 and </w:t>
      </w:r>
      <w:r w:rsidR="006774E5">
        <w:t>7</w:t>
      </w:r>
      <w:r w:rsidR="008B07A4">
        <w:t>0% (SE:3%) in 2019</w:t>
      </w:r>
      <w:r>
        <w:t xml:space="preserve">. </w:t>
      </w:r>
      <w:r w:rsidR="00AF348D">
        <w:t xml:space="preserve">Overall, </w:t>
      </w:r>
      <w:r w:rsidR="006774E5">
        <w:t>soil coverage by cover crop</w:t>
      </w:r>
      <w:r w:rsidR="00A3505F">
        <w:t>s</w:t>
      </w:r>
      <w:r w:rsidR="006774E5">
        <w:t xml:space="preserve"> averaged </w:t>
      </w:r>
      <w:r w:rsidR="00AF348D">
        <w:t xml:space="preserve">15%, </w:t>
      </w:r>
      <w:r w:rsidR="00763F20">
        <w:t xml:space="preserve">but this varied significantly by </w:t>
      </w:r>
      <w:commentRangeStart w:id="286"/>
      <w:r w:rsidR="00763F20">
        <w:t xml:space="preserve">cover crop treatment </w:t>
      </w:r>
      <w:commentRangeEnd w:id="286"/>
      <w:r w:rsidR="00626B7F">
        <w:rPr>
          <w:rStyle w:val="CommentReference"/>
          <w:sz w:val="24"/>
          <w:szCs w:val="24"/>
        </w:rPr>
        <w:commentReference w:id="286"/>
      </w:r>
      <w:r w:rsidR="00763F20">
        <w:t xml:space="preserve">(p&lt;0.001). </w:t>
      </w:r>
      <w:r w:rsidR="00EA5B2A">
        <w:t xml:space="preserve">Tillage, residue, nor their interactions had significant impacts on the </w:t>
      </w:r>
      <w:commentRangeStart w:id="287"/>
      <w:r w:rsidR="00EA5B2A">
        <w:t>coverage categories</w:t>
      </w:r>
      <w:commentRangeEnd w:id="287"/>
      <w:r w:rsidR="000E6DFA">
        <w:rPr>
          <w:rStyle w:val="CommentReference"/>
          <w:sz w:val="24"/>
          <w:szCs w:val="24"/>
        </w:rPr>
        <w:commentReference w:id="287"/>
      </w:r>
      <w:r w:rsidR="00EA5B2A">
        <w:t xml:space="preserve">. The impact of cover crop treatment on </w:t>
      </w:r>
      <w:r w:rsidR="00CF32A9">
        <w:t xml:space="preserve">cover crop </w:t>
      </w:r>
      <w:r w:rsidR="00EA5B2A">
        <w:t xml:space="preserve">coverage depended on the year, an effect driven by </w:t>
      </w:r>
      <w:proofErr w:type="spellStart"/>
      <w:r w:rsidR="00EA5B2A">
        <w:t>MixE</w:t>
      </w:r>
      <w:proofErr w:type="spellEnd"/>
      <w:r w:rsidR="00EA5B2A">
        <w:t xml:space="preserve">: in 2018 the </w:t>
      </w:r>
      <w:proofErr w:type="spellStart"/>
      <w:r w:rsidR="00A3505F">
        <w:t>MixE</w:t>
      </w:r>
      <w:proofErr w:type="spellEnd"/>
      <w:r w:rsidR="00A3505F">
        <w:t xml:space="preserv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 xml:space="preserve">average of 58% (SE:6%).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xml:space="preserve">, with </w:t>
      </w:r>
      <w:proofErr w:type="spellStart"/>
      <w:r w:rsidR="005C0BB4">
        <w:t>RadM</w:t>
      </w:r>
      <w:proofErr w:type="spellEnd"/>
      <w:r w:rsidR="005C0BB4">
        <w:t xml:space="preserve"> having the highest cover crop coverage (50%, SE:4%), followed by </w:t>
      </w:r>
      <w:proofErr w:type="spellStart"/>
      <w:r w:rsidR="005C0BB4">
        <w:t>RadL</w:t>
      </w:r>
      <w:proofErr w:type="spellEnd"/>
      <w:r w:rsidR="005C0BB4">
        <w:t xml:space="preserve"> (25%, SE:4%), </w:t>
      </w:r>
      <w:proofErr w:type="spellStart"/>
      <w:r w:rsidR="005C0BB4">
        <w:t>MixM</w:t>
      </w:r>
      <w:proofErr w:type="spellEnd"/>
      <w:r w:rsidR="005C0BB4">
        <w:t xml:space="preserve"> (7%, SE:3%) </w:t>
      </w:r>
      <w:commentRangeStart w:id="288"/>
      <w:r w:rsidR="005C0BB4">
        <w:t xml:space="preserve">and </w:t>
      </w:r>
      <w:proofErr w:type="spellStart"/>
      <w:r w:rsidR="005C0BB4">
        <w:t>NoCC</w:t>
      </w:r>
      <w:proofErr w:type="spellEnd"/>
      <w:r w:rsidR="005C0BB4">
        <w:t xml:space="preserve"> (&lt;1%, SE:3%)</w:t>
      </w:r>
      <w:r w:rsidR="00AF348D">
        <w:t>.</w:t>
      </w:r>
      <w:r w:rsidR="00F87470">
        <w:t xml:space="preserve"> </w:t>
      </w:r>
      <w:commentRangeEnd w:id="288"/>
      <w:r w:rsidR="00441DFD">
        <w:rPr>
          <w:rStyle w:val="CommentReference"/>
          <w:sz w:val="24"/>
          <w:szCs w:val="24"/>
        </w:rPr>
        <w:commentReference w:id="288"/>
      </w:r>
      <w:r w:rsidR="00F87470">
        <w:t>Cover crop coverage and volunteer/weed coverage was inversely correlated (</w:t>
      </w:r>
      <w:r w:rsidR="009A7EA2">
        <w:t>ρ</w:t>
      </w:r>
      <w:r w:rsidR="00276F65">
        <w:t xml:space="preserve"> = -0.88</w:t>
      </w:r>
      <w:r w:rsidR="009A7EA2">
        <w:t>).</w:t>
      </w:r>
      <w:r w:rsidR="005C0BB4" w:rsidRPr="005C0BB4">
        <w:rPr>
          <w:lang w:val="en-US"/>
        </w:rPr>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lastRenderedPageBreak/>
        <w:t xml:space="preserve">3.2.3 </w:t>
      </w:r>
      <w:r w:rsidR="00785EAA" w:rsidRPr="00A52678">
        <w:rPr>
          <w:i/>
          <w:iCs/>
        </w:rPr>
        <w:t>Fall vegetation c</w:t>
      </w:r>
      <w:r w:rsidRPr="00A52678">
        <w:rPr>
          <w:i/>
          <w:iCs/>
        </w:rPr>
        <w:t>ommunity</w:t>
      </w:r>
    </w:p>
    <w:p w14:paraId="25D8B1AB" w14:textId="4F15F022"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w:t>
      </w:r>
      <w:proofErr w:type="spellStart"/>
      <w:r w:rsidR="00041F28">
        <w:t>MixE</w:t>
      </w:r>
      <w:proofErr w:type="spellEnd"/>
      <w:r w:rsidR="00041F28">
        <w:t xml:space="preserve"> and </w:t>
      </w:r>
      <w:proofErr w:type="spellStart"/>
      <w:r w:rsidR="00041F28">
        <w:t>MixM</w:t>
      </w:r>
      <w:proofErr w:type="spellEnd"/>
      <w:r w:rsidR="00041F28">
        <w:t>) had communities distinct from the two radish treatments (</w:t>
      </w:r>
      <w:proofErr w:type="spellStart"/>
      <w:r w:rsidR="00041F28">
        <w:t>RadM</w:t>
      </w:r>
      <w:proofErr w:type="spellEnd"/>
      <w:r w:rsidR="00041F28">
        <w:t xml:space="preserve"> and </w:t>
      </w:r>
      <w:proofErr w:type="spellStart"/>
      <w:r w:rsidR="00041F28">
        <w:t>RadL</w:t>
      </w:r>
      <w:proofErr w:type="spellEnd"/>
      <w:r w:rsidR="00041F28">
        <w:t xml:space="preserve">), with the </w:t>
      </w:r>
      <w:proofErr w:type="spellStart"/>
      <w:r w:rsidR="00041F28">
        <w:t>NoCC</w:t>
      </w:r>
      <w:proofErr w:type="spellEnd"/>
      <w:r w:rsidR="00041F28">
        <w:t xml:space="preserve"> communities being more </w:t>
      </w:r>
      <w:proofErr w:type="gramStart"/>
      <w:r w:rsidR="00041F28">
        <w:t>similar to</w:t>
      </w:r>
      <w:proofErr w:type="gramEnd"/>
      <w:r w:rsidR="00041F28">
        <w:t xml:space="preserve">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3FD01CD4" w:rsidR="0038548F" w:rsidRDefault="0038548F" w:rsidP="00045088">
            <w:pPr>
              <w:spacing w:line="360" w:lineRule="auto"/>
            </w:pPr>
            <w:r w:rsidRPr="00D86704">
              <w:rPr>
                <w:b/>
                <w:bCs/>
              </w:rPr>
              <w:lastRenderedPageBreak/>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commentRangeStart w:id="289"/>
            <w:ins w:id="290" w:author="Emma Sofia Randahl-Beltran" w:date="2025-12-17T17:08:00Z" w16du:dateUtc="2025-12-17T16:08:00Z">
              <w:r w:rsidR="00777999">
                <w:t>.</w:t>
              </w:r>
              <w:commentRangeEnd w:id="289"/>
              <w:r w:rsidR="00777999">
                <w:rPr>
                  <w:rStyle w:val="CommentReference"/>
                  <w:sz w:val="24"/>
                  <w:szCs w:val="24"/>
                </w:rPr>
                <w:commentReference w:id="289"/>
              </w:r>
            </w:ins>
            <w:r w:rsidR="009133AC">
              <w:t xml:space="preserve"> </w:t>
            </w:r>
            <w:r w:rsidR="009133AC" w:rsidRPr="00D86704">
              <w:rPr>
                <w:i/>
                <w:iCs/>
              </w:rPr>
              <w:t>(Bottom)</w:t>
            </w:r>
            <w:r w:rsidR="009133AC">
              <w:t xml:space="preserve"> Radish cover crop systems (</w:t>
            </w:r>
            <w:proofErr w:type="spellStart"/>
            <w:r w:rsidR="009133AC">
              <w:t>RadM</w:t>
            </w:r>
            <w:proofErr w:type="spellEnd"/>
            <w:r w:rsidR="009133AC">
              <w:t xml:space="preserve">, </w:t>
            </w:r>
            <w:proofErr w:type="spellStart"/>
            <w:r w:rsidR="009133AC">
              <w:t>RadL</w:t>
            </w:r>
            <w:proofErr w:type="spellEnd"/>
            <w:r w:rsidR="009133AC">
              <w:t>) had the highest potential ecosystem value, with the mixes (</w:t>
            </w:r>
            <w:proofErr w:type="spellStart"/>
            <w:r w:rsidR="009133AC">
              <w:t>MixE</w:t>
            </w:r>
            <w:proofErr w:type="spellEnd"/>
            <w:r w:rsidR="009133AC">
              <w:t xml:space="preserve">, </w:t>
            </w:r>
            <w:proofErr w:type="spellStart"/>
            <w:r w:rsidR="009133AC">
              <w:t>MixM</w:t>
            </w:r>
            <w:proofErr w:type="spellEnd"/>
            <w:r w:rsidR="009133AC">
              <w:t xml:space="preserve">) and </w:t>
            </w:r>
            <w:proofErr w:type="spellStart"/>
            <w:r w:rsidR="009133AC">
              <w:t>NoCC</w:t>
            </w:r>
            <w:proofErr w:type="spellEnd"/>
            <w:r w:rsidR="009133AC">
              <w:t xml:space="preserve">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39D262DF" w:rsidR="00CA273C" w:rsidRDefault="00B83835" w:rsidP="00045088">
      <w:pPr>
        <w:spacing w:line="360" w:lineRule="auto"/>
      </w:pPr>
      <w:r>
        <w:t xml:space="preserve">Year and cover crop treatment had significant impacts on the number of species observed in a community (p&lt;0.001). </w:t>
      </w:r>
      <w:r w:rsidR="006D5A73">
        <w:t xml:space="preserve">The number of species observed ranged from one to eight, with a mode of two in 2018 and three in 2019. </w:t>
      </w:r>
      <w:r>
        <w:t xml:space="preserve">The </w:t>
      </w:r>
      <w:proofErr w:type="spellStart"/>
      <w:r>
        <w:t>MixE</w:t>
      </w:r>
      <w:proofErr w:type="spellEnd"/>
      <w:r>
        <w:t xml:space="preserv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w:t>
      </w:r>
      <w:proofErr w:type="spellStart"/>
      <w:r w:rsidR="006804BA">
        <w:t>RadL</w:t>
      </w:r>
      <w:proofErr w:type="spellEnd"/>
      <w:r w:rsidR="006804BA">
        <w:t xml:space="preserve"> and </w:t>
      </w:r>
      <w:proofErr w:type="spellStart"/>
      <w:r w:rsidR="006804BA">
        <w:t>RadM</w:t>
      </w:r>
      <w:proofErr w:type="spellEnd"/>
      <w:r w:rsidR="006804BA">
        <w:t xml:space="preserve"> communities, respectively, but the number of species in all other cover crop treatment 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the early-planted mix, followed by the mid-planted mix and no cover treatments; this pattern was true </w:t>
      </w:r>
      <w:r w:rsidR="00B20190">
        <w:t>regardless of tillage</w:t>
      </w:r>
      <w:r w:rsidR="00770D8A">
        <w:t xml:space="preserve"> system, straw management, and year</w:t>
      </w:r>
      <w:r w:rsidR="00B20190">
        <w:t xml:space="preserve"> (supporting information). </w:t>
      </w:r>
    </w:p>
    <w:p w14:paraId="7815ADC7" w14:textId="72A88A85" w:rsidR="00041F28" w:rsidRDefault="00041F28" w:rsidP="00045088">
      <w:pPr>
        <w:spacing w:line="360" w:lineRule="auto"/>
      </w:pPr>
      <w:commentRangeStart w:id="291"/>
      <w:r>
        <w:t xml:space="preserve">Radish species were estimated to have the highest ecological </w:t>
      </w:r>
      <w:commentRangeEnd w:id="291"/>
      <w:r w:rsidR="002224C4">
        <w:rPr>
          <w:rStyle w:val="CommentReference"/>
          <w:sz w:val="24"/>
          <w:szCs w:val="24"/>
        </w:rPr>
        <w:commentReference w:id="291"/>
      </w:r>
      <w:r>
        <w:t>value</w:t>
      </w:r>
      <w:r w:rsidR="00602B25">
        <w:t xml:space="preserve"> while spring barley and spring oat volunteers had no value (</w:t>
      </w:r>
      <w:r w:rsidR="00737D7A">
        <w:t>supporting information</w:t>
      </w:r>
      <w:r w:rsidR="00602B25">
        <w:t>), resulting in treatments with high percent RAPSR coverage having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w:t>
      </w:r>
      <w:proofErr w:type="gramStart"/>
      <w:r w:rsidR="00602B25">
        <w:t>coverage, and</w:t>
      </w:r>
      <w:proofErr w:type="gramEnd"/>
      <w:r w:rsidR="00602B25">
        <w:t xml:space="preserve"> therefore did not result in high estimated </w:t>
      </w:r>
      <w:r w:rsidR="009133AC">
        <w:t>ecosystem</w:t>
      </w:r>
      <w:r w:rsidR="00EF62F9">
        <w:t xml:space="preserve"> support</w:t>
      </w:r>
      <w:r w:rsidR="009133AC">
        <w:t xml:space="preserve"> potential.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70947B3" w:rsidR="00E83610" w:rsidRPr="00E83610" w:rsidRDefault="00523DF1" w:rsidP="00030F1C">
      <w:pPr>
        <w:spacing w:line="360" w:lineRule="auto"/>
        <w:rPr>
          <w:i/>
          <w:iCs/>
          <w:color w:val="EE0000"/>
        </w:rPr>
      </w:pPr>
      <w:r>
        <w:t xml:space="preserve">Total spring </w:t>
      </w:r>
      <w:r w:rsidR="00EF62F9">
        <w:t>weed</w:t>
      </w:r>
      <w:r>
        <w:t xml:space="preserve"> counts ranged from 28-1600 plants m-2, with a median of 296 plants m-2. There were complex treatment interactions, with a significant three-way interaction between year, tillage, and cover crop (p&lt;0.001) and a significant two-way interaction between year and residue (p&lt;0.001). Within the no-till system, </w:t>
      </w:r>
      <w:proofErr w:type="spellStart"/>
      <w:r>
        <w:t>MixE</w:t>
      </w:r>
      <w:proofErr w:type="spellEnd"/>
      <w:r>
        <w:t xml:space="preserv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The most dramatic differences were between </w:t>
      </w:r>
      <w:commentRangeStart w:id="292"/>
      <w:proofErr w:type="spellStart"/>
      <w:r w:rsidR="00030F1C">
        <w:t>MixE</w:t>
      </w:r>
      <w:proofErr w:type="spellEnd"/>
      <w:r w:rsidR="00030F1C">
        <w:t xml:space="preserve"> and </w:t>
      </w:r>
      <w:proofErr w:type="spellStart"/>
      <w:r w:rsidR="00030F1C">
        <w:t>RadM</w:t>
      </w:r>
      <w:commentRangeEnd w:id="292"/>
      <w:proofErr w:type="spellEnd"/>
      <w:r w:rsidR="004F1524">
        <w:rPr>
          <w:rStyle w:val="CommentReference"/>
          <w:sz w:val="24"/>
          <w:szCs w:val="24"/>
        </w:rPr>
        <w:commentReference w:id="292"/>
      </w:r>
      <w:r w:rsidR="00030F1C">
        <w:t xml:space="preserve">. </w:t>
      </w:r>
      <w:r w:rsidR="0086566B">
        <w:t>The total number of weeds was highest in the inversion tillage systems, followed by surface tillage systems, with the no-till systems having the smallest number of total weeds</w:t>
      </w:r>
      <w:commentRangeStart w:id="293"/>
      <w:r w:rsidR="0086566B">
        <w:t>;</w:t>
      </w:r>
      <w:commentRangeEnd w:id="293"/>
      <w:r w:rsidR="00432570">
        <w:rPr>
          <w:rStyle w:val="CommentReference"/>
          <w:sz w:val="24"/>
          <w:szCs w:val="24"/>
        </w:rPr>
        <w:commentReference w:id="293"/>
      </w:r>
      <w:r w:rsidR="0086566B">
        <w:t xml:space="preserve"> these effects were magnified in 2019 compared to 2020, and in 2020 the d</w:t>
      </w:r>
      <w:commentRangeStart w:id="294"/>
      <w:r w:rsidR="0086566B">
        <w:t>ifference</w:t>
      </w:r>
      <w:commentRangeEnd w:id="294"/>
      <w:r w:rsidR="00B01F5A">
        <w:rPr>
          <w:rStyle w:val="CommentReference"/>
          <w:sz w:val="24"/>
          <w:szCs w:val="24"/>
        </w:rPr>
        <w:commentReference w:id="294"/>
      </w:r>
      <w:r w:rsidR="0086566B">
        <w:t xml:space="preserve"> between no-till </w:t>
      </w:r>
      <w:r w:rsidR="0086566B">
        <w:lastRenderedPageBreak/>
        <w:t>and surface tillage was borderline significant (p = 0.06). On average, inversion tillage had three and two times more spring weeds compared to the surface and no-till systems, respectively</w:t>
      </w:r>
      <w:r w:rsidR="00BE5883">
        <w:t xml:space="preserve"> (</w:t>
      </w:r>
      <w:r w:rsidR="00BE5883" w:rsidRPr="00133612">
        <w:rPr>
          <w:b/>
          <w:bCs/>
        </w:rPr>
        <w:t>Figure 4</w:t>
      </w:r>
      <w:r w:rsidR="00BE5883">
        <w:t>)</w:t>
      </w:r>
      <w:r w:rsidR="0086566B">
        <w:t>.</w:t>
      </w:r>
    </w:p>
    <w:p w14:paraId="309B4CF5" w14:textId="21BBC7E8" w:rsidR="00030F1C" w:rsidRDefault="00542FF3" w:rsidP="00030F1C">
      <w:pPr>
        <w:spacing w:line="360" w:lineRule="auto"/>
      </w:pPr>
      <w:r>
        <w:t xml:space="preserve">Despite having </w:t>
      </w:r>
      <w:proofErr w:type="gramStart"/>
      <w:r>
        <w:t>less</w:t>
      </w:r>
      <w:proofErr w:type="gramEnd"/>
      <w:r>
        <w:t xml:space="preserve"> total weeds, b</w:t>
      </w:r>
      <w:r w:rsidR="00BE5883">
        <w:t>oth no-till and surface tillage had significantly increased numbers of perennial weeds compared to inversion tillage. Averaged over no-till and surface tillage treatments, t</w:t>
      </w:r>
      <w:r w:rsidR="00D96229">
        <w:t xml:space="preserve">he number of perennial weeds </w:t>
      </w:r>
      <w:r w:rsidR="002D10E5">
        <w:t xml:space="preserve">in the </w:t>
      </w:r>
      <w:proofErr w:type="spellStart"/>
      <w:r w:rsidR="002D10E5">
        <w:t>MixE</w:t>
      </w:r>
      <w:proofErr w:type="spellEnd"/>
      <w:r w:rsidR="002D10E5">
        <w:t xml:space="preserve"> </w:t>
      </w:r>
      <w:r w:rsidR="00E50922">
        <w:t>was</w:t>
      </w:r>
      <w:r w:rsidR="002D10E5">
        <w:t xml:space="preserve"> </w:t>
      </w:r>
      <w:r w:rsidR="00E50922">
        <w:t xml:space="preserve">11 times higher (SE:6; p&lt;0.001) compared to the </w:t>
      </w:r>
      <w:proofErr w:type="spellStart"/>
      <w:r w:rsidR="00E50922">
        <w:t>t</w:t>
      </w:r>
      <w:r w:rsidR="002D10E5">
        <w:t>he</w:t>
      </w:r>
      <w:proofErr w:type="spellEnd"/>
      <w:r w:rsidR="002D10E5">
        <w:t xml:space="preserve"> </w:t>
      </w:r>
      <w:proofErr w:type="spellStart"/>
      <w:r w:rsidR="002D10E5">
        <w:t>NoCC</w:t>
      </w:r>
      <w:proofErr w:type="spellEnd"/>
      <w:r w:rsidR="002D10E5">
        <w:t xml:space="preserve"> treatment</w:t>
      </w:r>
      <w:r w:rsidR="00E9789B">
        <w:t>, and 2.6-8.6 times higher than the other cover crop treatments</w:t>
      </w:r>
      <w:r w:rsidR="00BE5883">
        <w:t xml:space="preserve">; these effects were </w:t>
      </w:r>
      <w:commentRangeStart w:id="295"/>
      <w:r w:rsidR="00BE5883">
        <w:t>erased in the inversion tillage treatment</w:t>
      </w:r>
      <w:r w:rsidR="00E83610">
        <w:t>.</w:t>
      </w:r>
      <w:r w:rsidR="00E9789B">
        <w:t xml:space="preserve"> </w:t>
      </w:r>
      <w:commentRangeEnd w:id="295"/>
      <w:r w:rsidR="004B47BE">
        <w:rPr>
          <w:rStyle w:val="CommentReference"/>
          <w:sz w:val="24"/>
          <w:szCs w:val="24"/>
        </w:rPr>
        <w:commentReference w:id="295"/>
      </w:r>
      <w:r w:rsidR="00E9789B">
        <w:t xml:space="preserve">The </w:t>
      </w:r>
      <w:proofErr w:type="spellStart"/>
      <w:r w:rsidR="00E9789B">
        <w:t>MixM</w:t>
      </w:r>
      <w:proofErr w:type="spellEnd"/>
      <w:r w:rsidR="00E9789B">
        <w:t xml:space="preserve"> had a borderline significant increase in perennial weeds compared to the </w:t>
      </w:r>
      <w:proofErr w:type="spellStart"/>
      <w:r w:rsidR="00E9789B">
        <w:t>NoCC</w:t>
      </w:r>
      <w:proofErr w:type="spellEnd"/>
      <w:r w:rsidR="00E9789B">
        <w:t xml:space="preserve"> (p=0.05), but all other treatments were not significantly different from the </w:t>
      </w:r>
      <w:proofErr w:type="spellStart"/>
      <w:r w:rsidR="00E9789B">
        <w:t>NoCC</w:t>
      </w:r>
      <w:proofErr w:type="spellEnd"/>
      <w:r w:rsidR="00E9789B">
        <w:t>.</w:t>
      </w:r>
      <w:r w:rsidR="00E83610">
        <w:t xml:space="preserve"> </w:t>
      </w:r>
      <w:r w:rsidR="000508B5">
        <w:t>The correlation between faba bean yields and annual weeds was not significant</w:t>
      </w:r>
      <w:r w:rsidR="00DA3E7B">
        <w:t xml:space="preserve"> (ρ=0.002, p=0.98)</w:t>
      </w:r>
      <w:r w:rsidR="000508B5">
        <w:t xml:space="preserve">, while the correlation </w:t>
      </w:r>
      <w:r w:rsidR="00A81ACF">
        <w:t>between yields and</w:t>
      </w:r>
      <w:r w:rsidR="000508B5">
        <w:t xml:space="preserve"> perennial weeds </w:t>
      </w:r>
      <w:commentRangeStart w:id="296"/>
      <w:r w:rsidR="000508B5">
        <w:t xml:space="preserve">was </w:t>
      </w:r>
      <w:commentRangeEnd w:id="296"/>
      <w:r w:rsidR="00501118">
        <w:rPr>
          <w:rStyle w:val="CommentReference"/>
          <w:sz w:val="24"/>
          <w:szCs w:val="24"/>
        </w:rPr>
        <w:commentReference w:id="296"/>
      </w:r>
      <w:r w:rsidR="000508B5">
        <w:t>(</w:t>
      </w:r>
      <w:r w:rsidR="00DA3E7B">
        <w:t>ρ=-0.28, p&lt;0.001</w:t>
      </w:r>
      <w:r w:rsidR="00A81ACF">
        <w:t xml:space="preserve">; </w:t>
      </w:r>
      <w:r w:rsidR="00A81ACF" w:rsidRPr="00A81ACF">
        <w:rPr>
          <w:b/>
          <w:bCs/>
        </w:rPr>
        <w:t>Figure 4</w:t>
      </w:r>
      <w:r w:rsidR="000508B5">
        <w:t>)</w:t>
      </w:r>
      <w:r w:rsidR="00DA3E7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2C35802D" w14:textId="1B3EA2FA" w:rsidR="005E12EA" w:rsidRPr="005E12EA" w:rsidRDefault="00717BE6" w:rsidP="00030F1C">
            <w:pPr>
              <w:spacing w:line="360" w:lineRule="auto"/>
              <w:rPr>
                <w:lang w:val="da-DK"/>
              </w:rPr>
            </w:pPr>
            <w:r w:rsidRPr="00717BE6">
              <w:rPr>
                <w:noProof/>
                <w:lang w:val="da-DK"/>
              </w:rPr>
              <w:lastRenderedPageBreak/>
              <w:drawing>
                <wp:inline distT="0" distB="0" distL="0" distR="0" wp14:anchorId="09C9707F" wp14:editId="024C5E7E">
                  <wp:extent cx="5731510" cy="6550025"/>
                  <wp:effectExtent l="0" t="0" r="2540" b="3175"/>
                  <wp:docPr id="172668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tc>
      </w:tr>
      <w:tr w:rsidR="005E12EA" w14:paraId="77868ADE" w14:textId="77777777" w:rsidTr="0054576C">
        <w:tc>
          <w:tcPr>
            <w:tcW w:w="9026" w:type="dxa"/>
          </w:tcPr>
          <w:p w14:paraId="0E6944F1" w14:textId="34B53626"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133612" w:rsidRPr="00133612">
              <w:rPr>
                <w:i/>
                <w:iCs/>
              </w:rPr>
              <w:t xml:space="preserve">(Top) </w:t>
            </w:r>
            <w:r w:rsidR="00BE5883">
              <w:t>Spring weed counts were significantly impacted by tillage system and cover crop treatment</w:t>
            </w:r>
            <w:r w:rsidR="00133612">
              <w:t xml:space="preserve">, with the early-planted mix exhibiting the </w:t>
            </w:r>
            <w:commentRangeStart w:id="297"/>
            <w:r w:rsidR="00133612">
              <w:t xml:space="preserve">highest perennial </w:t>
            </w:r>
            <w:commentRangeEnd w:id="297"/>
            <w:r w:rsidR="004752C1">
              <w:rPr>
                <w:rStyle w:val="CommentReference"/>
                <w:sz w:val="24"/>
                <w:szCs w:val="24"/>
              </w:rPr>
              <w:commentReference w:id="297"/>
            </w:r>
            <w:r w:rsidR="00133612">
              <w:t>and overall weed count</w:t>
            </w:r>
            <w:r w:rsidRPr="00BE5883">
              <w:rPr>
                <w:b/>
                <w:bCs/>
              </w:rPr>
              <w:t xml:space="preserve"> </w:t>
            </w:r>
            <w:r w:rsidR="00133612" w:rsidRPr="00133612">
              <w:rPr>
                <w:i/>
                <w:iCs/>
              </w:rPr>
              <w:t>(Bottom)</w:t>
            </w:r>
            <w:r w:rsidR="00133612">
              <w:rPr>
                <w:i/>
                <w:iCs/>
              </w:rPr>
              <w:t xml:space="preserve"> </w:t>
            </w:r>
            <w:r w:rsidR="00133612">
              <w:t>Faba bean grain yields were negatively correlated with the number of perennial weeds present in the spring.</w:t>
            </w:r>
          </w:p>
        </w:tc>
      </w:tr>
    </w:tbl>
    <w:p w14:paraId="0FE38C89" w14:textId="77777777" w:rsidR="0054576C" w:rsidRDefault="0054576C" w:rsidP="0054576C">
      <w:pPr>
        <w:spacing w:line="360" w:lineRule="auto"/>
      </w:pP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392D8C1A"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traw retention had no impact on the system’s pesticide use. In all systems</w:t>
      </w:r>
      <w:r>
        <w:t xml:space="preserve"> </w:t>
      </w:r>
      <w:r>
        <w:lastRenderedPageBreak/>
        <w:t>and years</w:t>
      </w:r>
      <w:r w:rsidR="00765D21">
        <w:t xml:space="preserve">, pesticide loads were lowest in the </w:t>
      </w:r>
      <w:proofErr w:type="spellStart"/>
      <w:r w:rsidR="00765D21">
        <w:t>MixE</w:t>
      </w:r>
      <w:proofErr w:type="spellEnd"/>
      <w:r w:rsidR="00765D21">
        <w:t xml:space="preserve"> treatments. Pesticide </w:t>
      </w:r>
      <w:commentRangeStart w:id="298"/>
      <w:r w:rsidR="00765D21">
        <w:t xml:space="preserve">use </w:t>
      </w:r>
      <w:commentRangeEnd w:id="298"/>
      <w:r w:rsidR="00906B40">
        <w:rPr>
          <w:rStyle w:val="CommentReference"/>
          <w:sz w:val="24"/>
          <w:szCs w:val="24"/>
        </w:rPr>
        <w:commentReference w:id="298"/>
      </w:r>
      <w:r w:rsidR="00765D21">
        <w:t>was lowest in the inversion tillage system and did not differ between the surface and no-till systems (</w:t>
      </w:r>
      <w:commentRangeStart w:id="299"/>
      <w:r w:rsidR="00737D7A">
        <w:t>supporting information</w:t>
      </w:r>
      <w:commentRangeEnd w:id="299"/>
      <w:r w:rsidR="00024F6C">
        <w:rPr>
          <w:rStyle w:val="CommentReference"/>
          <w:sz w:val="24"/>
          <w:szCs w:val="24"/>
        </w:rPr>
        <w:commentReference w:id="299"/>
      </w:r>
      <w:r w:rsidR="00765D21">
        <w:t xml:space="preserve">). </w:t>
      </w:r>
    </w:p>
    <w:p w14:paraId="28CC9E30" w14:textId="29B33CCF" w:rsidR="007348E9" w:rsidRPr="007348E9" w:rsidRDefault="007348E9" w:rsidP="0054576C">
      <w:pPr>
        <w:spacing w:line="360" w:lineRule="auto"/>
        <w:rPr>
          <w:b/>
          <w:bCs/>
          <w:i/>
          <w:iCs/>
        </w:rPr>
      </w:pPr>
      <w:r w:rsidRPr="007348E9">
        <w:rPr>
          <w:b/>
          <w:bCs/>
          <w:i/>
          <w:iCs/>
        </w:rPr>
        <w:t xml:space="preserve">3.4 </w:t>
      </w:r>
      <w:proofErr w:type="gramStart"/>
      <w:r w:rsidRPr="007348E9">
        <w:rPr>
          <w:b/>
          <w:bCs/>
          <w:i/>
          <w:iCs/>
        </w:rPr>
        <w:t>Multi-criteria summary</w:t>
      </w:r>
      <w:proofErr w:type="gramEnd"/>
    </w:p>
    <w:p w14:paraId="7B060C0D" w14:textId="12C01231" w:rsidR="007348E9" w:rsidRDefault="00A80E50" w:rsidP="0054576C">
      <w:pPr>
        <w:spacing w:line="360" w:lineRule="auto"/>
      </w:pPr>
      <w:r>
        <w:t>The system with the highest overall value (assuming equal weighting for all metrics) was the mid-season planted radish (</w:t>
      </w:r>
      <w:proofErr w:type="spellStart"/>
      <w:r>
        <w:t>RadM</w:t>
      </w:r>
      <w:proofErr w:type="spellEnd"/>
      <w:r>
        <w:t>) implemented in a no-till system with retained residue (</w:t>
      </w:r>
      <w:r w:rsidRPr="00A80E50">
        <w:rPr>
          <w:b/>
          <w:bCs/>
        </w:rPr>
        <w:t>Figure 5</w:t>
      </w:r>
      <w:r>
        <w:t>), while the system with the lowest overall value was the mid-season planted mixture (</w:t>
      </w:r>
      <w:proofErr w:type="spellStart"/>
      <w:r>
        <w:t>MixM</w:t>
      </w:r>
      <w:proofErr w:type="spellEnd"/>
      <w:r>
        <w:t xml:space="preserve">) implemented in a no-till system with residue removal. Across tillage and residue management systems, the </w:t>
      </w:r>
      <w:proofErr w:type="spellStart"/>
      <w:r>
        <w:t>RadM</w:t>
      </w:r>
      <w:proofErr w:type="spellEnd"/>
      <w:r>
        <w:t xml:space="preserve"> was the best performing cover crop treatment, and the </w:t>
      </w:r>
      <w:proofErr w:type="spellStart"/>
      <w:r>
        <w:t>MixM</w:t>
      </w:r>
      <w:proofErr w:type="spellEnd"/>
      <w:r>
        <w:t xml:space="preserve"> the worst.</w:t>
      </w:r>
      <w:r w:rsidR="00F61077">
        <w:t xml:space="preserve"> The early-planted mixture (</w:t>
      </w:r>
      <w:proofErr w:type="spellStart"/>
      <w:r w:rsidR="00F61077">
        <w:t>MixE</w:t>
      </w:r>
      <w:proofErr w:type="spellEnd"/>
      <w:r w:rsidR="00F61077">
        <w:t xml:space="preserve">) performed well in the inversion tillage system, but poorly in the other tillage systems. The impact of residue management system on the total value was marginal in the inversion tillage system, but residue retention in the </w:t>
      </w:r>
      <w:r w:rsidR="00F508EF">
        <w:t xml:space="preserve">surface and no-till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7D227F4E" w14:textId="2578A012" w:rsidR="007348E9" w:rsidRPr="007348E9" w:rsidRDefault="007348E9" w:rsidP="0054576C">
            <w:pPr>
              <w:spacing w:line="360" w:lineRule="auto"/>
              <w:rPr>
                <w:lang w:val="da-DK"/>
              </w:rPr>
            </w:pPr>
            <w:r w:rsidRPr="007348E9">
              <w:rPr>
                <w:noProof/>
                <w:lang w:val="da-DK"/>
              </w:rPr>
              <w:lastRenderedPageBreak/>
              <w:drawing>
                <wp:inline distT="0" distB="0" distL="0" distR="0" wp14:anchorId="68215D70" wp14:editId="1249D887">
                  <wp:extent cx="5600700" cy="5600700"/>
                  <wp:effectExtent l="0" t="0" r="0" b="0"/>
                  <wp:docPr id="154278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0700" cy="5600700"/>
                          </a:xfrm>
                          <a:prstGeom prst="rect">
                            <a:avLst/>
                          </a:prstGeom>
                          <a:noFill/>
                          <a:ln>
                            <a:noFill/>
                          </a:ln>
                        </pic:spPr>
                      </pic:pic>
                    </a:graphicData>
                  </a:graphic>
                </wp:inline>
              </w:drawing>
            </w:r>
          </w:p>
        </w:tc>
      </w:tr>
      <w:tr w:rsidR="007348E9" w14:paraId="5FB38B66" w14:textId="77777777" w:rsidTr="007348E9">
        <w:tc>
          <w:tcPr>
            <w:tcW w:w="9016" w:type="dxa"/>
          </w:tcPr>
          <w:p w14:paraId="130FC98B" w14:textId="5DAE5A23" w:rsidR="007348E9" w:rsidRPr="007348E9" w:rsidRDefault="007348E9" w:rsidP="0054576C">
            <w:pPr>
              <w:spacing w:line="360" w:lineRule="auto"/>
              <w:rPr>
                <w:b/>
                <w:bCs/>
              </w:rPr>
            </w:pPr>
            <w:commentRangeStart w:id="300"/>
            <w:r w:rsidRPr="007348E9">
              <w:rPr>
                <w:b/>
                <w:bCs/>
              </w:rPr>
              <w:t>Figure 5.</w:t>
            </w:r>
            <w:commentRangeEnd w:id="300"/>
            <w:r w:rsidR="00363FBE" w:rsidRPr="007348E9">
              <w:rPr>
                <w:rStyle w:val="CommentReference"/>
                <w:b/>
                <w:bCs/>
                <w:sz w:val="24"/>
                <w:szCs w:val="24"/>
              </w:rPr>
              <w:commentReference w:id="300"/>
            </w:r>
            <w:r w:rsidRPr="007348E9">
              <w:rPr>
                <w:b/>
                <w:bCs/>
              </w:rPr>
              <w:t xml:space="preserve">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small grain residue management systems.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proofErr w:type="gramStart"/>
      <w:r w:rsidRPr="003C7F19">
        <w:rPr>
          <w:b/>
          <w:bCs/>
        </w:rPr>
        <w:t xml:space="preserve">4  </w:t>
      </w:r>
      <w:commentRangeStart w:id="301"/>
      <w:r w:rsidRPr="003C7F19">
        <w:rPr>
          <w:b/>
          <w:bCs/>
        </w:rPr>
        <w:t>DISCUSSION</w:t>
      </w:r>
      <w:commentRangeEnd w:id="301"/>
      <w:proofErr w:type="gramEnd"/>
      <w:r w:rsidR="00502AB4" w:rsidRPr="003C7F19">
        <w:rPr>
          <w:rStyle w:val="CommentReference"/>
          <w:b/>
          <w:bCs/>
          <w:sz w:val="24"/>
          <w:szCs w:val="24"/>
        </w:rPr>
        <w:commentReference w:id="301"/>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5794A8E8"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[4.28 Mg ha-1 spring barley, 4.94</w:t>
      </w:r>
      <w:ins w:id="302" w:author="Emma Sofia Randahl-Beltran" w:date="2025-12-17T17:39:00Z" w16du:dateUtc="2025-12-17T16:39:00Z">
        <w:r w:rsidR="007045F2">
          <w:t xml:space="preserve"> Mg ha-1</w:t>
        </w:r>
      </w:ins>
      <w:r w:rsidRPr="00A75203">
        <w:t xml:space="preserve">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xml:space="preserve">], but the maximum grain yields observed </w:t>
      </w:r>
      <w:r w:rsidRPr="00A75203">
        <w:lastRenderedPageBreak/>
        <w:t>each year exceeded the national averages</w:t>
      </w:r>
      <w:r w:rsidR="00737D7A">
        <w:t>, demonstrating our results are 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2B7D00A7" w14:textId="1BF4D1F3" w:rsidR="0053182E" w:rsidRPr="00A52678" w:rsidRDefault="00737D7A" w:rsidP="00045088">
      <w:pPr>
        <w:spacing w:line="360" w:lineRule="auto"/>
        <w:rPr>
          <w:b/>
          <w:bCs/>
          <w:i/>
          <w:iCs/>
        </w:rPr>
      </w:pPr>
      <w:r w:rsidRPr="00A52678">
        <w:rPr>
          <w:b/>
          <w:bCs/>
          <w:i/>
          <w:iCs/>
        </w:rPr>
        <w:t xml:space="preserve"> </w:t>
      </w:r>
      <w:r w:rsidR="005E150B" w:rsidRPr="00A52678">
        <w:rPr>
          <w:b/>
          <w:bCs/>
          <w:i/>
          <w:iCs/>
        </w:rPr>
        <w:t>4.2 Interactions between management practices</w:t>
      </w:r>
    </w:p>
    <w:p w14:paraId="1989F081" w14:textId="7E196853" w:rsidR="00E33D15" w:rsidRDefault="00E33D15" w:rsidP="00E33D15">
      <w:pPr>
        <w:spacing w:line="360" w:lineRule="auto"/>
      </w:pPr>
      <w:r>
        <w:t xml:space="preserve">Our results suggest radish cover crops, especially when planted mid-season, are a robust cover cropping system that performed well </w:t>
      </w:r>
      <w:r w:rsidR="00A52678">
        <w:t xml:space="preserve">in the majority of performance metrics </w:t>
      </w:r>
      <w:r>
        <w:t xml:space="preserve">across tillage systems, straw managements, and weather years in </w:t>
      </w:r>
      <w:r w:rsidR="0098059C">
        <w:t>a</w:t>
      </w:r>
      <w:r>
        <w:t xml:space="preserve"> </w:t>
      </w:r>
      <w:r w:rsidR="00A52678">
        <w:t>temperate oceanic</w:t>
      </w:r>
      <w:r>
        <w:t xml:space="preserve"> climate</w:t>
      </w:r>
      <w:r w:rsidR="0098059C">
        <w:t xml:space="preserve"> </w:t>
      </w:r>
      <w:r w:rsidR="0098059C">
        <w:fldChar w:fldCharType="begin"/>
      </w:r>
      <w:r w:rsidR="0098059C">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98059C">
        <w:fldChar w:fldCharType="separate"/>
      </w:r>
      <w:r w:rsidR="0098059C" w:rsidRPr="0098059C">
        <w:t>(Peel et al., 2007)</w:t>
      </w:r>
      <w:r w:rsidR="0098059C">
        <w:fldChar w:fldCharType="end"/>
      </w:r>
      <w:r>
        <w:t>. Other temperate areas in Europe have likewise found radish cover crop systems perform well in a variety of contexts</w:t>
      </w:r>
      <w:r w:rsidR="006B785A">
        <w:t xml:space="preserve"> </w:t>
      </w:r>
      <w:r w:rsidR="001479F9">
        <w:fldChar w:fldCharType="begin"/>
      </w:r>
      <w:r w:rsidR="001479F9">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rsidR="001479F9">
        <w:fldChar w:fldCharType="separate"/>
      </w:r>
      <w:r w:rsidR="001479F9" w:rsidRPr="001479F9">
        <w:t>(Elhakeem et al., 2023; Leskovšek et al., 2025)</w:t>
      </w:r>
      <w:r w:rsidR="001479F9">
        <w:fldChar w:fldCharType="end"/>
      </w:r>
      <w:r w:rsidR="006B785A">
        <w:t>. In Northern latitudes where available heat units reduce quickly following August cash crop harvests, species that establish and grow quickly such as radish likely provide more reliable performance</w:t>
      </w:r>
      <w:r w:rsidR="00F508EF">
        <w:t xml:space="preserve"> compared to slower growing grass and clover species, which may only perform well under certain conditions (CITE)</w:t>
      </w:r>
      <w:r w:rsidR="006B785A">
        <w:t xml:space="preserve">. </w:t>
      </w:r>
      <w:r>
        <w:t xml:space="preserve">     </w:t>
      </w:r>
    </w:p>
    <w:p w14:paraId="746931A3" w14:textId="0C800DF0" w:rsidR="002E4D53" w:rsidRDefault="00260E18" w:rsidP="00045088">
      <w:pPr>
        <w:spacing w:line="360" w:lineRule="auto"/>
      </w:pPr>
      <w:r>
        <w:t>While year had a strong impact on all outcomes</w:t>
      </w:r>
      <w:r w:rsidR="00E33D15">
        <w:t xml:space="preserve"> in this study</w:t>
      </w:r>
      <w:r>
        <w:t xml:space="preserve">, it interacted with management practices by amplifying or dampening effects, rather than inducing cross-over </w:t>
      </w:r>
      <w:r w:rsidR="002E4D53">
        <w:t xml:space="preserve">interactions. </w:t>
      </w:r>
      <w:commentRangeStart w:id="303"/>
      <w:r w:rsidR="002E4D53">
        <w:t xml:space="preserve">A notable exception is performance of the early-planted cover crop mixture – in one year the resulting fall biomass contained very little contribution from the planted cover crop, while in another year it contributed over half of the total </w:t>
      </w:r>
      <w:r w:rsidR="00BD0B68">
        <w:t xml:space="preserve">fall </w:t>
      </w:r>
      <w:r w:rsidR="002E4D53">
        <w:t xml:space="preserve">biomass (Figure 2). </w:t>
      </w:r>
      <w:commentRangeEnd w:id="303"/>
      <w:r w:rsidR="000E0520">
        <w:rPr>
          <w:rStyle w:val="CommentReference"/>
          <w:sz w:val="24"/>
          <w:szCs w:val="24"/>
        </w:rPr>
        <w:commentReference w:id="303"/>
      </w:r>
      <w:r w:rsidR="002E4D53">
        <w:t xml:space="preserve">However, in both cases the absolute amount of </w:t>
      </w:r>
      <w:r w:rsidR="00BD0B68">
        <w:t xml:space="preserve">cover crop </w:t>
      </w:r>
      <w:r w:rsidR="002E4D53">
        <w:t xml:space="preserve">biomass produced was still low. </w:t>
      </w:r>
    </w:p>
    <w:p w14:paraId="09AB2D1F" w14:textId="45214639" w:rsidR="00E33D15" w:rsidRDefault="00BD0B68" w:rsidP="00045088">
      <w:pPr>
        <w:spacing w:line="360" w:lineRule="auto"/>
      </w:pPr>
      <w:r>
        <w:t>The tillage system also amplified differences between cover crop treatments,</w:t>
      </w:r>
      <w:r w:rsidR="00E33D15">
        <w:t xml:space="preserve"> but in general did not change cover crop systems’ biomass and cover</w:t>
      </w:r>
      <w:r w:rsidR="00F508EF">
        <w:t>age</w:t>
      </w:r>
      <w:r w:rsidR="00E33D15">
        <w:t xml:space="preserve"> </w:t>
      </w:r>
      <w:proofErr w:type="gramStart"/>
      <w:r w:rsidR="00E33D15">
        <w:t>rankings</w:t>
      </w:r>
      <w:r w:rsidR="00F508EF">
        <w:t>,</w:t>
      </w:r>
      <w:r w:rsidR="00E33D15">
        <w:t xml:space="preserve"> and</w:t>
      </w:r>
      <w:proofErr w:type="gramEnd"/>
      <w:r w:rsidR="00E33D15">
        <w:t xml:space="preserve"> had </w:t>
      </w:r>
      <w:r w:rsidR="00F508EF">
        <w:t xml:space="preserve">only minor </w:t>
      </w:r>
      <w:r w:rsidR="00E33D15">
        <w:t>impacts on fall communities compared to the cover crop treatment.</w:t>
      </w:r>
    </w:p>
    <w:p w14:paraId="6FEFBC32" w14:textId="03A5C25D" w:rsidR="00260E18" w:rsidRDefault="00260E18" w:rsidP="00045088">
      <w:pPr>
        <w:spacing w:line="360" w:lineRule="auto"/>
      </w:pPr>
      <w:r>
        <w:t>Of the management practices investigated, s</w:t>
      </w:r>
      <w:r w:rsidR="005E150B">
        <w:t xml:space="preserve">traw </w:t>
      </w:r>
      <w:r>
        <w:t>management (</w:t>
      </w:r>
      <w:r w:rsidR="005E150B">
        <w:t>retention</w:t>
      </w:r>
      <w:r>
        <w:t xml:space="preserve"> or </w:t>
      </w:r>
      <w:r w:rsidR="005E150B">
        <w:t>removal</w:t>
      </w:r>
      <w:r>
        <w:t>)</w:t>
      </w:r>
      <w:r w:rsidR="005E150B">
        <w:t xml:space="preserve"> had </w:t>
      </w:r>
      <w:r>
        <w:t xml:space="preserve">the weakest </w:t>
      </w:r>
      <w:r w:rsidR="005E150B">
        <w:t xml:space="preserve">impacts on the </w:t>
      </w:r>
      <w:r>
        <w:t>outcomes</w:t>
      </w:r>
      <w:r w:rsidR="005E150B">
        <w:t xml:space="preserve"> evaluated in this study. This could be due to the incomplete removal of straw using a two-pass system wherein the </w:t>
      </w:r>
      <w:r>
        <w:t>straw is removed after grain has been harvested, resulting in around 60% of the straw being removed (CITE). A layer of straw mulch is therefore present in both systems,</w:t>
      </w:r>
      <w:r w:rsidR="009A203A">
        <w:t xml:space="preserve"> and </w:t>
      </w:r>
      <w:r w:rsidR="00A82D15">
        <w:t>the impact of the layer thickness may only manifest under certain environmental conditions</w:t>
      </w:r>
      <w:r>
        <w:t xml:space="preserve">. </w:t>
      </w:r>
    </w:p>
    <w:p w14:paraId="722498FE" w14:textId="0092D2CE" w:rsidR="00737D7A" w:rsidRPr="00602609" w:rsidRDefault="005E150B" w:rsidP="00045088">
      <w:pPr>
        <w:spacing w:line="360" w:lineRule="auto"/>
        <w:rPr>
          <w:lang w:val="da-DK"/>
        </w:rPr>
      </w:pPr>
      <w:r>
        <w:t xml:space="preserve">In our study the cover crop mixtures performed poorly in </w:t>
      </w:r>
      <w:proofErr w:type="gramStart"/>
      <w:r>
        <w:t>the majority of</w:t>
      </w:r>
      <w:proofErr w:type="gramEnd"/>
      <w:r>
        <w:t xml:space="preserve"> performance metrics employed. </w:t>
      </w:r>
      <w:r w:rsidR="00A82D15">
        <w:t xml:space="preserve">This adds to </w:t>
      </w:r>
      <w:r w:rsidR="00737D7A">
        <w:t xml:space="preserve">a growing body of research suggesting the use of cover crop mixes must be carefully </w:t>
      </w:r>
      <w:r>
        <w:t xml:space="preserve">and thoughtfully </w:t>
      </w:r>
      <w:r w:rsidR="00737D7A">
        <w:t>implemented</w:t>
      </w:r>
      <w:r>
        <w:t>, and the goals for the use of the mixes must be clearly articulated</w:t>
      </w:r>
      <w:r w:rsidR="00A82D15">
        <w:t xml:space="preserve">, as desirable outcomes are not guaranteed through diversity alone </w:t>
      </w:r>
      <w:r w:rsidR="00A82D15">
        <w:lastRenderedPageBreak/>
        <w:fldChar w:fldCharType="begin"/>
      </w:r>
      <w:r w:rsidR="00602609">
        <w:instrText xml:space="preserve"> ADDIN ZOTERO_ITEM CSL_CITATION {"citationID":"CwHy9nyI","properties":{"formattedCitation":"(Florence &amp; McGuire, 2020; MacLaren et al., 2019; McKenzie-Gopsill et al., 2022; Smith et al., 2020)","plainCitation":"(Florence &amp; McGuire, 2020; MacLaren et al., 2019; McKenzie-Gopsill et al., 2022;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602609" w:rsidRPr="0060260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A82D15">
        <w:fldChar w:fldCharType="separate"/>
      </w:r>
      <w:r w:rsidR="00602609" w:rsidRPr="00602609">
        <w:rPr>
          <w:lang w:val="da-DK"/>
        </w:rPr>
        <w:t>(Florence &amp; McGuire, 2020; MacLaren et al., 2019; McKenzie-Gopsill et al., 2022; Smith et al., 2020)</w:t>
      </w:r>
      <w:r w:rsidR="00A82D15">
        <w:fldChar w:fldCharType="end"/>
      </w:r>
      <w:r w:rsidRPr="00602609">
        <w:rPr>
          <w:lang w:val="da-DK"/>
        </w:rPr>
        <w:t xml:space="preserve">.  </w:t>
      </w:r>
      <w:r w:rsidR="00737D7A" w:rsidRPr="00602609">
        <w:rPr>
          <w:lang w:val="da-DK"/>
        </w:rPr>
        <w:t xml:space="preserve"> </w:t>
      </w:r>
    </w:p>
    <w:p w14:paraId="055086BC" w14:textId="77777777" w:rsidR="000347C5" w:rsidRPr="00602609" w:rsidRDefault="000347C5" w:rsidP="00045088">
      <w:pPr>
        <w:spacing w:line="360" w:lineRule="auto"/>
        <w:rPr>
          <w:lang w:val="da-DK"/>
        </w:rPr>
      </w:pP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2EA51ED1" w:rsidR="009A203A" w:rsidRDefault="009A203A" w:rsidP="009A203A">
      <w:pPr>
        <w:spacing w:line="360" w:lineRule="auto"/>
      </w:pPr>
      <w:r>
        <w:t xml:space="preserve">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w:t>
      </w:r>
      <w:proofErr w:type="gramStart"/>
      <w:r>
        <w:t>production</w:t>
      </w:r>
      <w:r w:rsidR="00602609">
        <w:t xml:space="preserve"> </w:t>
      </w:r>
      <w:r>
        <w:t xml:space="preserve"> (</w:t>
      </w:r>
      <w:proofErr w:type="gramEnd"/>
      <w:r>
        <w:t xml:space="preserve">CITE). Our results show that in addition to supporting higher biomass production that effectively competes with other vegetation </w:t>
      </w:r>
      <w:r>
        <w:fldChar w:fldCharType="begin"/>
      </w:r>
      <w:r>
        <w:instrText xml:space="preserve"> ADDIN ZOTERO_ITEM CSL_CITATION {"citationID":"TsnxnQay","properties":{"formattedCitation":"(Lawley et al., 2012)","plainCitation":"(Lawley et al., 2012)","noteIndex":0},"citationItems":[{"id":2223,"uris":["http://zotero.org/users/3599437/items/YBXMEIRX"],"itemData":{"id":2223,"type":"article-journal","abstract":"Little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Pr="00CA273C">
        <w:t>(Lawley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the communities were </w:t>
      </w:r>
      <w:commentRangeStart w:id="304"/>
      <w:r>
        <w:t>less even</w:t>
      </w:r>
      <w:commentRangeEnd w:id="304"/>
      <w:r w:rsidR="000B77A2">
        <w:rPr>
          <w:rStyle w:val="CommentReference"/>
          <w:sz w:val="24"/>
          <w:szCs w:val="24"/>
        </w:rPr>
        <w:commentReference w:id="304"/>
      </w:r>
      <w:r>
        <w:t xml:space="preserve"> than the radish treatments; the contributions of species to soil cover </w:t>
      </w:r>
      <w:proofErr w:type="gramStart"/>
      <w:r>
        <w:t>was</w:t>
      </w:r>
      <w:proofErr w:type="gramEnd"/>
      <w:r>
        <w:t xml:space="preserve">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truly evaluate this hypothesis. Additionally, the potential for radish </w:t>
      </w:r>
      <w:proofErr w:type="gramStart"/>
      <w:r>
        <w:t>cover</w:t>
      </w:r>
      <w:proofErr w:type="gramEnd"/>
      <w:r>
        <w:t xml:space="preserve"> crops to provide winter bridges for disease and insect pest propagation requires consideration. </w:t>
      </w:r>
    </w:p>
    <w:p w14:paraId="6B271877" w14:textId="77777777" w:rsidR="000347C5" w:rsidRPr="00045088" w:rsidRDefault="000347C5" w:rsidP="00045088">
      <w:pPr>
        <w:spacing w:line="360" w:lineRule="auto"/>
      </w:pP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proofErr w:type="gramStart"/>
      <w:r w:rsidRPr="003C7F19">
        <w:rPr>
          <w:b/>
          <w:bCs/>
        </w:rPr>
        <w:t>5  CONCLUSIONS</w:t>
      </w:r>
      <w:proofErr w:type="gramEnd"/>
    </w:p>
    <w:p w14:paraId="2223803F" w14:textId="2224DE71" w:rsidR="00D00706" w:rsidRDefault="00494819" w:rsidP="00045088">
      <w:pPr>
        <w:spacing w:line="360" w:lineRule="auto"/>
      </w:pPr>
      <w:r>
        <w:t>Will write after getting everyone’s edits…</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7E8A4D3B" w:rsidR="00045088" w:rsidRPr="00045088" w:rsidRDefault="00045088" w:rsidP="00045088">
      <w:pPr>
        <w:spacing w:line="360" w:lineRule="auto"/>
      </w:pPr>
      <w:commentRangeStart w:id="305"/>
      <w:r w:rsidRPr="00045088">
        <w:lastRenderedPageBreak/>
        <w:t xml:space="preserve">The study formed part of the EU Project </w:t>
      </w:r>
      <w:r w:rsidR="0040336B">
        <w:t xml:space="preserve">XXX </w:t>
      </w:r>
      <w:r w:rsidRPr="00045088">
        <w:t xml:space="preserve">led by </w:t>
      </w:r>
      <w:r w:rsidR="0040336B">
        <w:t>XX</w:t>
      </w:r>
      <w:r w:rsidRPr="00045088">
        <w:t xml:space="preserve"> of </w:t>
      </w:r>
      <w:r w:rsidR="0040336B">
        <w:t>XX</w:t>
      </w:r>
      <w:r w:rsidRPr="00045088">
        <w:t xml:space="preserve"> University.</w:t>
      </w:r>
      <w:r w:rsidR="0040336B">
        <w:t xml:space="preserve"> The authors acknowledge the contributions of Eugene Driessen, Karen XX, XXX who collected all data presented and whose field and laboratory expertise contributed significantly to this work. </w:t>
      </w:r>
      <w:commentRangeEnd w:id="305"/>
      <w:r w:rsidR="00602609" w:rsidRPr="00045088">
        <w:rPr>
          <w:rStyle w:val="CommentReference"/>
          <w:sz w:val="24"/>
          <w:szCs w:val="24"/>
        </w:rPr>
        <w:commentReference w:id="305"/>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3366C5FA" w14:textId="77777777" w:rsidR="00602609" w:rsidRPr="00602609" w:rsidRDefault="00602609" w:rsidP="00602609">
      <w:pPr>
        <w:pStyle w:val="Bibliography"/>
      </w:pPr>
      <w:r>
        <w:rPr>
          <w:b/>
          <w:bCs/>
        </w:rPr>
        <w:fldChar w:fldCharType="begin"/>
      </w:r>
      <w:r>
        <w:rPr>
          <w:b/>
          <w:bCs/>
        </w:rPr>
        <w:instrText xml:space="preserve"> ADDIN ZOTERO_BIBL {"uncited":[],"omitted":[],"custom":[]} CSL_BIBLIOGRAPHY </w:instrText>
      </w:r>
      <w:r>
        <w:rPr>
          <w:b/>
          <w:bCs/>
        </w:rPr>
        <w:fldChar w:fldCharType="separate"/>
      </w:r>
      <w:r w:rsidRPr="00602609">
        <w:t xml:space="preserve">Adeux, G., Cordeau, S., Antichi, D., Carlesi, S., Mazzoncini, M., Munier-Jolain, N., &amp; Bàrberi, P. (2021). Cover crops promote crop productivity but do not enhance weed management in tillage-based cropping systems. </w:t>
      </w:r>
      <w:r w:rsidRPr="00602609">
        <w:rPr>
          <w:i/>
          <w:iCs/>
        </w:rPr>
        <w:t>European Journal of Agronomy</w:t>
      </w:r>
      <w:r w:rsidRPr="00602609">
        <w:t xml:space="preserve">, </w:t>
      </w:r>
      <w:r w:rsidRPr="00602609">
        <w:rPr>
          <w:i/>
          <w:iCs/>
        </w:rPr>
        <w:t>123</w:t>
      </w:r>
      <w:r w:rsidRPr="00602609">
        <w:t>, 126221. https://doi.org/10.1016/j.eja.2020.126221</w:t>
      </w:r>
    </w:p>
    <w:p w14:paraId="08C5D706" w14:textId="77777777" w:rsidR="00602609" w:rsidRPr="00602609" w:rsidRDefault="00602609" w:rsidP="00602609">
      <w:pPr>
        <w:pStyle w:val="Bibliography"/>
      </w:pPr>
      <w:r w:rsidRPr="00602609">
        <w:t xml:space="preserve">Adeux, G., Rodriguez, A., Penato, C., Antichi, D., Carlesi, S., Sbrana, M., Bàrberi, P., &amp; Cordeau, S. (2023). Long-term cover cropping in tillage-based systems filters weed community phenology: A seedbank analysis. </w:t>
      </w:r>
      <w:r w:rsidRPr="00602609">
        <w:rPr>
          <w:i/>
          <w:iCs/>
        </w:rPr>
        <w:t>Field Crops Research</w:t>
      </w:r>
      <w:r w:rsidRPr="00602609">
        <w:t xml:space="preserve">, </w:t>
      </w:r>
      <w:r w:rsidRPr="00602609">
        <w:rPr>
          <w:i/>
          <w:iCs/>
        </w:rPr>
        <w:t>291</w:t>
      </w:r>
      <w:r w:rsidRPr="00602609">
        <w:t>, 108769. https://doi.org/10.1016/j.fcr.2022.108769</w:t>
      </w:r>
    </w:p>
    <w:p w14:paraId="28D6B46F" w14:textId="77777777" w:rsidR="00602609" w:rsidRPr="00602609" w:rsidRDefault="00602609" w:rsidP="00602609">
      <w:pPr>
        <w:pStyle w:val="Bibliography"/>
      </w:pPr>
      <w:r w:rsidRPr="00602609">
        <w:t xml:space="preserve">Balfour, N. J., &amp; Ratnieks, F. L. W. (2022). The disproportionate value of ‘weeds’ to pollinators and biodiversity. </w:t>
      </w:r>
      <w:r w:rsidRPr="00602609">
        <w:rPr>
          <w:i/>
          <w:iCs/>
        </w:rPr>
        <w:t>Journal of Applied Ecology</w:t>
      </w:r>
      <w:r w:rsidRPr="00602609">
        <w:t xml:space="preserve">, </w:t>
      </w:r>
      <w:r w:rsidRPr="00602609">
        <w:rPr>
          <w:i/>
          <w:iCs/>
        </w:rPr>
        <w:t>59</w:t>
      </w:r>
      <w:r w:rsidRPr="00602609">
        <w:t>(5), 1209–1218. https://doi.org/10.1111/1365-2664.14132</w:t>
      </w:r>
    </w:p>
    <w:p w14:paraId="4FD4C317" w14:textId="77777777" w:rsidR="00602609" w:rsidRPr="00602609" w:rsidRDefault="00602609" w:rsidP="00602609">
      <w:pPr>
        <w:pStyle w:val="Bibliography"/>
      </w:pPr>
      <w:r w:rsidRPr="00602609">
        <w:t xml:space="preserve">Bates, D., Mächler, M., Bolker, B., &amp; Walker, S. (2015). Fitting Linear Mixed-Effects Models Using lme4. </w:t>
      </w:r>
      <w:r w:rsidRPr="00602609">
        <w:rPr>
          <w:i/>
          <w:iCs/>
        </w:rPr>
        <w:t>Journal of Statistical Software</w:t>
      </w:r>
      <w:r w:rsidRPr="00602609">
        <w:t xml:space="preserve">, </w:t>
      </w:r>
      <w:r w:rsidRPr="00602609">
        <w:rPr>
          <w:i/>
          <w:iCs/>
        </w:rPr>
        <w:t>67</w:t>
      </w:r>
      <w:r w:rsidRPr="00602609">
        <w:t>(1), 1–48. https://doi.org/10.18637/jss.v067.i01</w:t>
      </w:r>
    </w:p>
    <w:p w14:paraId="304D2F1C" w14:textId="77777777" w:rsidR="00602609" w:rsidRPr="00602609" w:rsidRDefault="00602609" w:rsidP="00602609">
      <w:pPr>
        <w:pStyle w:val="Bibliography"/>
      </w:pPr>
      <w:r w:rsidRPr="00602609">
        <w:t xml:space="preserve">Bensch, J., de Mol, F., Gerowitt, B., &amp; Zhang, H. (2025). Integrating Biodiversity Benefits of Weeds into the Economic Threshold Concept. </w:t>
      </w:r>
      <w:r w:rsidRPr="00602609">
        <w:rPr>
          <w:i/>
          <w:iCs/>
        </w:rPr>
        <w:t>Journal of Crop Health</w:t>
      </w:r>
      <w:r w:rsidRPr="00602609">
        <w:t xml:space="preserve">, </w:t>
      </w:r>
      <w:r w:rsidRPr="00602609">
        <w:rPr>
          <w:i/>
          <w:iCs/>
        </w:rPr>
        <w:t>77</w:t>
      </w:r>
      <w:r w:rsidRPr="00602609">
        <w:t>(3), 96. https://doi.org/10.1007/s10343-025-01165-1</w:t>
      </w:r>
    </w:p>
    <w:p w14:paraId="1C151247" w14:textId="77777777" w:rsidR="00602609" w:rsidRPr="00602609" w:rsidRDefault="00602609" w:rsidP="00602609">
      <w:pPr>
        <w:pStyle w:val="Bibliography"/>
      </w:pPr>
      <w:r w:rsidRPr="00602609">
        <w:lastRenderedPageBreak/>
        <w:t xml:space="preserve">Blaix, C., Moonen, A. C., Dostatny, D. F., Izquierdo, J., Le Corff, J., Morrison, J., Von Redwitz, C., Schumacher, M., &amp; Westerman, P. R. (2018). Quantification of regulating ecosystem services provided by weeds in annual cropping systems using a systematic map approach. </w:t>
      </w:r>
      <w:r w:rsidRPr="00602609">
        <w:rPr>
          <w:i/>
          <w:iCs/>
        </w:rPr>
        <w:t>Weed Research</w:t>
      </w:r>
      <w:r w:rsidRPr="00602609">
        <w:t xml:space="preserve">, </w:t>
      </w:r>
      <w:r w:rsidRPr="00602609">
        <w:rPr>
          <w:i/>
          <w:iCs/>
        </w:rPr>
        <w:t>58</w:t>
      </w:r>
      <w:r w:rsidRPr="00602609">
        <w:t>(3), 151–164. https://doi.org/10.1111/wre.12303</w:t>
      </w:r>
    </w:p>
    <w:p w14:paraId="6F6ADDBF" w14:textId="77777777" w:rsidR="00602609" w:rsidRPr="00602609" w:rsidRDefault="00602609" w:rsidP="00602609">
      <w:pPr>
        <w:pStyle w:val="Bibliography"/>
      </w:pPr>
      <w:r w:rsidRPr="00602609">
        <w:t xml:space="preserve">Bozdogan, H. (1987). Model Selection and Akaike’s Information Criterion (AIC): The General Theory and its Analytical Extensions. </w:t>
      </w:r>
      <w:r w:rsidRPr="00602609">
        <w:rPr>
          <w:i/>
          <w:iCs/>
        </w:rPr>
        <w:t>Psychometrika</w:t>
      </w:r>
      <w:r w:rsidRPr="00602609">
        <w:t xml:space="preserve">, </w:t>
      </w:r>
      <w:r w:rsidRPr="00602609">
        <w:rPr>
          <w:i/>
          <w:iCs/>
        </w:rPr>
        <w:t>52</w:t>
      </w:r>
      <w:r w:rsidRPr="00602609">
        <w:t>(3), 345–370. https://doi.org/10.1007/BF02294361</w:t>
      </w:r>
    </w:p>
    <w:p w14:paraId="71C9CBD0" w14:textId="77777777" w:rsidR="00602609" w:rsidRPr="00602609" w:rsidRDefault="00602609" w:rsidP="00602609">
      <w:pPr>
        <w:pStyle w:val="Bibliography"/>
      </w:pPr>
      <w:r w:rsidRPr="00602609">
        <w:t xml:space="preserve">Brooks, M. E., Kristensen, K., Benthem, K. J. van, Magnusson, A., Berg, C. W., Nielsen, A., Skaug, H. J., Maechler, M., &amp; Bolker, B. M. (2017). glmmTMB Balances Speed and Flexibility Among Packages for Zero-inflated Generalized Linear Mixed Modeling. </w:t>
      </w:r>
      <w:r w:rsidRPr="00602609">
        <w:rPr>
          <w:i/>
          <w:iCs/>
        </w:rPr>
        <w:t>The R Journal</w:t>
      </w:r>
      <w:r w:rsidRPr="00602609">
        <w:t xml:space="preserve">, </w:t>
      </w:r>
      <w:r w:rsidRPr="00602609">
        <w:rPr>
          <w:i/>
          <w:iCs/>
        </w:rPr>
        <w:t>9</w:t>
      </w:r>
      <w:r w:rsidRPr="00602609">
        <w:t>(2), 378–400. https://doi.org/10.32614/RJ-2017-066</w:t>
      </w:r>
    </w:p>
    <w:p w14:paraId="659CEC43" w14:textId="77777777" w:rsidR="00602609" w:rsidRPr="00602609" w:rsidRDefault="00602609" w:rsidP="00602609">
      <w:pPr>
        <w:pStyle w:val="Bibliography"/>
      </w:pPr>
      <w:r w:rsidRPr="00602609">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sidRPr="00602609">
        <w:rPr>
          <w:i/>
          <w:iCs/>
        </w:rPr>
        <w:t>PLOS ONE</w:t>
      </w:r>
      <w:r w:rsidRPr="00602609">
        <w:t xml:space="preserve">, </w:t>
      </w:r>
      <w:r w:rsidRPr="00602609">
        <w:rPr>
          <w:i/>
          <w:iCs/>
        </w:rPr>
        <w:t>11</w:t>
      </w:r>
      <w:r w:rsidRPr="00602609">
        <w:t>(3), e0151595. https://doi.org/10.1371/journal.pone.0151595</w:t>
      </w:r>
    </w:p>
    <w:p w14:paraId="5020B05D" w14:textId="77777777" w:rsidR="00602609" w:rsidRPr="00602609" w:rsidRDefault="00602609" w:rsidP="00602609">
      <w:pPr>
        <w:pStyle w:val="Bibliography"/>
      </w:pPr>
      <w:r w:rsidRPr="00602609">
        <w:t xml:space="preserve">Ceballos, G., Ehrlich, P. R., &amp; Dirzo, R. (2017). Biological annihilation via the ongoing sixth mass extinction signaled by vertebrate population losses and declines. </w:t>
      </w:r>
      <w:r w:rsidRPr="00602609">
        <w:rPr>
          <w:i/>
          <w:iCs/>
        </w:rPr>
        <w:t>Proceedings of the National Academy of Sciences</w:t>
      </w:r>
      <w:r w:rsidRPr="00602609">
        <w:t xml:space="preserve">, </w:t>
      </w:r>
      <w:r w:rsidRPr="00602609">
        <w:rPr>
          <w:i/>
          <w:iCs/>
        </w:rPr>
        <w:t>114</w:t>
      </w:r>
      <w:r w:rsidRPr="00602609">
        <w:t>(30), E6089–E6096. https://doi.org/10.1073/pnas.1704949114</w:t>
      </w:r>
    </w:p>
    <w:p w14:paraId="111ABA74" w14:textId="77777777" w:rsidR="00602609" w:rsidRPr="00602609" w:rsidRDefault="00602609" w:rsidP="00602609">
      <w:pPr>
        <w:pStyle w:val="Bibliography"/>
      </w:pPr>
      <w:r w:rsidRPr="00602609">
        <w:t xml:space="preserve">Dirzo, R., Young, H. S., Galetti, M., Ceballos, G., Isaac, N. J. B., &amp; Collen, B. (2014). Defaunation in the Anthropocene. </w:t>
      </w:r>
      <w:r w:rsidRPr="00602609">
        <w:rPr>
          <w:i/>
          <w:iCs/>
        </w:rPr>
        <w:t>Science</w:t>
      </w:r>
      <w:r w:rsidRPr="00602609">
        <w:t xml:space="preserve">, </w:t>
      </w:r>
      <w:r w:rsidRPr="00602609">
        <w:rPr>
          <w:i/>
          <w:iCs/>
        </w:rPr>
        <w:t>345</w:t>
      </w:r>
      <w:r w:rsidRPr="00602609">
        <w:t>(6195), 401–406. https://doi.org/10.1126/science.1251817</w:t>
      </w:r>
    </w:p>
    <w:p w14:paraId="496F9F60" w14:textId="77777777" w:rsidR="00602609" w:rsidRPr="00602609" w:rsidRDefault="00602609" w:rsidP="00602609">
      <w:pPr>
        <w:pStyle w:val="Bibliography"/>
      </w:pPr>
      <w:r w:rsidRPr="00602609">
        <w:lastRenderedPageBreak/>
        <w:t xml:space="preserve">Elhakeem, A., Porre, R. J., Hoffland, E., Van Dam, J. C., Drost, S. M., &amp; De Deyn, G. B. (2023). Radish-based cover crop mixtures mitigate leaching and increase availability of nitrogen to the cash crop. </w:t>
      </w:r>
      <w:r w:rsidRPr="00602609">
        <w:rPr>
          <w:i/>
          <w:iCs/>
        </w:rPr>
        <w:t>Field Crops Research</w:t>
      </w:r>
      <w:r w:rsidRPr="00602609">
        <w:t xml:space="preserve">, </w:t>
      </w:r>
      <w:r w:rsidRPr="00602609">
        <w:rPr>
          <w:i/>
          <w:iCs/>
        </w:rPr>
        <w:t>292</w:t>
      </w:r>
      <w:r w:rsidRPr="00602609">
        <w:t>, 108803. https://doi.org/10.1016/j.fcr.2022.108803</w:t>
      </w:r>
    </w:p>
    <w:p w14:paraId="5A41F84B" w14:textId="77777777" w:rsidR="00602609" w:rsidRPr="00602609" w:rsidRDefault="00602609" w:rsidP="00602609">
      <w:pPr>
        <w:pStyle w:val="Bibliography"/>
      </w:pPr>
      <w:r w:rsidRPr="00602609">
        <w:t xml:space="preserve">Esposito, M., Westbrook, A. S., Maggio, A., Cirillo, V., &amp; DiTommaso, A. (2023). Neutral weed communities: The intersection between crop productivity, biodiversity, and weed ecosystem services. </w:t>
      </w:r>
      <w:r w:rsidRPr="00602609">
        <w:rPr>
          <w:i/>
          <w:iCs/>
        </w:rPr>
        <w:t>Weed Science</w:t>
      </w:r>
      <w:r w:rsidRPr="00602609">
        <w:t xml:space="preserve">, </w:t>
      </w:r>
      <w:r w:rsidRPr="00602609">
        <w:rPr>
          <w:i/>
          <w:iCs/>
        </w:rPr>
        <w:t>71</w:t>
      </w:r>
      <w:r w:rsidRPr="00602609">
        <w:t>(4), 301–311. https://doi.org/10.1017/wsc.2023.27</w:t>
      </w:r>
    </w:p>
    <w:p w14:paraId="2FDF4DF5" w14:textId="77777777" w:rsidR="00602609" w:rsidRPr="00602609" w:rsidRDefault="00602609" w:rsidP="00602609">
      <w:pPr>
        <w:pStyle w:val="Bibliography"/>
      </w:pPr>
      <w:r w:rsidRPr="00602609">
        <w:t xml:space="preserve">Fanfarillo, E., &amp; Kasperski, A. (2021). An index of ecological value for European arable plant communities. </w:t>
      </w:r>
      <w:r w:rsidRPr="00602609">
        <w:rPr>
          <w:i/>
          <w:iCs/>
        </w:rPr>
        <w:t>Biodiversity and Conservation</w:t>
      </w:r>
      <w:r w:rsidRPr="00602609">
        <w:t xml:space="preserve">, </w:t>
      </w:r>
      <w:r w:rsidRPr="00602609">
        <w:rPr>
          <w:i/>
          <w:iCs/>
        </w:rPr>
        <w:t>30</w:t>
      </w:r>
      <w:r w:rsidRPr="00602609">
        <w:t>(7), 2145–2164. https://doi.org/10.1007/s10531-021-02191-x</w:t>
      </w:r>
    </w:p>
    <w:p w14:paraId="24BE7B62" w14:textId="77777777" w:rsidR="00602609" w:rsidRPr="00602609" w:rsidRDefault="00602609" w:rsidP="00602609">
      <w:pPr>
        <w:pStyle w:val="Bibliography"/>
      </w:pPr>
      <w:r w:rsidRPr="00602609">
        <w:t xml:space="preserve">FAO. (2023). </w:t>
      </w:r>
      <w:r w:rsidRPr="00602609">
        <w:rPr>
          <w:i/>
          <w:iCs/>
        </w:rPr>
        <w:t>Crop and Livestock Products</w:t>
      </w:r>
      <w:r w:rsidRPr="00602609">
        <w:t xml:space="preserve"> [Dataset]. Food and Agriculture Organization of the United Nations. https://www.fao.org/faostat/en/#data/QCL</w:t>
      </w:r>
    </w:p>
    <w:p w14:paraId="3A902E1A" w14:textId="77777777" w:rsidR="00602609" w:rsidRPr="00602609" w:rsidRDefault="00602609" w:rsidP="00602609">
      <w:pPr>
        <w:pStyle w:val="Bibliography"/>
      </w:pPr>
      <w:r w:rsidRPr="00602609">
        <w:t xml:space="preserve">Florence, A. M., &amp; McGuire, A. M. (2020). Do diverse cover crop mixtures perform better than monocultures? A systematic review. </w:t>
      </w:r>
      <w:r w:rsidRPr="00602609">
        <w:rPr>
          <w:i/>
          <w:iCs/>
        </w:rPr>
        <w:t>Agronomy Journal</w:t>
      </w:r>
      <w:r w:rsidRPr="00602609">
        <w:t xml:space="preserve">, </w:t>
      </w:r>
      <w:r w:rsidRPr="00602609">
        <w:rPr>
          <w:i/>
          <w:iCs/>
        </w:rPr>
        <w:t>112</w:t>
      </w:r>
      <w:r w:rsidRPr="00602609">
        <w:t>(5), 3513–3534. https://doi.org/10.1002/agj2.20340</w:t>
      </w:r>
    </w:p>
    <w:p w14:paraId="48456A92" w14:textId="77777777" w:rsidR="00602609" w:rsidRPr="00602609" w:rsidRDefault="00602609" w:rsidP="00602609">
      <w:pPr>
        <w:pStyle w:val="Bibliography"/>
      </w:pPr>
      <w:r w:rsidRPr="00602609">
        <w:t xml:space="preserve">Gaba, S., Cheviron, N., Perrot, T., Piutti, S., Gautier, J.-L., &amp; Bretagnolle, V. (2020). Weeds Enhance Multifunctionality in Arable Lands in South-West of France. </w:t>
      </w:r>
      <w:r w:rsidRPr="00602609">
        <w:rPr>
          <w:i/>
          <w:iCs/>
        </w:rPr>
        <w:t>Frontiers in Sustainable Food Systems</w:t>
      </w:r>
      <w:r w:rsidRPr="00602609">
        <w:t xml:space="preserve">, </w:t>
      </w:r>
      <w:r w:rsidRPr="00602609">
        <w:rPr>
          <w:i/>
          <w:iCs/>
        </w:rPr>
        <w:t>4</w:t>
      </w:r>
      <w:r w:rsidRPr="00602609">
        <w:t>. https://doi.org/10.3389/fsufs.2020.00071</w:t>
      </w:r>
    </w:p>
    <w:p w14:paraId="2A1635B0" w14:textId="77777777" w:rsidR="00602609" w:rsidRPr="00602609" w:rsidRDefault="00602609" w:rsidP="00602609">
      <w:pPr>
        <w:pStyle w:val="Bibliography"/>
      </w:pPr>
      <w:r w:rsidRPr="00602609">
        <w:t xml:space="preserve">Gómez-Muñoz, B., Jensen, L. S., Munkholm, L., Olesen, J. E., Møller Hansen, E., &amp; Bruun, S. (2021). Long-term effect of tillage and straw retention in conservation agriculture systems on soil carbon storage. </w:t>
      </w:r>
      <w:r w:rsidRPr="00602609">
        <w:rPr>
          <w:i/>
          <w:iCs/>
        </w:rPr>
        <w:t>Soil Science Society of America Journal</w:t>
      </w:r>
      <w:r w:rsidRPr="00602609">
        <w:t xml:space="preserve">, </w:t>
      </w:r>
      <w:r w:rsidRPr="00602609">
        <w:rPr>
          <w:i/>
          <w:iCs/>
        </w:rPr>
        <w:t>85</w:t>
      </w:r>
      <w:r w:rsidRPr="00602609">
        <w:t>(5), 1465–1478. https://doi.org/10.1002/saj2.20312</w:t>
      </w:r>
    </w:p>
    <w:p w14:paraId="311661D4" w14:textId="77777777" w:rsidR="00602609" w:rsidRPr="00602609" w:rsidRDefault="00602609" w:rsidP="00602609">
      <w:pPr>
        <w:pStyle w:val="Bibliography"/>
      </w:pPr>
      <w:r w:rsidRPr="00602609">
        <w:t xml:space="preserve">Henle, K., Alard, D., Clitherow, J., Cobb, P., Firbank, L., Kull, T., McCracken, D., Moritz, R. F. A., Niemelä, J., Rebane, M., Wascher, D., Watt, A., &amp; Young, J. (2008). </w:t>
      </w:r>
      <w:r w:rsidRPr="00602609">
        <w:lastRenderedPageBreak/>
        <w:t xml:space="preserve">Identifying and managing the conflicts between agriculture and biodiversity conservation in Europe–A review. </w:t>
      </w:r>
      <w:r w:rsidRPr="00602609">
        <w:rPr>
          <w:i/>
          <w:iCs/>
        </w:rPr>
        <w:t>Agriculture, Ecosystems &amp; Environment</w:t>
      </w:r>
      <w:r w:rsidRPr="00602609">
        <w:t xml:space="preserve">, </w:t>
      </w:r>
      <w:r w:rsidRPr="00602609">
        <w:rPr>
          <w:i/>
          <w:iCs/>
        </w:rPr>
        <w:t>124</w:t>
      </w:r>
      <w:r w:rsidRPr="00602609">
        <w:t>(1), 60–71. https://doi.org/10.1016/j.agee.2007.09.005</w:t>
      </w:r>
    </w:p>
    <w:p w14:paraId="42B3C108" w14:textId="77777777" w:rsidR="00602609" w:rsidRPr="00602609" w:rsidRDefault="00602609" w:rsidP="00602609">
      <w:pPr>
        <w:pStyle w:val="Bibliography"/>
      </w:pPr>
      <w:r w:rsidRPr="00602609">
        <w:t xml:space="preserve">Jian, J., Du, X., Reiter, M. S., &amp; Stewart, R. D. (2020). A meta-analysis of global cropland soil carbon changes due to cover cropping. </w:t>
      </w:r>
      <w:r w:rsidRPr="00602609">
        <w:rPr>
          <w:i/>
          <w:iCs/>
        </w:rPr>
        <w:t>Soil Biology and Biochemistry</w:t>
      </w:r>
      <w:r w:rsidRPr="00602609">
        <w:t xml:space="preserve">, </w:t>
      </w:r>
      <w:r w:rsidRPr="00602609">
        <w:rPr>
          <w:i/>
          <w:iCs/>
        </w:rPr>
        <w:t>143</w:t>
      </w:r>
      <w:r w:rsidRPr="00602609">
        <w:t>, 107735. https://doi.org/10.1016/j.soilbio.2020.107735</w:t>
      </w:r>
    </w:p>
    <w:p w14:paraId="05012088" w14:textId="77777777" w:rsidR="00602609" w:rsidRPr="00602609" w:rsidRDefault="00602609" w:rsidP="00602609">
      <w:pPr>
        <w:pStyle w:val="Bibliography"/>
      </w:pPr>
      <w:r w:rsidRPr="00602609">
        <w:t xml:space="preserve">Labeyrie, V., Antona, M., Baudry, J., Bazile, D., Bodin, Ö., Caillon, S., Leclerc, C., Le Page, C., Louafi, S., Mariel, J., Massol, F., &amp; Thomas, M. (2021). Networking agrobiodiversity management to foster biodiversity-based agriculture. A review. </w:t>
      </w:r>
      <w:r w:rsidRPr="00602609">
        <w:rPr>
          <w:i/>
          <w:iCs/>
        </w:rPr>
        <w:t>Agronomy for Sustainable Development</w:t>
      </w:r>
      <w:r w:rsidRPr="00602609">
        <w:t xml:space="preserve">, </w:t>
      </w:r>
      <w:r w:rsidRPr="00602609">
        <w:rPr>
          <w:i/>
          <w:iCs/>
        </w:rPr>
        <w:t>41</w:t>
      </w:r>
      <w:r w:rsidRPr="00602609">
        <w:t>(1), 4. https://doi.org/10.1007/s13593-020-00662-z</w:t>
      </w:r>
    </w:p>
    <w:p w14:paraId="1749C5F8" w14:textId="77777777" w:rsidR="00602609" w:rsidRPr="00602609" w:rsidRDefault="00602609" w:rsidP="00602609">
      <w:pPr>
        <w:pStyle w:val="Bibliography"/>
      </w:pPr>
      <w:r w:rsidRPr="00602609">
        <w:t xml:space="preserve">Lawley, Y. E., Teasdale, J. R., &amp; Weil, R. R. (2012). The Mechanism for Weed Suppression by a Forage Radish Cover Crop. </w:t>
      </w:r>
      <w:r w:rsidRPr="00602609">
        <w:rPr>
          <w:i/>
          <w:iCs/>
        </w:rPr>
        <w:t>Agronomy Journal</w:t>
      </w:r>
      <w:r w:rsidRPr="00602609">
        <w:t xml:space="preserve">, </w:t>
      </w:r>
      <w:r w:rsidRPr="00602609">
        <w:rPr>
          <w:i/>
          <w:iCs/>
        </w:rPr>
        <w:t>104</w:t>
      </w:r>
      <w:r w:rsidRPr="00602609">
        <w:t>(2), 205–214. https://doi.org/10.2134/agronj2011.0128</w:t>
      </w:r>
    </w:p>
    <w:p w14:paraId="043C764B" w14:textId="77777777" w:rsidR="00602609" w:rsidRPr="00602609" w:rsidRDefault="00602609" w:rsidP="00602609">
      <w:pPr>
        <w:pStyle w:val="Bibliography"/>
      </w:pPr>
      <w:r w:rsidRPr="00602609">
        <w:t xml:space="preserve">Lenth, R. V. (2024). </w:t>
      </w:r>
      <w:r w:rsidRPr="00602609">
        <w:rPr>
          <w:i/>
          <w:iCs/>
        </w:rPr>
        <w:t>emmeans: Estimated Marginal Means, aka Least-Squares Means</w:t>
      </w:r>
      <w:r w:rsidRPr="00602609">
        <w:t>. https://CRAN.R-project.org/package=emmeans</w:t>
      </w:r>
    </w:p>
    <w:p w14:paraId="1E92BB65" w14:textId="77777777" w:rsidR="00602609" w:rsidRPr="00602609" w:rsidRDefault="00602609" w:rsidP="00602609">
      <w:pPr>
        <w:pStyle w:val="Bibliography"/>
      </w:pPr>
      <w:r w:rsidRPr="00602609">
        <w:rPr>
          <w:lang w:val="da-DK"/>
        </w:rPr>
        <w:t xml:space="preserve">Leskovšek, R., Eler, K., &amp; Zamljen, S. A. (2025). </w:t>
      </w:r>
      <w:r w:rsidRPr="00602609">
        <w:t xml:space="preserve">Weed suppression and maize yield influenced by cover crop mixture diversity and tillage. </w:t>
      </w:r>
      <w:r w:rsidRPr="00602609">
        <w:rPr>
          <w:i/>
          <w:iCs/>
        </w:rPr>
        <w:t>Agriculture, Ecosystems &amp; Environment</w:t>
      </w:r>
      <w:r w:rsidRPr="00602609">
        <w:t xml:space="preserve">, </w:t>
      </w:r>
      <w:r w:rsidRPr="00602609">
        <w:rPr>
          <w:i/>
          <w:iCs/>
        </w:rPr>
        <w:t>383</w:t>
      </w:r>
      <w:r w:rsidRPr="00602609">
        <w:t>, 109530. https://doi.org/10.1016/j.agee.2025.109530</w:t>
      </w:r>
    </w:p>
    <w:p w14:paraId="7E2BC23E" w14:textId="77777777" w:rsidR="00602609" w:rsidRPr="00602609" w:rsidRDefault="00602609" w:rsidP="00602609">
      <w:pPr>
        <w:pStyle w:val="Bibliography"/>
      </w:pPr>
      <w:r w:rsidRPr="00602609">
        <w:t xml:space="preserve">MacLaren, C., Swanepoel, P., Bennett, J., Wright, J., &amp; Dehnen-Schmutz, K. (2019). Cover crop biomass production is more important than diversity for weed suppression. </w:t>
      </w:r>
      <w:r w:rsidRPr="00602609">
        <w:rPr>
          <w:i/>
          <w:iCs/>
        </w:rPr>
        <w:t>Crop Science</w:t>
      </w:r>
      <w:r w:rsidRPr="00602609">
        <w:t xml:space="preserve">, </w:t>
      </w:r>
      <w:r w:rsidRPr="00602609">
        <w:rPr>
          <w:i/>
          <w:iCs/>
        </w:rPr>
        <w:t>59</w:t>
      </w:r>
      <w:r w:rsidRPr="00602609">
        <w:t>(2), 733–748.</w:t>
      </w:r>
    </w:p>
    <w:p w14:paraId="6FC7B956" w14:textId="77777777" w:rsidR="00602609" w:rsidRPr="00602609" w:rsidRDefault="00602609" w:rsidP="00602609">
      <w:pPr>
        <w:pStyle w:val="Bibliography"/>
      </w:pPr>
      <w:r w:rsidRPr="00602609">
        <w:t xml:space="preserve">Marshall, E. J. P., Brown, V. K., Boatman, N. D., Lutman, P. J. W., Squire, G. R., &amp; Ward, L. K. (2003). The role of weeds in supporting biological diversity within crop fields. </w:t>
      </w:r>
      <w:r w:rsidRPr="00602609">
        <w:rPr>
          <w:i/>
          <w:iCs/>
        </w:rPr>
        <w:t>Weed Research</w:t>
      </w:r>
      <w:r w:rsidRPr="00602609">
        <w:t xml:space="preserve">, </w:t>
      </w:r>
      <w:r w:rsidRPr="00602609">
        <w:rPr>
          <w:i/>
          <w:iCs/>
        </w:rPr>
        <w:t>43</w:t>
      </w:r>
      <w:r w:rsidRPr="00602609">
        <w:t>(2), 77–89. https://doi.org/10.1046/j.1365-3180.2003.00326.x</w:t>
      </w:r>
    </w:p>
    <w:p w14:paraId="5C1DF8F9" w14:textId="77777777" w:rsidR="00602609" w:rsidRPr="00602609" w:rsidRDefault="00602609" w:rsidP="00602609">
      <w:pPr>
        <w:pStyle w:val="Bibliography"/>
      </w:pPr>
      <w:r w:rsidRPr="00602609">
        <w:lastRenderedPageBreak/>
        <w:t xml:space="preserve">McKenzie-Gopsill, A., Mills, A., MacDonald, A. N., &amp; Wyand, S. (2022). The importance of species selection in cover crop mixture design. </w:t>
      </w:r>
      <w:r w:rsidRPr="00602609">
        <w:rPr>
          <w:i/>
          <w:iCs/>
        </w:rPr>
        <w:t>Weed Science</w:t>
      </w:r>
      <w:r w:rsidRPr="00602609">
        <w:t xml:space="preserve">, </w:t>
      </w:r>
      <w:r w:rsidRPr="00602609">
        <w:rPr>
          <w:i/>
          <w:iCs/>
        </w:rPr>
        <w:t>70</w:t>
      </w:r>
      <w:r w:rsidRPr="00602609">
        <w:t>(4), 436–447. https://doi.org/10.1017/wsc.2022.28</w:t>
      </w:r>
    </w:p>
    <w:p w14:paraId="04E5557B" w14:textId="77777777" w:rsidR="00602609" w:rsidRPr="00602609" w:rsidRDefault="00602609" w:rsidP="00602609">
      <w:pPr>
        <w:pStyle w:val="Bibliography"/>
      </w:pPr>
      <w:r w:rsidRPr="00602609">
        <w:t xml:space="preserve">Miranda-Vélez, J. F., Simpson, G. L., Hansen, E. M., &amp; Munkholm, L. J. (2026). In-season effects of winter cover crops and tillage on soil NO3- and N leaching – Analysis with generalized additive models. </w:t>
      </w:r>
      <w:r w:rsidRPr="00602609">
        <w:rPr>
          <w:i/>
          <w:iCs/>
        </w:rPr>
        <w:t>Agriculture, Ecosystems &amp; Environment</w:t>
      </w:r>
      <w:r w:rsidRPr="00602609">
        <w:t xml:space="preserve">, </w:t>
      </w:r>
      <w:r w:rsidRPr="00602609">
        <w:rPr>
          <w:i/>
          <w:iCs/>
        </w:rPr>
        <w:t>396</w:t>
      </w:r>
      <w:r w:rsidRPr="00602609">
        <w:t>, 110011. https://doi.org/10.1016/j.agee.2025.110011</w:t>
      </w:r>
    </w:p>
    <w:p w14:paraId="6D0D0E2C" w14:textId="77777777" w:rsidR="00602609" w:rsidRPr="00602609" w:rsidRDefault="00602609" w:rsidP="00602609">
      <w:pPr>
        <w:pStyle w:val="Bibliography"/>
      </w:pPr>
      <w:r w:rsidRPr="00602609">
        <w:t xml:space="preserve">Monat, J. P. (2009). The benefits of global scaling in multi-criteria decision analysis. </w:t>
      </w:r>
      <w:r w:rsidRPr="00602609">
        <w:rPr>
          <w:i/>
          <w:iCs/>
        </w:rPr>
        <w:t>Judgment and Decision Making</w:t>
      </w:r>
      <w:r w:rsidRPr="00602609">
        <w:t xml:space="preserve">, </w:t>
      </w:r>
      <w:r w:rsidRPr="00602609">
        <w:rPr>
          <w:i/>
          <w:iCs/>
        </w:rPr>
        <w:t>4</w:t>
      </w:r>
      <w:r w:rsidRPr="00602609">
        <w:t>(6), 492–508. https://doi.org/10.1017/S1930297500004034</w:t>
      </w:r>
    </w:p>
    <w:p w14:paraId="28E59A8F" w14:textId="77777777" w:rsidR="00602609" w:rsidRPr="00602609" w:rsidRDefault="00602609" w:rsidP="00602609">
      <w:pPr>
        <w:pStyle w:val="Bibliography"/>
      </w:pPr>
      <w:r w:rsidRPr="00602609">
        <w:t xml:space="preserve">Moreau, D., Pointurier, O., Nicolardot, B., Villerd, J., &amp; Colbach, N. (2020). In which cropping systems can residual weeds reduce nitrate leaching and soil erosion? </w:t>
      </w:r>
      <w:r w:rsidRPr="00602609">
        <w:rPr>
          <w:i/>
          <w:iCs/>
        </w:rPr>
        <w:t>European Journal of Agronomy</w:t>
      </w:r>
      <w:r w:rsidRPr="00602609">
        <w:t xml:space="preserve">, </w:t>
      </w:r>
      <w:r w:rsidRPr="00602609">
        <w:rPr>
          <w:i/>
          <w:iCs/>
        </w:rPr>
        <w:t>119</w:t>
      </w:r>
      <w:r w:rsidRPr="00602609">
        <w:t>, 126015. https://doi.org/10.1016/j.eja.2020.126015</w:t>
      </w:r>
    </w:p>
    <w:p w14:paraId="0B671B12" w14:textId="77777777" w:rsidR="00602609" w:rsidRPr="00602609" w:rsidRDefault="00602609" w:rsidP="00602609">
      <w:pPr>
        <w:pStyle w:val="Bibliography"/>
      </w:pPr>
      <w:r w:rsidRPr="00602609">
        <w:t xml:space="preserve">Oksanen, J., Simpson, G. L., Blanchet, F. G., Kindt, R., Legendre, P., Minchin, P. R., O’Hara, R. B., Solymos, P., Stevens, M. H. H., Szoecs, E., Wagner, H., Barbour, M., Bedward, M., Bolker, B., Borcard, D., Carvalho, G., Chirico, M., Caceres, M. D., Durand, S., … Weedon, J. (2024). </w:t>
      </w:r>
      <w:r w:rsidRPr="00602609">
        <w:rPr>
          <w:i/>
          <w:iCs/>
        </w:rPr>
        <w:t>vegan: Community Ecology Package</w:t>
      </w:r>
      <w:r w:rsidRPr="00602609">
        <w:t>. https://CRAN.R-project.org/package=vegan</w:t>
      </w:r>
    </w:p>
    <w:p w14:paraId="0D864115" w14:textId="77777777" w:rsidR="00602609" w:rsidRPr="00602609" w:rsidRDefault="00602609" w:rsidP="00602609">
      <w:pPr>
        <w:pStyle w:val="Bibliography"/>
      </w:pPr>
      <w:r w:rsidRPr="00602609">
        <w:t xml:space="preserve">Peel, M. C., Finlayson, B. L., &amp; McMahon, T. A. (2007). Updated world map of the Köppen–Geiger climate classification. </w:t>
      </w:r>
      <w:r w:rsidRPr="00602609">
        <w:rPr>
          <w:i/>
          <w:iCs/>
        </w:rPr>
        <w:t>Hydrology and Earth System Sciences</w:t>
      </w:r>
      <w:r w:rsidRPr="00602609">
        <w:t xml:space="preserve">, </w:t>
      </w:r>
      <w:r w:rsidRPr="00602609">
        <w:rPr>
          <w:i/>
          <w:iCs/>
        </w:rPr>
        <w:t>11</w:t>
      </w:r>
      <w:r w:rsidRPr="00602609">
        <w:t>(5), 1633–1644. https://doi.org/10.5194/hess-11-1633-2007</w:t>
      </w:r>
    </w:p>
    <w:p w14:paraId="727B774D" w14:textId="77777777" w:rsidR="00602609" w:rsidRPr="00602609" w:rsidRDefault="00602609" w:rsidP="00602609">
      <w:pPr>
        <w:pStyle w:val="Bibliography"/>
      </w:pPr>
      <w:r w:rsidRPr="00602609">
        <w:t xml:space="preserve">Petit, S., Boursault, A., Guilloux, M., Munier-Jolain, N., &amp; Reboud, X. (2011). Weeds in agricultural landscapes. A review. </w:t>
      </w:r>
      <w:r w:rsidRPr="00602609">
        <w:rPr>
          <w:i/>
          <w:iCs/>
        </w:rPr>
        <w:t>Agronomy for Sustainable Development</w:t>
      </w:r>
      <w:r w:rsidRPr="00602609">
        <w:t xml:space="preserve">, </w:t>
      </w:r>
      <w:r w:rsidRPr="00602609">
        <w:rPr>
          <w:i/>
          <w:iCs/>
        </w:rPr>
        <w:t>31</w:t>
      </w:r>
      <w:r w:rsidRPr="00602609">
        <w:t>(2), 309–317. https://doi.org/10.1051/agro/2010020</w:t>
      </w:r>
    </w:p>
    <w:p w14:paraId="059CB96A" w14:textId="77777777" w:rsidR="00602609" w:rsidRPr="00602609" w:rsidRDefault="00602609" w:rsidP="00602609">
      <w:pPr>
        <w:pStyle w:val="Bibliography"/>
      </w:pPr>
      <w:r w:rsidRPr="00602609">
        <w:lastRenderedPageBreak/>
        <w:t xml:space="preserve">Petit, S., Munier-Jolain, N., Bretagnolle, V., Bockstaller, C., Gaba, S., Cordeau, S., Lechenet, M., Mézière, D., &amp; Colbach, N. (2015). Ecological Intensification Through Pesticide Reduction: Weed Control, Weed Biodiversity and Sustainability in Arable Farming. </w:t>
      </w:r>
      <w:r w:rsidRPr="00602609">
        <w:rPr>
          <w:i/>
          <w:iCs/>
        </w:rPr>
        <w:t>Environmental Management</w:t>
      </w:r>
      <w:r w:rsidRPr="00602609">
        <w:t xml:space="preserve">, </w:t>
      </w:r>
      <w:r w:rsidRPr="00602609">
        <w:rPr>
          <w:i/>
          <w:iCs/>
        </w:rPr>
        <w:t>56</w:t>
      </w:r>
      <w:r w:rsidRPr="00602609">
        <w:t>(5), 1078–1090. https://doi.org/10.1007/s00267-015-0554-5</w:t>
      </w:r>
    </w:p>
    <w:p w14:paraId="6881D579" w14:textId="77777777" w:rsidR="00602609" w:rsidRPr="00602609" w:rsidRDefault="00602609" w:rsidP="00602609">
      <w:pPr>
        <w:pStyle w:val="Bibliography"/>
      </w:pPr>
      <w:r w:rsidRPr="00602609">
        <w:t xml:space="preserve">Pielou, E. C. (1966). The measurement of diversity in different types of biological collections. </w:t>
      </w:r>
      <w:r w:rsidRPr="00602609">
        <w:rPr>
          <w:i/>
          <w:iCs/>
        </w:rPr>
        <w:t>Journal of Theoretical Biology</w:t>
      </w:r>
      <w:r w:rsidRPr="00602609">
        <w:t xml:space="preserve">, </w:t>
      </w:r>
      <w:r w:rsidRPr="00602609">
        <w:rPr>
          <w:i/>
          <w:iCs/>
        </w:rPr>
        <w:t>13</w:t>
      </w:r>
      <w:r w:rsidRPr="00602609">
        <w:t>(1), 131–144. https://doi.org/10.1016/0022-5193(66)90013-0</w:t>
      </w:r>
    </w:p>
    <w:p w14:paraId="57E7651D" w14:textId="77777777" w:rsidR="00602609" w:rsidRPr="00602609" w:rsidRDefault="00602609" w:rsidP="00602609">
      <w:pPr>
        <w:pStyle w:val="Bibliography"/>
      </w:pPr>
      <w:r w:rsidRPr="00602609">
        <w:t xml:space="preserve">R Core Team. (2024). </w:t>
      </w:r>
      <w:r w:rsidRPr="00602609">
        <w:rPr>
          <w:i/>
          <w:iCs/>
        </w:rPr>
        <w:t>R: A Language and Environment for Statistical Computing</w:t>
      </w:r>
      <w:r w:rsidRPr="00602609">
        <w:t>. R Foundation for Statistical Computing. https://www.R-project.org/</w:t>
      </w:r>
    </w:p>
    <w:p w14:paraId="631EE16D" w14:textId="77777777" w:rsidR="00602609" w:rsidRPr="00602609" w:rsidRDefault="00602609" w:rsidP="00602609">
      <w:pPr>
        <w:pStyle w:val="Bibliography"/>
      </w:pPr>
      <w:r w:rsidRPr="00602609">
        <w:t xml:space="preserve">Rani, L., Thapa, K., Kanojia, N., Sharma, N., Singh, S., Grewal, A. S., Srivastav, A. L., &amp; Kaushal, J. (2021). An extensive review on the consequences of chemical pesticides on human health and environment. </w:t>
      </w:r>
      <w:r w:rsidRPr="00602609">
        <w:rPr>
          <w:i/>
          <w:iCs/>
        </w:rPr>
        <w:t>Journal of Cleaner Production</w:t>
      </w:r>
      <w:r w:rsidRPr="00602609">
        <w:t xml:space="preserve">, </w:t>
      </w:r>
      <w:r w:rsidRPr="00602609">
        <w:rPr>
          <w:i/>
          <w:iCs/>
        </w:rPr>
        <w:t>283</w:t>
      </w:r>
      <w:r w:rsidRPr="00602609">
        <w:t>, 124657. https://doi.org/10.1016/j.jclepro.2020.124657</w:t>
      </w:r>
    </w:p>
    <w:p w14:paraId="32BAEEE9" w14:textId="77777777" w:rsidR="00602609" w:rsidRPr="00602609" w:rsidRDefault="00602609" w:rsidP="00602609">
      <w:pPr>
        <w:pStyle w:val="Bibliography"/>
      </w:pPr>
      <w:r w:rsidRPr="00602609">
        <w:t xml:space="preserve">Ritchie, H., &amp; Roser, M. (2019). Half of the world’s habitable land is used for agriculture. </w:t>
      </w:r>
      <w:r w:rsidRPr="00602609">
        <w:rPr>
          <w:i/>
          <w:iCs/>
        </w:rPr>
        <w:t>Our World in Data</w:t>
      </w:r>
      <w:r w:rsidRPr="00602609">
        <w:t>.</w:t>
      </w:r>
    </w:p>
    <w:p w14:paraId="486C3217" w14:textId="77777777" w:rsidR="00602609" w:rsidRPr="00602609" w:rsidRDefault="00602609" w:rsidP="00602609">
      <w:pPr>
        <w:pStyle w:val="Bibliography"/>
      </w:pPr>
      <w:r w:rsidRPr="00602609">
        <w:t xml:space="preserve">Rouge, A., Adeux, G., Busset, H., Hugard, R., Martin, J., Matejicek, A., Moreau, D., Guillemin, J.-P., &amp; Cordeau, S. (2023). Carry-over effects of cover crops on weeds and crop productivity in no-till systems. </w:t>
      </w:r>
      <w:r w:rsidRPr="00602609">
        <w:rPr>
          <w:i/>
          <w:iCs/>
        </w:rPr>
        <w:t>Field Crops Research</w:t>
      </w:r>
      <w:r w:rsidRPr="00602609">
        <w:t xml:space="preserve">, </w:t>
      </w:r>
      <w:r w:rsidRPr="00602609">
        <w:rPr>
          <w:i/>
          <w:iCs/>
        </w:rPr>
        <w:t>295</w:t>
      </w:r>
      <w:r w:rsidRPr="00602609">
        <w:t>, 108899. https://doi.org/10.1016/j.fcr.2023.108899</w:t>
      </w:r>
    </w:p>
    <w:p w14:paraId="79CA8733" w14:textId="77777777" w:rsidR="00602609" w:rsidRPr="00602609" w:rsidRDefault="00602609" w:rsidP="00602609">
      <w:pPr>
        <w:pStyle w:val="Bibliography"/>
      </w:pPr>
      <w:r w:rsidRPr="00602609">
        <w:t xml:space="preserve">Salonen, J., Andersson, L., Andreasen, C., &amp; Semb Torresen, K. (2008). </w:t>
      </w:r>
      <w:r w:rsidRPr="00602609">
        <w:rPr>
          <w:i/>
          <w:iCs/>
        </w:rPr>
        <w:t>Key perennial weeds in arable crops in the Nordic countries</w:t>
      </w:r>
      <w:r w:rsidRPr="00602609">
        <w:t>.</w:t>
      </w:r>
    </w:p>
    <w:p w14:paraId="69B1B07A" w14:textId="77777777" w:rsidR="00602609" w:rsidRPr="00602609" w:rsidRDefault="00602609" w:rsidP="00602609">
      <w:pPr>
        <w:pStyle w:val="Bibliography"/>
      </w:pPr>
      <w:r w:rsidRPr="00602609">
        <w:t xml:space="preserve">Schatke, M., Ulber, L., Musavi, T., Wäldchen, J., &amp; von Redwitz, C. (2024). From unwanted to wanted: Blending functional weed traits into weed distribution maps. </w:t>
      </w:r>
      <w:r w:rsidRPr="00602609">
        <w:rPr>
          <w:i/>
          <w:iCs/>
        </w:rPr>
        <w:t>Weed Research</w:t>
      </w:r>
      <w:r w:rsidRPr="00602609">
        <w:t xml:space="preserve">, </w:t>
      </w:r>
      <w:r w:rsidRPr="00602609">
        <w:rPr>
          <w:i/>
          <w:iCs/>
        </w:rPr>
        <w:t>64</w:t>
      </w:r>
      <w:r w:rsidRPr="00602609">
        <w:t>(6), 407–417. https://doi.org/10.1111/wre.12664</w:t>
      </w:r>
    </w:p>
    <w:p w14:paraId="60CC2963" w14:textId="77777777" w:rsidR="00602609" w:rsidRPr="00602609" w:rsidRDefault="00602609" w:rsidP="00602609">
      <w:pPr>
        <w:pStyle w:val="Bibliography"/>
      </w:pPr>
      <w:r w:rsidRPr="00602609">
        <w:lastRenderedPageBreak/>
        <w:t xml:space="preserve">Sharma, A., Kumar, V., Shahzad, B., Tanveer, M., Sidhu, G. P. S., Handa, N., Kohli, S. K., Yadav, P., Bali, A. S., Parihar, R. D., Dar, O. I., Singh, K., Jasrotia, S., Bakshi, P., Ramakrishnan, M., Kumar, S., Bhardwaj, R., &amp; Thukral, A. K. (2019). Worldwide pesticide usage and its impacts on ecosystem. </w:t>
      </w:r>
      <w:r w:rsidRPr="00602609">
        <w:rPr>
          <w:i/>
          <w:iCs/>
        </w:rPr>
        <w:t>SN Applied Sciences</w:t>
      </w:r>
      <w:r w:rsidRPr="00602609">
        <w:t xml:space="preserve">, </w:t>
      </w:r>
      <w:r w:rsidRPr="00602609">
        <w:rPr>
          <w:i/>
          <w:iCs/>
        </w:rPr>
        <w:t>1</w:t>
      </w:r>
      <w:r w:rsidRPr="00602609">
        <w:t>(11), 1446. https://doi.org/10.1007/s42452-019-1485-1</w:t>
      </w:r>
    </w:p>
    <w:p w14:paraId="135C987A" w14:textId="77777777" w:rsidR="00602609" w:rsidRPr="00602609" w:rsidRDefault="00602609" w:rsidP="00602609">
      <w:pPr>
        <w:pStyle w:val="Bibliography"/>
      </w:pPr>
      <w:r w:rsidRPr="00602609">
        <w:t xml:space="preserve">Shrestha, A., Knezevic, S. Z., Roy, R. C., Ball-Coelho, B. R., &amp; Swanton, C. J. (2002). Effect of tillage, cover crop and crop rotation on the composition of weed flora in a sandy soil. </w:t>
      </w:r>
      <w:r w:rsidRPr="00602609">
        <w:rPr>
          <w:i/>
          <w:iCs/>
        </w:rPr>
        <w:t>Weed Research</w:t>
      </w:r>
      <w:r w:rsidRPr="00602609">
        <w:t xml:space="preserve">, </w:t>
      </w:r>
      <w:r w:rsidRPr="00602609">
        <w:rPr>
          <w:i/>
          <w:iCs/>
        </w:rPr>
        <w:t>42</w:t>
      </w:r>
      <w:r w:rsidRPr="00602609">
        <w:t>(1), 76–87. https://doi.org/10.1046/j.1365-3180.2002.00264.x</w:t>
      </w:r>
    </w:p>
    <w:p w14:paraId="62524E2B" w14:textId="77777777" w:rsidR="00602609" w:rsidRPr="00602609" w:rsidRDefault="00602609" w:rsidP="00602609">
      <w:pPr>
        <w:pStyle w:val="Bibliography"/>
      </w:pPr>
      <w:r w:rsidRPr="00602609">
        <w:t xml:space="preserve">Silge, J., &amp; Robinson, D. (2016). tidytext: Text Mining and Analysis Using Tidy Data Principles in R. </w:t>
      </w:r>
      <w:r w:rsidRPr="00602609">
        <w:rPr>
          <w:i/>
          <w:iCs/>
        </w:rPr>
        <w:t>JOSS</w:t>
      </w:r>
      <w:r w:rsidRPr="00602609">
        <w:t xml:space="preserve">, </w:t>
      </w:r>
      <w:r w:rsidRPr="00602609">
        <w:rPr>
          <w:i/>
          <w:iCs/>
        </w:rPr>
        <w:t>1</w:t>
      </w:r>
      <w:r w:rsidRPr="00602609">
        <w:t>(3). https://doi.org/10.21105/joss.00037</w:t>
      </w:r>
    </w:p>
    <w:p w14:paraId="0A8DBD43" w14:textId="77777777" w:rsidR="00602609" w:rsidRPr="00602609" w:rsidRDefault="00602609" w:rsidP="00602609">
      <w:pPr>
        <w:pStyle w:val="Bibliography"/>
      </w:pPr>
      <w:r w:rsidRPr="00602609">
        <w:t xml:space="preserve">Smith, R. G., Warren, N. D., &amp; Cordeau, S. (2020). Are cover crop mixtures better at suppressing weeds than cover crop monocultures? </w:t>
      </w:r>
      <w:r w:rsidRPr="00602609">
        <w:rPr>
          <w:i/>
          <w:iCs/>
        </w:rPr>
        <w:t>Weed Science</w:t>
      </w:r>
      <w:r w:rsidRPr="00602609">
        <w:t xml:space="preserve">, </w:t>
      </w:r>
      <w:r w:rsidRPr="00602609">
        <w:rPr>
          <w:i/>
          <w:iCs/>
        </w:rPr>
        <w:t>68</w:t>
      </w:r>
      <w:r w:rsidRPr="00602609">
        <w:t>(2), 186–194. https://doi.org/10.1017/wsc.2020.12</w:t>
      </w:r>
    </w:p>
    <w:p w14:paraId="7AA26D8E" w14:textId="77777777" w:rsidR="00602609" w:rsidRPr="00602609" w:rsidRDefault="00602609" w:rsidP="00602609">
      <w:pPr>
        <w:pStyle w:val="Bibliography"/>
      </w:pPr>
      <w:r w:rsidRPr="00602609">
        <w:t xml:space="preserve">Storkey, J., &amp; Westbury, D. B. (2007). Managing arable weeds for biodiversity. </w:t>
      </w:r>
      <w:r w:rsidRPr="00602609">
        <w:rPr>
          <w:i/>
          <w:iCs/>
        </w:rPr>
        <w:t>Pest Management Science</w:t>
      </w:r>
      <w:r w:rsidRPr="00602609">
        <w:t xml:space="preserve">, </w:t>
      </w:r>
      <w:r w:rsidRPr="00602609">
        <w:rPr>
          <w:i/>
          <w:iCs/>
        </w:rPr>
        <w:t>63</w:t>
      </w:r>
      <w:r w:rsidRPr="00602609">
        <w:t>(6), 517–523. https://doi.org/10.1002/ps.1375</w:t>
      </w:r>
    </w:p>
    <w:p w14:paraId="4451E5F5" w14:textId="77777777" w:rsidR="00602609" w:rsidRPr="00602609" w:rsidRDefault="00602609" w:rsidP="00602609">
      <w:pPr>
        <w:pStyle w:val="Bibliography"/>
      </w:pPr>
      <w:r w:rsidRPr="00602609">
        <w:t xml:space="preserve">Sullivan, C. A. O., Whisson, K., Treble, K., Roper, M. M., Micin, S. F., &amp; Ward, P. R. (2017). Biological nitrification inhibition by weeds: Wild radish, brome grass, wild oats and annual ryegrass decrease nitrification rates in their rhizospheres. </w:t>
      </w:r>
      <w:r w:rsidRPr="00602609">
        <w:rPr>
          <w:i/>
          <w:iCs/>
        </w:rPr>
        <w:t>Crop and Pasture Science</w:t>
      </w:r>
      <w:r w:rsidRPr="00602609">
        <w:t xml:space="preserve">, </w:t>
      </w:r>
      <w:r w:rsidRPr="00602609">
        <w:rPr>
          <w:i/>
          <w:iCs/>
        </w:rPr>
        <w:t>68</w:t>
      </w:r>
      <w:r w:rsidRPr="00602609">
        <w:t>(8), 798–804. https://doi.org/10.1071/CP17243</w:t>
      </w:r>
    </w:p>
    <w:p w14:paraId="14EFCE22" w14:textId="77777777" w:rsidR="00602609" w:rsidRPr="00602609" w:rsidRDefault="00602609" w:rsidP="00602609">
      <w:pPr>
        <w:pStyle w:val="Bibliography"/>
      </w:pPr>
      <w:r w:rsidRPr="00602609">
        <w:t xml:space="preserve">Swanton, C. J., Shrestha, A., Roy, R. C., Ball-Coelho, B. R., &amp; Knezevic, S. Z. (1999). Effect of tillage systems, N, and cover crop on the composition of weed flora. </w:t>
      </w:r>
      <w:r w:rsidRPr="00602609">
        <w:rPr>
          <w:i/>
          <w:iCs/>
        </w:rPr>
        <w:t>Weed Science</w:t>
      </w:r>
      <w:r w:rsidRPr="00602609">
        <w:t xml:space="preserve">, </w:t>
      </w:r>
      <w:r w:rsidRPr="00602609">
        <w:rPr>
          <w:i/>
          <w:iCs/>
        </w:rPr>
        <w:t>47</w:t>
      </w:r>
      <w:r w:rsidRPr="00602609">
        <w:t>(4), 454–461. https://doi.org/10.1017/S0043174500092079</w:t>
      </w:r>
    </w:p>
    <w:p w14:paraId="4EC3B7EE" w14:textId="77777777" w:rsidR="00602609" w:rsidRPr="00602609" w:rsidRDefault="00602609" w:rsidP="00602609">
      <w:pPr>
        <w:pStyle w:val="Bibliography"/>
      </w:pPr>
      <w:r w:rsidRPr="00602609">
        <w:t xml:space="preserve">Wan, N.-F., Fu, L., Dainese, M., Kiær, L. P., Hu, Y.-Q., Xin, F., Goulson, D., Woodcock, B. A., Vanbergen, A. J., Spurgeon, D. J., Shen, S., &amp; Scherber, C. (2025). Pesticides </w:t>
      </w:r>
      <w:r w:rsidRPr="00602609">
        <w:lastRenderedPageBreak/>
        <w:t xml:space="preserve">have negative effects on non-target organisms. </w:t>
      </w:r>
      <w:r w:rsidRPr="00602609">
        <w:rPr>
          <w:i/>
          <w:iCs/>
        </w:rPr>
        <w:t>Nature Communications</w:t>
      </w:r>
      <w:r w:rsidRPr="00602609">
        <w:t xml:space="preserve">, </w:t>
      </w:r>
      <w:r w:rsidRPr="00602609">
        <w:rPr>
          <w:i/>
          <w:iCs/>
        </w:rPr>
        <w:t>16</w:t>
      </w:r>
      <w:r w:rsidRPr="00602609">
        <w:t>(1), 1360. https://doi.org/10.1038/s41467-025-56732-x</w:t>
      </w:r>
    </w:p>
    <w:p w14:paraId="45740D89" w14:textId="77777777" w:rsidR="00602609" w:rsidRPr="00602609" w:rsidRDefault="00602609" w:rsidP="00602609">
      <w:pPr>
        <w:pStyle w:val="Bibliography"/>
      </w:pPr>
      <w:r w:rsidRPr="00602609">
        <w:t xml:space="preserve">Weber, J. F., Kunz, C., Peteinatos, G. G., Zikeli, S., &amp; Gerhards, R. (2017). Weed Control Using Conventional Tillage, Reduced Tillage, No-Tillage, and Cover Crops in Organic Soybean. </w:t>
      </w:r>
      <w:r w:rsidRPr="00602609">
        <w:rPr>
          <w:i/>
          <w:iCs/>
        </w:rPr>
        <w:t>Agriculture</w:t>
      </w:r>
      <w:r w:rsidRPr="00602609">
        <w:t xml:space="preserve">, </w:t>
      </w:r>
      <w:r w:rsidRPr="00602609">
        <w:rPr>
          <w:i/>
          <w:iCs/>
        </w:rPr>
        <w:t>7</w:t>
      </w:r>
      <w:r w:rsidRPr="00602609">
        <w:t>(5), 43. https://doi.org/10.3390/agriculture7050043</w:t>
      </w:r>
    </w:p>
    <w:p w14:paraId="10382613" w14:textId="77777777" w:rsidR="00602609" w:rsidRPr="00602609" w:rsidRDefault="00602609" w:rsidP="00602609">
      <w:pPr>
        <w:pStyle w:val="Bibliography"/>
      </w:pPr>
      <w:r w:rsidRPr="00602609">
        <w:t xml:space="preserve">Wickham, H., Averick, M., Bryan, J., Chang, W., McGowan, L. D., François, R., Grolemund, G., Hayes, A., Henry, L., Hester, J., Kuhn, M., Pedersen, T. L., Miller, E., Bache, S. M., Müller, K., Ooms, J., Robinson, D., Seidel, D. P., Spinu, V., … Yutani, H. (2019). Welcome to the Tidyverse. </w:t>
      </w:r>
      <w:r w:rsidRPr="00602609">
        <w:rPr>
          <w:i/>
          <w:iCs/>
        </w:rPr>
        <w:t>Journal of Open Source Software</w:t>
      </w:r>
      <w:r w:rsidRPr="00602609">
        <w:t xml:space="preserve">, </w:t>
      </w:r>
      <w:r w:rsidRPr="00602609">
        <w:rPr>
          <w:i/>
          <w:iCs/>
        </w:rPr>
        <w:t>4</w:t>
      </w:r>
      <w:r w:rsidRPr="00602609">
        <w:t>(43), 1686. https://doi.org/10.21105/joss.01686</w:t>
      </w:r>
    </w:p>
    <w:p w14:paraId="5519708E" w14:textId="77777777" w:rsidR="00602609" w:rsidRPr="00602609" w:rsidRDefault="00602609" w:rsidP="00602609">
      <w:pPr>
        <w:pStyle w:val="Bibliography"/>
      </w:pPr>
      <w:r w:rsidRPr="00602609">
        <w:t xml:space="preserve">Wickham, H., &amp; Bryan, J. (2023). </w:t>
      </w:r>
      <w:r w:rsidRPr="00602609">
        <w:rPr>
          <w:i/>
          <w:iCs/>
        </w:rPr>
        <w:t>readxl: Read Excel Files</w:t>
      </w:r>
      <w:r w:rsidRPr="00602609">
        <w:t>. https://CRAN.R-project.org/package=readxl</w:t>
      </w:r>
    </w:p>
    <w:p w14:paraId="4BFFE6A1" w14:textId="77777777" w:rsidR="00602609" w:rsidRPr="00602609" w:rsidRDefault="00602609" w:rsidP="00602609">
      <w:pPr>
        <w:pStyle w:val="Bibliography"/>
      </w:pPr>
      <w:r w:rsidRPr="00602609">
        <w:t xml:space="preserve">Wickham, H., Pedersen, T. L., &amp; Seidel, D. (2025). </w:t>
      </w:r>
      <w:r w:rsidRPr="00602609">
        <w:rPr>
          <w:i/>
          <w:iCs/>
        </w:rPr>
        <w:t>scales: Scale Functions for Visualization</w:t>
      </w:r>
      <w:r w:rsidRPr="00602609">
        <w:t>. https://CRAN.R-project.org/package=scales</w:t>
      </w:r>
    </w:p>
    <w:p w14:paraId="333F8FAC" w14:textId="77777777" w:rsidR="00602609" w:rsidRPr="00602609" w:rsidRDefault="00602609" w:rsidP="00602609">
      <w:pPr>
        <w:pStyle w:val="Bibliography"/>
      </w:pPr>
      <w:r w:rsidRPr="00602609">
        <w:t xml:space="preserve">Yvoz, S., Petit, S., Biju-Duval, L., &amp; Cordeau, S. (2020). A framework to type crop management strategies within a production situation to improve the comprehension of weed communities. </w:t>
      </w:r>
      <w:r w:rsidRPr="00602609">
        <w:rPr>
          <w:i/>
          <w:iCs/>
        </w:rPr>
        <w:t>European Journal of Agronomy</w:t>
      </w:r>
      <w:r w:rsidRPr="00602609">
        <w:t xml:space="preserve">, </w:t>
      </w:r>
      <w:r w:rsidRPr="00602609">
        <w:rPr>
          <w:i/>
          <w:iCs/>
        </w:rPr>
        <w:t>115</w:t>
      </w:r>
      <w:r w:rsidRPr="00602609">
        <w:t>, 126009. https://doi.org/10.1016/j.eja.2020.126009</w:t>
      </w:r>
    </w:p>
    <w:p w14:paraId="5B9592F7" w14:textId="095F391E"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mma Sofia Randahl-Beltran" w:date="2025-12-15T15:17:00Z" w:initials="ER">
    <w:p w14:paraId="4FEB8E9D" w14:textId="77777777" w:rsidR="00C15961" w:rsidRDefault="00D77644" w:rsidP="00C15961">
      <w:pPr>
        <w:pStyle w:val="CommentText"/>
      </w:pPr>
      <w:r>
        <w:rPr>
          <w:rStyle w:val="CommentReference"/>
        </w:rPr>
        <w:annotationRef/>
      </w:r>
      <w:r w:rsidR="00C15961">
        <w:rPr>
          <w:lang w:val="da-DK"/>
        </w:rPr>
        <w:t>Genereal comment/question: Is there a reason to use ”ecological value” instead of fitting it into the ecosystem services framework?</w:t>
      </w:r>
      <w:r w:rsidR="00C15961">
        <w:rPr>
          <w:lang w:val="da-DK"/>
        </w:rPr>
        <w:br/>
      </w:r>
      <w:r w:rsidR="00C15961">
        <w:rPr>
          <w:lang w:val="da-DK"/>
        </w:rPr>
        <w:br/>
        <w:t>Services and disservices are used further down, so to me it would make sense to clarify whether it is meant to fit in to the framework of ecosystem services?</w:t>
      </w:r>
    </w:p>
  </w:comment>
  <w:comment w:id="3" w:author="Emma Sofia Randahl-Beltran" w:date="2025-12-17T10:15:00Z" w:initials="ER">
    <w:p w14:paraId="1082E28D" w14:textId="3354B36D" w:rsidR="007C1BBA" w:rsidRDefault="007C1BBA" w:rsidP="007C1BBA">
      <w:pPr>
        <w:pStyle w:val="CommentText"/>
      </w:pPr>
      <w:r>
        <w:rPr>
          <w:rStyle w:val="CommentReference"/>
        </w:rPr>
        <w:annotationRef/>
      </w:r>
      <w:r>
        <w:rPr>
          <w:lang w:val="da-DK"/>
        </w:rPr>
        <w:t>Don’t they mostly talk about ecosystem services and dis-services? Just to be consistent?</w:t>
      </w:r>
    </w:p>
  </w:comment>
  <w:comment w:id="4" w:author="Emma Sofia Randahl-Beltran" w:date="2025-12-17T10:14:00Z" w:initials="ER">
    <w:p w14:paraId="01F2C629" w14:textId="14DA8E22" w:rsidR="007C1BBA" w:rsidRDefault="007C1BBA" w:rsidP="007C1BBA">
      <w:pPr>
        <w:pStyle w:val="CommentText"/>
      </w:pPr>
      <w:r>
        <w:rPr>
          <w:rStyle w:val="CommentReference"/>
        </w:rPr>
        <w:annotationRef/>
      </w:r>
      <w:r>
        <w:rPr>
          <w:lang w:val="da-DK"/>
        </w:rPr>
        <w:t>Isn’t in the reference list yet ( i was curious what the name ended up being)</w:t>
      </w:r>
    </w:p>
  </w:comment>
  <w:comment w:id="5" w:author="Emma Sofia Randahl-Beltran" w:date="2025-12-17T10:18:00Z" w:initials="ER">
    <w:p w14:paraId="26D5FC64" w14:textId="77777777" w:rsidR="00433613" w:rsidRDefault="00433613" w:rsidP="00433613">
      <w:pPr>
        <w:pStyle w:val="CommentText"/>
      </w:pPr>
      <w:r>
        <w:rPr>
          <w:rStyle w:val="CommentReference"/>
        </w:rPr>
        <w:annotationRef/>
      </w:r>
      <w:r>
        <w:rPr>
          <w:lang w:val="da-DK"/>
        </w:rPr>
        <w:t>First time I read this I stumbled on this sentence and wanted it to be ”each approach differs in terms of data requirements and outcomes ..”</w:t>
      </w:r>
      <w:r>
        <w:rPr>
          <w:lang w:val="da-DK"/>
        </w:rPr>
        <w:br/>
        <w:t>I think it might be fine though.</w:t>
      </w:r>
      <w:r>
        <w:rPr>
          <w:lang w:val="da-DK"/>
        </w:rPr>
        <w:br/>
      </w:r>
      <w:r>
        <w:rPr>
          <w:lang w:val="da-DK"/>
        </w:rPr>
        <w:br/>
        <w:t>(I kept reading it as ”each approach has different data. Requirements and outcomes”. )</w:t>
      </w:r>
    </w:p>
  </w:comment>
  <w:comment w:id="6" w:author="Emma Sofia Randahl-Beltran" w:date="2025-12-17T10:50:00Z" w:initials="ER">
    <w:p w14:paraId="71ACCF0B" w14:textId="77777777" w:rsidR="00EB49D9" w:rsidRDefault="00EB49D9" w:rsidP="00EB49D9">
      <w:pPr>
        <w:pStyle w:val="CommentText"/>
      </w:pPr>
      <w:r>
        <w:rPr>
          <w:rStyle w:val="CommentReference"/>
        </w:rPr>
        <w:annotationRef/>
      </w:r>
      <w:r>
        <w:rPr>
          <w:lang w:val="da-DK"/>
        </w:rPr>
        <w:t>Sentence long and winding, maybe:</w:t>
      </w:r>
      <w:r>
        <w:rPr>
          <w:lang w:val="da-DK"/>
        </w:rPr>
        <w:br/>
      </w:r>
    </w:p>
    <w:p w14:paraId="0D8FDFCC" w14:textId="77777777" w:rsidR="00EB49D9" w:rsidRDefault="00EB49D9" w:rsidP="00EB49D9">
      <w:pPr>
        <w:pStyle w:val="CommentText"/>
      </w:pPr>
      <w:r>
        <w:rPr>
          <w:lang w:val="da-DK"/>
        </w:rPr>
        <w:t>Pesticides are key contributors in shaping non-crop vegetation communities, and the need for their use varies in different cropping systems. Given the undesirable external impacts (externalities?) of pesticide use, an estimate of these effects can provide an additional accounting of benefits and harms of cropping systems.</w:t>
      </w:r>
      <w:r>
        <w:rPr>
          <w:lang w:val="da-DK"/>
        </w:rPr>
        <w:br/>
      </w:r>
      <w:r>
        <w:rPr>
          <w:lang w:val="da-DK"/>
        </w:rPr>
        <w:br/>
        <w:t>I think especially the ”associated with … associated with… ” reads clunkily, it feel like: ”we should estimate pesticide use” and then ”because pesticides were required to get to this fall community” and then ”we should estimate them because they do bad things”</w:t>
      </w:r>
      <w:r>
        <w:rPr>
          <w:lang w:val="da-DK"/>
        </w:rPr>
        <w:br/>
      </w:r>
    </w:p>
    <w:p w14:paraId="1F4DE92D" w14:textId="77777777" w:rsidR="00EB49D9" w:rsidRDefault="00EB49D9" w:rsidP="00EB49D9">
      <w:pPr>
        <w:pStyle w:val="CommentText"/>
      </w:pPr>
      <w:r>
        <w:rPr>
          <w:lang w:val="da-DK"/>
        </w:rPr>
        <w:t>So I think it would be nicer to have something like: ”we should assess pesticides because they do bad things” and then ”pesticide use is a part of the effect of the fall community because they were required for us to get to that fall community”</w:t>
      </w:r>
    </w:p>
  </w:comment>
  <w:comment w:id="7" w:author="Emma Sofia Randahl-Beltran" w:date="2025-12-17T14:56:00Z" w:initials="ER">
    <w:p w14:paraId="4FFC4223" w14:textId="77777777" w:rsidR="00D41334" w:rsidRDefault="00D41334" w:rsidP="00D41334">
      <w:pPr>
        <w:pStyle w:val="CommentText"/>
      </w:pPr>
      <w:r>
        <w:rPr>
          <w:rStyle w:val="CommentReference"/>
        </w:rPr>
        <w:annotationRef/>
      </w:r>
      <w:r>
        <w:rPr>
          <w:lang w:val="da-DK"/>
        </w:rPr>
        <w:t>Maybe: four cover cropping systems and a no-cover control to a three-year sequence of crops.</w:t>
      </w:r>
    </w:p>
    <w:p w14:paraId="1B822789" w14:textId="77777777" w:rsidR="00D41334" w:rsidRDefault="00D41334" w:rsidP="00D41334">
      <w:pPr>
        <w:pStyle w:val="CommentText"/>
      </w:pPr>
    </w:p>
    <w:p w14:paraId="61FDC8B7" w14:textId="77777777" w:rsidR="00D41334" w:rsidRDefault="00D41334" w:rsidP="00D41334">
      <w:pPr>
        <w:pStyle w:val="CommentText"/>
      </w:pPr>
      <w:r>
        <w:rPr>
          <w:lang w:val="da-DK"/>
        </w:rPr>
        <w:t>That could help make the next sentence shorter!</w:t>
      </w:r>
    </w:p>
  </w:comment>
  <w:comment w:id="8" w:author="Emma Sofia Randahl-Beltran" w:date="2025-12-17T14:50:00Z" w:initials="ER">
    <w:p w14:paraId="374AE296" w14:textId="319DC5C1" w:rsidR="002C0993" w:rsidRDefault="002C0993" w:rsidP="002C0993">
      <w:pPr>
        <w:pStyle w:val="CommentText"/>
      </w:pPr>
      <w:r>
        <w:rPr>
          <w:rStyle w:val="CommentReference"/>
        </w:rPr>
        <w:annotationRef/>
      </w:r>
      <w:r>
        <w:rPr>
          <w:lang w:val="da-DK"/>
        </w:rPr>
        <w:t>Initially stumbled on this and didn’t understand how five cover crops times 3 years made 30. Could say ”We applied five cover cropping systems to each of these six management system, in a three-year sequence of crops”</w:t>
      </w:r>
      <w:r>
        <w:rPr>
          <w:lang w:val="da-DK"/>
        </w:rPr>
        <w:br/>
      </w:r>
      <w:r>
        <w:rPr>
          <w:lang w:val="da-DK"/>
        </w:rPr>
        <w:br/>
        <w:t>But it is also fairly clear later on, regardless.</w:t>
      </w:r>
    </w:p>
  </w:comment>
  <w:comment w:id="10" w:author="Emma Sofia Randahl-Beltran" w:date="2025-12-17T14:55:00Z" w:initials="ER">
    <w:p w14:paraId="16166ABF" w14:textId="77777777" w:rsidR="002064FB" w:rsidRDefault="002064FB" w:rsidP="002064FB">
      <w:pPr>
        <w:pStyle w:val="CommentText"/>
      </w:pPr>
      <w:r>
        <w:rPr>
          <w:rStyle w:val="CommentReference"/>
        </w:rPr>
        <w:annotationRef/>
      </w:r>
      <w:r>
        <w:rPr>
          <w:lang w:val="da-DK"/>
        </w:rPr>
        <w:t>Makes it sound like there is 5 cover cropping systems plus a co-cover control, could maybe be left out?</w:t>
      </w:r>
    </w:p>
  </w:comment>
  <w:comment w:id="11" w:author="Emma Sofia Randahl-Beltran" w:date="2025-12-17T14:52:00Z" w:initials="ER">
    <w:p w14:paraId="030AD134" w14:textId="02C9A9CC" w:rsidR="006252D5" w:rsidRDefault="006252D5" w:rsidP="006252D5">
      <w:pPr>
        <w:pStyle w:val="CommentText"/>
      </w:pPr>
      <w:r>
        <w:rPr>
          <w:rStyle w:val="CommentReference"/>
        </w:rPr>
        <w:annotationRef/>
      </w:r>
      <w:r>
        <w:rPr>
          <w:lang w:val="da-DK"/>
        </w:rPr>
        <w:t>Long sentence!</w:t>
      </w:r>
    </w:p>
  </w:comment>
  <w:comment w:id="12" w:author="Emma Sofia Randahl-Beltran" w:date="2025-12-17T15:06:00Z" w:initials="ER">
    <w:p w14:paraId="7E5CA506" w14:textId="77777777" w:rsidR="00807EBD" w:rsidRDefault="00807EBD" w:rsidP="00807EBD">
      <w:pPr>
        <w:pStyle w:val="CommentText"/>
      </w:pPr>
      <w:r>
        <w:rPr>
          <w:rStyle w:val="CommentReference"/>
        </w:rPr>
        <w:annotationRef/>
      </w:r>
      <w:r>
        <w:rPr>
          <w:lang w:val="da-DK"/>
        </w:rPr>
        <w:t>”clear accounting of ..” I think there is a word missing!</w:t>
      </w:r>
    </w:p>
  </w:comment>
  <w:comment w:id="13" w:author="Emma Sofia Randahl-Beltran" w:date="2025-12-17T15:11:00Z" w:initials="ER">
    <w:p w14:paraId="7B0B3CB1" w14:textId="77777777" w:rsidR="0069706B" w:rsidRDefault="00B75AF6" w:rsidP="0069706B">
      <w:pPr>
        <w:pStyle w:val="CommentText"/>
      </w:pPr>
      <w:r>
        <w:rPr>
          <w:rStyle w:val="CommentReference"/>
        </w:rPr>
        <w:annotationRef/>
      </w:r>
      <w:r w:rsidR="0069706B">
        <w:rPr>
          <w:lang w:val="da-DK"/>
        </w:rPr>
        <w:t>For ecosystem services that means we are focusing on certain provisioning, regulating and supporting services (I don’t think income/costs have to be considered, that is usually more of a proxy right? The actual service is the biomass that is produced)</w:t>
      </w:r>
    </w:p>
  </w:comment>
  <w:comment w:id="14" w:author="Emma Sofia Randahl-Beltran" w:date="2025-12-17T15:05:00Z" w:initials="ER">
    <w:p w14:paraId="47957A8A" w14:textId="19AD4189" w:rsidR="00226BA0" w:rsidRDefault="00226BA0" w:rsidP="00226BA0">
      <w:pPr>
        <w:pStyle w:val="CommentText"/>
      </w:pPr>
      <w:r>
        <w:rPr>
          <w:rStyle w:val="CommentReference"/>
        </w:rPr>
        <w:annotationRef/>
      </w:r>
      <w:r>
        <w:rPr>
          <w:lang w:val="da-DK"/>
        </w:rPr>
        <w:t>Do the cover crop requirements in DK need a reference?</w:t>
      </w:r>
    </w:p>
  </w:comment>
  <w:comment w:id="15" w:author="Emma Sofia Randahl-Beltran" w:date="2025-12-17T15:13:00Z" w:initials="ER">
    <w:p w14:paraId="3D2E8856" w14:textId="77777777" w:rsidR="001A6FB8" w:rsidRDefault="001A6FB8" w:rsidP="001A6FB8">
      <w:pPr>
        <w:pStyle w:val="CommentText"/>
      </w:pPr>
      <w:r>
        <w:rPr>
          <w:rStyle w:val="CommentReference"/>
        </w:rPr>
        <w:annotationRef/>
      </w:r>
      <w:r>
        <w:rPr>
          <w:lang w:val="da-DK"/>
        </w:rPr>
        <w:t>Latitude and longitude need a unit right?</w:t>
      </w:r>
    </w:p>
  </w:comment>
  <w:comment w:id="18" w:author="Virginia Anne Nichols" w:date="2025-01-30T21:16:00Z" w:initials="VN">
    <w:p w14:paraId="03CF345F" w14:textId="4C22E661" w:rsidR="00CD7E08" w:rsidRDefault="00CD7E08" w:rsidP="00CD7E08">
      <w:pPr>
        <w:pStyle w:val="CommentText"/>
      </w:pPr>
      <w:r>
        <w:rPr>
          <w:rStyle w:val="CommentReference"/>
        </w:rPr>
        <w:annotationRef/>
      </w:r>
      <w:r>
        <w:t>These values were reported in Scherner et al. 2016, but it was not stated how they were determined. Grid sampling, method for carbon determination, etc.</w:t>
      </w:r>
    </w:p>
  </w:comment>
  <w:comment w:id="19" w:author="Emma Sofia Randahl-Beltran" w:date="2025-12-17T15:14:00Z" w:initials="ER">
    <w:p w14:paraId="0D054115" w14:textId="77777777" w:rsidR="00DB4372" w:rsidRDefault="00DB4372" w:rsidP="00DB4372">
      <w:pPr>
        <w:pStyle w:val="CommentText"/>
      </w:pPr>
      <w:r>
        <w:rPr>
          <w:rStyle w:val="CommentReference"/>
        </w:rPr>
        <w:annotationRef/>
      </w:r>
      <w:r>
        <w:rPr>
          <w:lang w:val="da-DK"/>
        </w:rPr>
        <w:t>Do we want to say why only the three?</w:t>
      </w:r>
    </w:p>
  </w:comment>
  <w:comment w:id="20" w:author="Emma Sofia Randahl-Beltran" w:date="2025-12-17T15:14:00Z" w:initials="ER">
    <w:p w14:paraId="6EAE2383" w14:textId="77777777" w:rsidR="000B19A8" w:rsidRDefault="000B19A8" w:rsidP="000B19A8">
      <w:pPr>
        <w:pStyle w:val="CommentText"/>
      </w:pPr>
      <w:r>
        <w:rPr>
          <w:rStyle w:val="CommentReference"/>
        </w:rPr>
        <w:annotationRef/>
      </w:r>
      <w:r>
        <w:rPr>
          <w:lang w:val="da-DK"/>
        </w:rPr>
        <w:t>VERY happy to hear, I love visual aids for study design!!</w:t>
      </w:r>
    </w:p>
  </w:comment>
  <w:comment w:id="21" w:author="Virginia Anne Nichols" w:date="2025-02-18T11:45:00Z" w:initials="VN">
    <w:p w14:paraId="078FEAD5" w14:textId="02AEE6DA" w:rsidR="001A455C" w:rsidRDefault="001A455C" w:rsidP="001A455C">
      <w:pPr>
        <w:pStyle w:val="CommentText"/>
      </w:pPr>
      <w:r>
        <w:rPr>
          <w:rStyle w:val="CommentReference"/>
        </w:rPr>
        <w:annotationRef/>
      </w:r>
      <w:r>
        <w:t>How was the straw removed?</w:t>
      </w:r>
    </w:p>
  </w:comment>
  <w:comment w:id="22" w:author="Virginia Anne Nichols" w:date="2025-04-01T09:42:00Z" w:initials="VN">
    <w:p w14:paraId="37309398" w14:textId="77777777" w:rsidR="001A455C" w:rsidRDefault="001A455C" w:rsidP="001A455C">
      <w:pPr>
        <w:pStyle w:val="CommentText"/>
      </w:pPr>
      <w:r>
        <w:rPr>
          <w:rStyle w:val="CommentReference"/>
        </w:rPr>
        <w:annotationRef/>
      </w:r>
      <w:r>
        <w:t>I need to know which study to cite</w:t>
      </w:r>
    </w:p>
  </w:comment>
  <w:comment w:id="23" w:author="Virginia Anne Nichols" w:date="2025-02-18T10:54:00Z" w:initials="VN">
    <w:p w14:paraId="5D9AFA1F" w14:textId="77777777" w:rsidR="00C91C94" w:rsidRDefault="001A455C" w:rsidP="00C91C94">
      <w:pPr>
        <w:pStyle w:val="CommentText"/>
      </w:pPr>
      <w:r>
        <w:rPr>
          <w:rStyle w:val="CommentReference"/>
        </w:rPr>
        <w:annotationRef/>
      </w:r>
      <w:r w:rsidR="00C91C94">
        <w:t>There was no tillage in the fall because of the cover crops - correct? The log lists a tillage event to a depth of 3-4 cm following cash crop harvest - is the timing wrong (was it actually cultivated in the late fall) or is the entry wrong (the tillage did not occur).</w:t>
      </w:r>
    </w:p>
  </w:comment>
  <w:comment w:id="24" w:author="Virginia Anne Nichols" w:date="2025-02-18T10:55:00Z" w:initials="VN">
    <w:p w14:paraId="1D7A512E" w14:textId="2B12B36A" w:rsidR="000043B8" w:rsidRDefault="001A455C" w:rsidP="000043B8">
      <w:pPr>
        <w:pStyle w:val="CommentText"/>
      </w:pPr>
      <w:r>
        <w:rPr>
          <w:rStyle w:val="CommentReference"/>
        </w:rPr>
        <w:annotationRef/>
      </w:r>
      <w:r w:rsidR="000043B8">
        <w:t>Were faba beans also planted in 17.5 row spacings in no-till/surface and 12.5 in the inv tillage?</w:t>
      </w:r>
    </w:p>
  </w:comment>
  <w:comment w:id="25" w:author="Virginia Anne Nichols" w:date="2025-11-26T09:25:00Z" w:initials="VN">
    <w:p w14:paraId="07D2856F" w14:textId="77777777" w:rsidR="002A7D26" w:rsidRDefault="002A7D26" w:rsidP="002A7D26">
      <w:pPr>
        <w:pStyle w:val="CommentText"/>
      </w:pPr>
      <w:r>
        <w:rPr>
          <w:rStyle w:val="CommentReference"/>
        </w:rPr>
        <w:annotationRef/>
      </w:r>
      <w:r>
        <w:t>Bo, how did this work with the 17,5 cm row spacing in the non-inversion tillage treatments?</w:t>
      </w:r>
    </w:p>
  </w:comment>
  <w:comment w:id="26" w:author="Emma Sofia Randahl-Beltran" w:date="2025-12-17T15:15:00Z" w:initials="ER">
    <w:p w14:paraId="661FC837" w14:textId="77777777" w:rsidR="00F27C81" w:rsidRDefault="00F27C81" w:rsidP="00F27C81">
      <w:pPr>
        <w:pStyle w:val="CommentText"/>
      </w:pPr>
      <w:r>
        <w:rPr>
          <w:rStyle w:val="CommentReference"/>
        </w:rPr>
        <w:annotationRef/>
      </w:r>
      <w:r>
        <w:rPr>
          <w:lang w:val="da-DK"/>
        </w:rPr>
        <w:t>Same question!!!</w:t>
      </w:r>
    </w:p>
  </w:comment>
  <w:comment w:id="222" w:author="Virginia Anne Nichols" w:date="2025-02-18T11:47:00Z" w:initials="VN">
    <w:p w14:paraId="3D95C606" w14:textId="68E611CA" w:rsidR="001A455C" w:rsidRDefault="001A455C" w:rsidP="001A455C">
      <w:pPr>
        <w:pStyle w:val="CommentText"/>
      </w:pPr>
      <w:r>
        <w:rPr>
          <w:rStyle w:val="CommentReference"/>
        </w:rPr>
        <w:annotationRef/>
      </w:r>
      <w:r>
        <w:t>Explain why a different package was used</w:t>
      </w:r>
    </w:p>
  </w:comment>
  <w:comment w:id="224" w:author="Emma Sofia Randahl-Beltran" w:date="2025-12-17T15:47:00Z" w:initials="ER">
    <w:p w14:paraId="59433383" w14:textId="77777777" w:rsidR="00A44404" w:rsidRDefault="00F12E39" w:rsidP="00A44404">
      <w:pPr>
        <w:pStyle w:val="CommentText"/>
      </w:pPr>
      <w:r>
        <w:rPr>
          <w:rStyle w:val="CommentReference"/>
        </w:rPr>
        <w:annotationRef/>
      </w:r>
      <w:r w:rsidR="00A44404">
        <w:rPr>
          <w:lang w:val="da-DK"/>
        </w:rPr>
        <w:t>I think a table/figure/timeline could help make the entire herbicide section more legible. It could be a column for dates and then a column for each treatment, and then HP_number entered in the corresponding cells? (maybe this is in suppl. Material already)</w:t>
      </w:r>
    </w:p>
  </w:comment>
  <w:comment w:id="225" w:author="Emma Sofia Randahl-Beltran" w:date="2025-12-17T15:44:00Z" w:initials="ER">
    <w:p w14:paraId="5081EF9E" w14:textId="112A2D2B" w:rsidR="0079048D" w:rsidRDefault="0079048D" w:rsidP="0079048D">
      <w:pPr>
        <w:pStyle w:val="CommentText"/>
      </w:pPr>
      <w:r>
        <w:rPr>
          <w:rStyle w:val="CommentReference"/>
        </w:rPr>
        <w:annotationRef/>
      </w:r>
      <w:r>
        <w:rPr>
          <w:lang w:val="da-DK"/>
        </w:rPr>
        <w:t>Is this also in the supplementary material? I mean, does it say what used and how much?</w:t>
      </w:r>
    </w:p>
  </w:comment>
  <w:comment w:id="226" w:author="Emma Sofia Randahl-Beltran" w:date="2025-12-17T15:48:00Z" w:initials="ER">
    <w:p w14:paraId="4EF47DFD" w14:textId="77777777" w:rsidR="00A44404" w:rsidRDefault="00A44404" w:rsidP="00A44404">
      <w:pPr>
        <w:pStyle w:val="CommentText"/>
      </w:pPr>
      <w:r>
        <w:rPr>
          <w:rStyle w:val="CommentReference"/>
        </w:rPr>
        <w:annotationRef/>
      </w:r>
      <w:r>
        <w:rPr>
          <w:lang w:val="da-DK"/>
        </w:rPr>
        <w:t>Does this need a source?</w:t>
      </w:r>
    </w:p>
  </w:comment>
  <w:comment w:id="230" w:author="Emma Sofia Randahl-Beltran" w:date="2025-12-17T15:53:00Z" w:initials="ER">
    <w:p w14:paraId="66F8EBC1" w14:textId="77777777" w:rsidR="00490A06" w:rsidRDefault="00490A06" w:rsidP="00490A06">
      <w:pPr>
        <w:pStyle w:val="CommentText"/>
      </w:pPr>
      <w:r>
        <w:rPr>
          <w:rStyle w:val="CommentReference"/>
        </w:rPr>
        <w:annotationRef/>
      </w:r>
      <w:r>
        <w:rPr>
          <w:lang w:val="da-DK"/>
        </w:rPr>
        <w:t>I wonder if there are ever instances where it touches two species or soil and weed or something - is the intersection ALWAYS given to only one one type of cover..</w:t>
      </w:r>
    </w:p>
  </w:comment>
  <w:comment w:id="231" w:author="Emma Sofia Randahl-Beltran" w:date="2025-12-17T16:05:00Z" w:initials="ER">
    <w:p w14:paraId="1D43D4AD" w14:textId="77777777" w:rsidR="00A572A8" w:rsidRDefault="00A572A8" w:rsidP="00A572A8">
      <w:pPr>
        <w:pStyle w:val="CommentText"/>
      </w:pPr>
      <w:r>
        <w:rPr>
          <w:rStyle w:val="CommentReference"/>
        </w:rPr>
        <w:annotationRef/>
      </w:r>
      <w:r>
        <w:rPr>
          <w:lang w:val="da-DK"/>
        </w:rPr>
        <w:t>Above the fractions are explained after a colon, here they are in parentheses, should they be the same?</w:t>
      </w:r>
    </w:p>
  </w:comment>
  <w:comment w:id="234" w:author="Emma Sofia Randahl-Beltran" w:date="2025-12-17T16:09:00Z" w:initials="ER">
    <w:p w14:paraId="3C510CF6" w14:textId="77777777" w:rsidR="0010300B" w:rsidRDefault="00FE143D" w:rsidP="0010300B">
      <w:pPr>
        <w:pStyle w:val="CommentText"/>
      </w:pPr>
      <w:r>
        <w:rPr>
          <w:rStyle w:val="CommentReference"/>
        </w:rPr>
        <w:annotationRef/>
      </w:r>
      <w:r w:rsidR="0010300B">
        <w:rPr>
          <w:lang w:val="da-DK"/>
        </w:rPr>
        <w:t xml:space="preserve">I would put a new chapter sub-header here to clarify that we are moving on from the direct measurements and on to all the calculations? </w:t>
      </w:r>
    </w:p>
  </w:comment>
  <w:comment w:id="235" w:author="Emma Sofia Randahl-Beltran" w:date="2025-12-17T16:17:00Z" w:initials="ER">
    <w:p w14:paraId="3C171241" w14:textId="77777777" w:rsidR="00E554C3" w:rsidRDefault="001D57C5" w:rsidP="00E554C3">
      <w:pPr>
        <w:pStyle w:val="CommentText"/>
      </w:pPr>
      <w:r>
        <w:rPr>
          <w:rStyle w:val="CommentReference"/>
        </w:rPr>
        <w:annotationRef/>
      </w:r>
      <w:r w:rsidR="00E554C3">
        <w:rPr>
          <w:lang w:val="da-DK"/>
        </w:rPr>
        <w:t>I get that winter cereals are probably more common in DK than winter brassicas (I don’t know but that seems reasonable) so I do think this is a reasonable assumption.</w:t>
      </w:r>
      <w:r w:rsidR="00E554C3">
        <w:rPr>
          <w:lang w:val="da-DK"/>
        </w:rPr>
        <w:br/>
        <w:t>But since it seems like the value of the radish systems is mainly driven by the cover crop itself and not the (weed) vegetation that is supports, then how big of an influence does it have that we are assuming that some crops add 0 value and others don’t?</w:t>
      </w:r>
      <w:r w:rsidR="00E554C3">
        <w:rPr>
          <w:lang w:val="da-DK"/>
        </w:rPr>
        <w:br/>
        <w:t xml:space="preserve">I mean, the weed communities are really sparse regardless, so I am guessing that the conclusions might be similar anyways. It just seems like this assumption </w:t>
      </w:r>
      <w:r w:rsidR="00E554C3">
        <w:rPr>
          <w:i/>
          <w:iCs/>
          <w:lang w:val="da-DK"/>
        </w:rPr>
        <w:t xml:space="preserve">could </w:t>
      </w:r>
      <w:r w:rsidR="00E554C3">
        <w:rPr>
          <w:lang w:val="da-DK"/>
        </w:rPr>
        <w:t>have a big impact on the outcome since there is primarily cover crop and volunteers</w:t>
      </w:r>
    </w:p>
  </w:comment>
  <w:comment w:id="236" w:author="Emma Sofia Randahl-Beltran" w:date="2025-12-17T16:20:00Z" w:initials="ER">
    <w:p w14:paraId="37A0A8A7" w14:textId="77777777" w:rsidR="008E5591" w:rsidRDefault="00843356" w:rsidP="008E5591">
      <w:pPr>
        <w:pStyle w:val="CommentText"/>
      </w:pPr>
      <w:r>
        <w:rPr>
          <w:rStyle w:val="CommentReference"/>
        </w:rPr>
        <w:annotationRef/>
      </w:r>
      <w:r w:rsidR="008E5591">
        <w:rPr>
          <w:lang w:val="da-DK"/>
        </w:rPr>
        <w:t>Used sub-index earlier, should it be the same?</w:t>
      </w:r>
      <w:r w:rsidR="008E5591">
        <w:rPr>
          <w:lang w:val="da-DK"/>
        </w:rPr>
        <w:br/>
        <w:t xml:space="preserve">…. Or each </w:t>
      </w:r>
      <w:r w:rsidR="008E5591">
        <w:rPr>
          <w:b/>
          <w:bCs/>
          <w:lang w:val="da-DK"/>
        </w:rPr>
        <w:t>of the</w:t>
      </w:r>
      <w:r w:rsidR="008E5591">
        <w:rPr>
          <w:lang w:val="da-DK"/>
        </w:rPr>
        <w:t xml:space="preserve"> sub-indeces</w:t>
      </w:r>
    </w:p>
  </w:comment>
  <w:comment w:id="237" w:author="Emma Sofia Randahl-Beltran" w:date="2025-12-17T16:23:00Z" w:initials="ER">
    <w:p w14:paraId="1308EDF2" w14:textId="77777777" w:rsidR="00302457" w:rsidRDefault="00302457" w:rsidP="00302457">
      <w:pPr>
        <w:pStyle w:val="CommentText"/>
      </w:pPr>
      <w:r>
        <w:rPr>
          <w:rStyle w:val="CommentReference"/>
        </w:rPr>
        <w:annotationRef/>
      </w:r>
      <w:r>
        <w:rPr>
          <w:lang w:val="da-DK"/>
        </w:rPr>
        <w:t>I think this is a reasonable way to do it, and also how they do it in other studies, but it doesn’t really account for community evenness then, does it?</w:t>
      </w:r>
    </w:p>
  </w:comment>
  <w:comment w:id="271" w:author="Emma Sofia Randahl-Beltran" w:date="2025-12-17T16:33:00Z" w:initials="ER">
    <w:p w14:paraId="58B50697" w14:textId="77777777" w:rsidR="00B66EEA" w:rsidRDefault="009055D7" w:rsidP="00B66EEA">
      <w:pPr>
        <w:pStyle w:val="CommentText"/>
      </w:pPr>
      <w:r>
        <w:rPr>
          <w:rStyle w:val="CommentReference"/>
        </w:rPr>
        <w:annotationRef/>
      </w:r>
      <w:r w:rsidR="00B66EEA">
        <w:rPr>
          <w:lang w:val="da-DK"/>
        </w:rPr>
        <w:t>I’m very picky and also a slightly lazy reader probably, but: I think it could improve legibility to repeat what six metrices we are looking at. I think they are also not mentioned in the methods section, only in the end of the introduction?</w:t>
      </w:r>
      <w:r w:rsidR="00B66EEA">
        <w:rPr>
          <w:lang w:val="da-DK"/>
        </w:rPr>
        <w:br/>
      </w:r>
      <w:r w:rsidR="00B66EEA">
        <w:rPr>
          <w:lang w:val="da-DK"/>
        </w:rPr>
        <w:br/>
        <w:t>I also would like to link clearly what measurement is used for each metric - like is soil cover percentage used as a metric for soil protection? I don’t think that is super clear to me as is.</w:t>
      </w:r>
    </w:p>
  </w:comment>
  <w:comment w:id="272" w:author="Emma Sofia Randahl-Beltran" w:date="2025-12-17T16:48:00Z" w:initials="ER">
    <w:p w14:paraId="3DA9048C" w14:textId="77777777" w:rsidR="00FE3F6F" w:rsidRDefault="00FE3F6F" w:rsidP="00FE3F6F">
      <w:pPr>
        <w:pStyle w:val="CommentText"/>
      </w:pPr>
      <w:r>
        <w:rPr>
          <w:rStyle w:val="CommentReference"/>
        </w:rPr>
        <w:annotationRef/>
      </w:r>
      <w:r>
        <w:rPr>
          <w:lang w:val="da-DK"/>
        </w:rPr>
        <w:t>I’m not sure I get what the potential alternative is, that is being argued against here… It seems fairly straight forward to want everything on the same scale I guess</w:t>
      </w:r>
    </w:p>
  </w:comment>
  <w:comment w:id="274" w:author="Emma Sofia Randahl-Beltran" w:date="2025-12-17T16:47:00Z" w:initials="ER">
    <w:p w14:paraId="701DFE5C" w14:textId="465A392B" w:rsidR="00EB2FED" w:rsidRDefault="00EB2FED" w:rsidP="00EB2FED">
      <w:pPr>
        <w:pStyle w:val="CommentText"/>
      </w:pPr>
      <w:r>
        <w:rPr>
          <w:rStyle w:val="CommentReference"/>
        </w:rPr>
        <w:annotationRef/>
      </w:r>
      <w:r>
        <w:rPr>
          <w:lang w:val="da-DK"/>
        </w:rPr>
        <w:t>It’s a fairly long sentence</w:t>
      </w:r>
    </w:p>
  </w:comment>
  <w:comment w:id="282" w:author="Emma Sofia Randahl-Beltran" w:date="2025-12-17T16:44:00Z" w:initials="ER">
    <w:p w14:paraId="57BFFFB1" w14:textId="691900BD" w:rsidR="006B28C8" w:rsidRDefault="006B28C8" w:rsidP="006B28C8">
      <w:pPr>
        <w:pStyle w:val="CommentText"/>
      </w:pPr>
      <w:r>
        <w:rPr>
          <w:rStyle w:val="CommentReference"/>
        </w:rPr>
        <w:annotationRef/>
      </w:r>
      <w:r>
        <w:rPr>
          <w:lang w:val="da-DK"/>
        </w:rPr>
        <w:t>Normalized? To avoid saying ”scaled to … a scale”</w:t>
      </w:r>
    </w:p>
  </w:comment>
  <w:comment w:id="284" w:author="Emma Sofia Randahl-Beltran" w:date="2025-12-17T16:50:00Z" w:initials="ER">
    <w:p w14:paraId="78B1FAAC" w14:textId="4DDF4DE4" w:rsidR="00175E2E" w:rsidRDefault="00175E2E" w:rsidP="00175E2E">
      <w:pPr>
        <w:pStyle w:val="CommentText"/>
      </w:pPr>
      <w:r>
        <w:rPr>
          <w:rStyle w:val="CommentReference"/>
        </w:rPr>
        <w:annotationRef/>
      </w:r>
      <w:r>
        <w:rPr>
          <w:lang w:val="da-DK"/>
        </w:rPr>
        <w:t>LT mean = Long Term mean?</w:t>
      </w:r>
    </w:p>
  </w:comment>
  <w:comment w:id="285" w:author="Emma Sofia Randahl-Beltran" w:date="2025-12-17T16:52:00Z" w:initials="ER">
    <w:p w14:paraId="35463C98" w14:textId="77777777" w:rsidR="00D84169" w:rsidRDefault="00D84169" w:rsidP="00D84169">
      <w:pPr>
        <w:pStyle w:val="CommentText"/>
      </w:pPr>
      <w:r>
        <w:rPr>
          <w:rStyle w:val="CommentReference"/>
        </w:rPr>
        <w:annotationRef/>
      </w:r>
      <w:r>
        <w:rPr>
          <w:lang w:val="da-DK"/>
        </w:rPr>
        <w:t>Can they be a different color or maybe by the axis label? They read a little bit like outliers</w:t>
      </w:r>
    </w:p>
  </w:comment>
  <w:comment w:id="286" w:author="Emma Sofia Randahl-Beltran" w:date="2025-12-17T17:01:00Z" w:initials="ER">
    <w:p w14:paraId="161D81CB" w14:textId="77777777" w:rsidR="00626B7F" w:rsidRDefault="00626B7F" w:rsidP="00626B7F">
      <w:pPr>
        <w:pStyle w:val="CommentText"/>
      </w:pPr>
      <w:r>
        <w:rPr>
          <w:rStyle w:val="CommentReference"/>
        </w:rPr>
        <w:annotationRef/>
      </w:r>
      <w:r>
        <w:rPr>
          <w:lang w:val="da-DK"/>
        </w:rPr>
        <w:t>Cover crop treatment includes nocc, right?</w:t>
      </w:r>
    </w:p>
  </w:comment>
  <w:comment w:id="287" w:author="Emma Sofia Randahl-Beltran" w:date="2025-12-17T17:00:00Z" w:initials="ER">
    <w:p w14:paraId="31FF0C9A" w14:textId="32C76CB7" w:rsidR="000E6DFA" w:rsidRDefault="000E6DFA" w:rsidP="000E6DFA">
      <w:pPr>
        <w:pStyle w:val="CommentText"/>
      </w:pPr>
      <w:r>
        <w:rPr>
          <w:rStyle w:val="CommentReference"/>
        </w:rPr>
        <w:annotationRef/>
      </w:r>
      <w:r>
        <w:rPr>
          <w:lang w:val="da-DK"/>
        </w:rPr>
        <w:t>The weeds, cover crop, volunteers?</w:t>
      </w:r>
    </w:p>
  </w:comment>
  <w:comment w:id="288" w:author="Emma Sofia Randahl-Beltran" w:date="2025-12-17T17:02:00Z" w:initials="ER">
    <w:p w14:paraId="0CB1C673" w14:textId="77777777" w:rsidR="00441DFD" w:rsidRDefault="00441DFD" w:rsidP="00441DFD">
      <w:pPr>
        <w:pStyle w:val="CommentText"/>
      </w:pPr>
      <w:r>
        <w:rPr>
          <w:rStyle w:val="CommentReference"/>
        </w:rPr>
        <w:annotationRef/>
      </w:r>
      <w:r>
        <w:rPr>
          <w:lang w:val="da-DK"/>
        </w:rPr>
        <w:t>Can that be interpreted as contamination from surrounding plots or is it an effect of the model not saying this is 0 even though we know it is logically supposed to be zero?</w:t>
      </w:r>
    </w:p>
  </w:comment>
  <w:comment w:id="289" w:author="Emma Sofia Randahl-Beltran" w:date="2025-12-17T17:08:00Z" w:initials="ER">
    <w:p w14:paraId="2E9B1280" w14:textId="77777777" w:rsidR="00777999" w:rsidRDefault="00777999" w:rsidP="00777999">
      <w:pPr>
        <w:pStyle w:val="CommentText"/>
      </w:pPr>
      <w:r>
        <w:rPr>
          <w:rStyle w:val="CommentReference"/>
        </w:rPr>
        <w:annotationRef/>
      </w:r>
      <w:r>
        <w:rPr>
          <w:lang w:val="da-DK"/>
        </w:rPr>
        <w:t>Period missing?</w:t>
      </w:r>
    </w:p>
  </w:comment>
  <w:comment w:id="291" w:author="Emma Sofia Randahl-Beltran" w:date="2025-12-17T17:12:00Z" w:initials="ER">
    <w:p w14:paraId="4FD41516" w14:textId="77777777" w:rsidR="002224C4" w:rsidRDefault="002224C4" w:rsidP="002224C4">
      <w:pPr>
        <w:pStyle w:val="CommentText"/>
      </w:pPr>
      <w:r>
        <w:rPr>
          <w:rStyle w:val="CommentReference"/>
        </w:rPr>
        <w:annotationRef/>
      </w:r>
      <w:r>
        <w:rPr>
          <w:lang w:val="da-DK"/>
        </w:rPr>
        <w:t xml:space="preserve">This was what motivated my question on line 262! Seems like the assumption might have a big effect on the results </w:t>
      </w:r>
    </w:p>
  </w:comment>
  <w:comment w:id="292" w:author="Emma Sofia Randahl-Beltran" w:date="2025-12-17T17:16:00Z" w:initials="ER">
    <w:p w14:paraId="063D30BA" w14:textId="77777777" w:rsidR="004F1524" w:rsidRDefault="004F1524" w:rsidP="004F1524">
      <w:pPr>
        <w:pStyle w:val="CommentText"/>
      </w:pPr>
      <w:r>
        <w:rPr>
          <w:rStyle w:val="CommentReference"/>
        </w:rPr>
        <w:annotationRef/>
      </w:r>
      <w:r>
        <w:rPr>
          <w:lang w:val="da-DK"/>
        </w:rPr>
        <w:t>How big was this difference?</w:t>
      </w:r>
    </w:p>
  </w:comment>
  <w:comment w:id="293" w:author="Emma Sofia Randahl-Beltran" w:date="2025-12-17T17:18:00Z" w:initials="ER">
    <w:p w14:paraId="72BF56E9" w14:textId="77777777" w:rsidR="00432570" w:rsidRPr="00D9578D" w:rsidRDefault="00432570" w:rsidP="00432570">
      <w:pPr>
        <w:pStyle w:val="CommentText"/>
        <w:rPr>
          <w:lang w:val="en-US"/>
        </w:rPr>
      </w:pPr>
      <w:r>
        <w:rPr>
          <w:rStyle w:val="CommentReference"/>
        </w:rPr>
        <w:annotationRef/>
      </w:r>
      <w:r>
        <w:rPr>
          <w:lang w:val="da-DK"/>
        </w:rPr>
        <w:t>Is it relevant to have the average number of weeds for each of the tillage systems (or would that be misleading because of interactions?)</w:t>
      </w:r>
    </w:p>
  </w:comment>
  <w:comment w:id="294" w:author="Emma Sofia Randahl-Beltran" w:date="2025-12-17T17:20:00Z" w:initials="ER">
    <w:p w14:paraId="057A194E" w14:textId="77777777" w:rsidR="00B01F5A" w:rsidRDefault="00B01F5A" w:rsidP="00B01F5A">
      <w:pPr>
        <w:pStyle w:val="CommentText"/>
      </w:pPr>
      <w:r>
        <w:rPr>
          <w:rStyle w:val="CommentReference"/>
        </w:rPr>
        <w:annotationRef/>
      </w:r>
      <w:r>
        <w:rPr>
          <w:lang w:val="da-DK"/>
        </w:rPr>
        <w:t>So then the differences were significant for the other comparisons, right?</w:t>
      </w:r>
    </w:p>
  </w:comment>
  <w:comment w:id="295" w:author="Emma Sofia Randahl-Beltran" w:date="2025-12-17T17:22:00Z" w:initials="ER">
    <w:p w14:paraId="028A6C84" w14:textId="77777777" w:rsidR="004B47BE" w:rsidRDefault="004B47BE" w:rsidP="004B47BE">
      <w:pPr>
        <w:pStyle w:val="CommentText"/>
      </w:pPr>
      <w:r>
        <w:rPr>
          <w:rStyle w:val="CommentReference"/>
        </w:rPr>
        <w:annotationRef/>
      </w:r>
      <w:r>
        <w:rPr>
          <w:lang w:val="da-DK"/>
        </w:rPr>
        <w:t>Oh yeah cause the tillage is after the cover crop right? So after inversion tillage it would be hard to see an effect of the cover crop cause everything got buried?</w:t>
      </w:r>
    </w:p>
  </w:comment>
  <w:comment w:id="296" w:author="Emma Sofia Randahl-Beltran" w:date="2025-12-17T17:29:00Z" w:initials="ER">
    <w:p w14:paraId="679812B1" w14:textId="77777777" w:rsidR="00501118" w:rsidRDefault="00501118" w:rsidP="00501118">
      <w:pPr>
        <w:pStyle w:val="CommentText"/>
      </w:pPr>
      <w:r>
        <w:rPr>
          <w:rStyle w:val="CommentReference"/>
        </w:rPr>
        <w:annotationRef/>
      </w:r>
      <w:r>
        <w:rPr>
          <w:lang w:val="da-DK"/>
        </w:rPr>
        <w:t xml:space="preserve">I understand that this means that it WAS significant, but the first time i read it I thought there was supposed to be a word after ”was” so the ”correlation … was </w:t>
      </w:r>
      <w:r>
        <w:rPr>
          <w:i/>
          <w:iCs/>
          <w:lang w:val="da-DK"/>
        </w:rPr>
        <w:t>something</w:t>
      </w:r>
      <w:r>
        <w:rPr>
          <w:lang w:val="da-DK"/>
        </w:rPr>
        <w:t>”</w:t>
      </w:r>
    </w:p>
  </w:comment>
  <w:comment w:id="297" w:author="Emma Sofia Randahl-Beltran" w:date="2025-12-17T10:12:00Z" w:initials="ER">
    <w:p w14:paraId="5E3BEF8D" w14:textId="77777777" w:rsidR="004D1497" w:rsidRDefault="004752C1" w:rsidP="004D1497">
      <w:pPr>
        <w:pStyle w:val="CommentText"/>
      </w:pPr>
      <w:r>
        <w:rPr>
          <w:rStyle w:val="CommentReference"/>
        </w:rPr>
        <w:annotationRef/>
      </w:r>
      <w:r w:rsidR="004D1497">
        <w:rPr>
          <w:lang w:val="da-DK"/>
        </w:rPr>
        <w:t>I wonder why!! It seems weird that these crops would compete less with the weeds than the nonexistent ones in the nocc! More tasty nutrients from the cc to eat for weeds in the spring?</w:t>
      </w:r>
    </w:p>
  </w:comment>
  <w:comment w:id="298" w:author="Emma Sofia Randahl-Beltran" w:date="2025-12-17T17:35:00Z" w:initials="ER">
    <w:p w14:paraId="56B06A00" w14:textId="77777777" w:rsidR="00007B33" w:rsidRDefault="00906B40" w:rsidP="00007B33">
      <w:pPr>
        <w:pStyle w:val="CommentText"/>
      </w:pPr>
      <w:r>
        <w:rPr>
          <w:rStyle w:val="CommentReference"/>
        </w:rPr>
        <w:annotationRef/>
      </w:r>
      <w:r w:rsidR="00007B33">
        <w:rPr>
          <w:lang w:val="da-DK"/>
        </w:rPr>
        <w:t>I guess here we are assuming that pesticides were used when necessary and responsibly (which I trust Eugene to do obviously) - but it doesn’t mean that that is the necessary pesticide load for that cropping system? I don’t have a clear point and I think they need to be included as they are - but they seem more like a treatment than an outcome to some extent.</w:t>
      </w:r>
      <w:r w:rsidR="00007B33">
        <w:rPr>
          <w:lang w:val="da-DK"/>
        </w:rPr>
        <w:br/>
      </w:r>
      <w:r w:rsidR="00007B33">
        <w:rPr>
          <w:lang w:val="da-DK"/>
        </w:rPr>
        <w:br/>
        <w:t>Say, pesticide loads are lowest in MixE but they also have highest perennial weed counts  would the ecological value have been different if herbicide use was increased?</w:t>
      </w:r>
    </w:p>
  </w:comment>
  <w:comment w:id="299" w:author="Emma Sofia Randahl-Beltran" w:date="2025-12-17T17:39:00Z" w:initials="ER">
    <w:p w14:paraId="186F506F" w14:textId="77777777" w:rsidR="00024F6C" w:rsidRDefault="00024F6C" w:rsidP="00024F6C">
      <w:pPr>
        <w:pStyle w:val="CommentText"/>
      </w:pPr>
      <w:r>
        <w:rPr>
          <w:rStyle w:val="CommentReference"/>
        </w:rPr>
        <w:annotationRef/>
      </w:r>
      <w:r>
        <w:rPr>
          <w:lang w:val="da-DK"/>
        </w:rPr>
        <w:t>Do we sum pesticide use over the entire three years?</w:t>
      </w:r>
    </w:p>
  </w:comment>
  <w:comment w:id="300" w:author="Virginia Anne Nichols" w:date="2026-01-12T12:22:00Z" w:initials="VN">
    <w:p w14:paraId="699CA915" w14:textId="77777777" w:rsidR="00363FBE" w:rsidRDefault="00363FBE" w:rsidP="00363FBE">
      <w:pPr>
        <w:pStyle w:val="CommentText"/>
      </w:pPr>
      <w:r>
        <w:rPr>
          <w:rStyle w:val="CommentReference"/>
        </w:rPr>
        <w:annotationRef/>
      </w:r>
      <w:r>
        <w:rPr>
          <w:color w:val="000000"/>
          <w:lang w:val="da-DK"/>
        </w:rPr>
        <w:t>fig 5, summary of cropping systems performance) is cropped a bit too far in on the right side, the "o" in "Eco" is cut off on the right-most diagrams</w:t>
      </w:r>
    </w:p>
  </w:comment>
  <w:comment w:id="301" w:author="Emma Sofia Randahl-Beltran" w:date="2025-12-17T17:48:00Z" w:initials="ER">
    <w:p w14:paraId="1DD4A7EC" w14:textId="4FED0D9E" w:rsidR="001A6CED" w:rsidRDefault="00502AB4" w:rsidP="001A6CED">
      <w:pPr>
        <w:pStyle w:val="CommentText"/>
      </w:pPr>
      <w:r>
        <w:rPr>
          <w:rStyle w:val="CommentReference"/>
        </w:rPr>
        <w:annotationRef/>
      </w:r>
      <w:r w:rsidR="001A6CED">
        <w:rPr>
          <w:lang w:val="da-DK"/>
        </w:rPr>
        <w:t>I think there are a thousand things that can be included in a discussion and I don’t know how to prioritize what should be there.</w:t>
      </w:r>
      <w:r w:rsidR="001A6CED">
        <w:rPr>
          <w:lang w:val="da-DK"/>
        </w:rPr>
        <w:br/>
        <w:t>But, when I was reading through all the results I had a lot of ”I wonder why that looks like that” questions that I would love to see discussed! Like, why the MixE had lower biomass than NoCC or why that’s where the perennial weeds live, or why inversion tillage gives more spring weeds and so on..</w:t>
      </w:r>
      <w:r w:rsidR="001A6CED">
        <w:rPr>
          <w:lang w:val="da-DK"/>
        </w:rPr>
        <w:br/>
        <w:t>I also like some hand holding in terms of ”this is how the author interpreted this” which might not be everyones cup of tea</w:t>
      </w:r>
    </w:p>
  </w:comment>
  <w:comment w:id="303" w:author="Emma Sofia Randahl-Beltran" w:date="2025-12-17T17:41:00Z" w:initials="ER">
    <w:p w14:paraId="6F293998" w14:textId="3730160C" w:rsidR="004D12D2" w:rsidRDefault="000E0520" w:rsidP="004D12D2">
      <w:pPr>
        <w:pStyle w:val="CommentText"/>
      </w:pPr>
      <w:r>
        <w:rPr>
          <w:rStyle w:val="CommentReference"/>
        </w:rPr>
        <w:annotationRef/>
      </w:r>
      <w:r w:rsidR="004D12D2">
        <w:rPr>
          <w:lang w:val="da-DK"/>
        </w:rPr>
        <w:t>Any idea what the explanation for this could be? Because of the weather?</w:t>
      </w:r>
    </w:p>
  </w:comment>
  <w:comment w:id="304" w:author="Emma Sofia Randahl-Beltran" w:date="2025-12-17T17:44:00Z" w:initials="ER">
    <w:p w14:paraId="136AF5DE" w14:textId="77777777" w:rsidR="000B77A2" w:rsidRDefault="000B77A2" w:rsidP="000B77A2">
      <w:pPr>
        <w:pStyle w:val="CommentText"/>
      </w:pPr>
      <w:r>
        <w:rPr>
          <w:rStyle w:val="CommentReference"/>
        </w:rPr>
        <w:annotationRef/>
      </w:r>
      <w:r>
        <w:rPr>
          <w:lang w:val="da-DK"/>
        </w:rPr>
        <w:t xml:space="preserve">”… communities had lower evenness than the …” to make sure it refers to the evenness index </w:t>
      </w:r>
    </w:p>
  </w:comment>
  <w:comment w:id="305" w:author="Virginia Anne Nichols" w:date="2025-11-26T10:39:00Z" w:initials="VN">
    <w:p w14:paraId="30569D99" w14:textId="3979EE51" w:rsidR="00602609" w:rsidRDefault="00602609" w:rsidP="00602609">
      <w:pPr>
        <w:pStyle w:val="CommentText"/>
      </w:pPr>
      <w:r>
        <w:rPr>
          <w:rStyle w:val="CommentReference"/>
        </w:rPr>
        <w:annotationRef/>
      </w:r>
      <w:r>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EB8E9D" w15:done="0"/>
  <w15:commentEx w15:paraId="1082E28D" w15:done="1"/>
  <w15:commentEx w15:paraId="01F2C629" w15:done="0"/>
  <w15:commentEx w15:paraId="26D5FC64" w15:done="0"/>
  <w15:commentEx w15:paraId="1F4DE92D" w15:done="0"/>
  <w15:commentEx w15:paraId="61FDC8B7" w15:done="1"/>
  <w15:commentEx w15:paraId="374AE296" w15:done="1"/>
  <w15:commentEx w15:paraId="16166ABF" w15:done="1"/>
  <w15:commentEx w15:paraId="030AD134" w15:done="1"/>
  <w15:commentEx w15:paraId="7E5CA506" w15:done="1"/>
  <w15:commentEx w15:paraId="7B0B3CB1" w15:done="1"/>
  <w15:commentEx w15:paraId="47957A8A" w15:done="1"/>
  <w15:commentEx w15:paraId="3D2E8856" w15:done="1"/>
  <w15:commentEx w15:paraId="03CF345F" w15:done="0"/>
  <w15:commentEx w15:paraId="0D054115" w15:done="1"/>
  <w15:commentEx w15:paraId="6EAE2383" w15:done="0"/>
  <w15:commentEx w15:paraId="078FEAD5" w15:done="0"/>
  <w15:commentEx w15:paraId="37309398" w15:done="0"/>
  <w15:commentEx w15:paraId="5D9AFA1F" w15:done="0"/>
  <w15:commentEx w15:paraId="1D7A512E" w15:done="0"/>
  <w15:commentEx w15:paraId="07D2856F" w15:done="0"/>
  <w15:commentEx w15:paraId="661FC837" w15:paraIdParent="07D2856F" w15:done="0"/>
  <w15:commentEx w15:paraId="3D95C606" w15:done="0"/>
  <w15:commentEx w15:paraId="59433383" w15:done="1"/>
  <w15:commentEx w15:paraId="5081EF9E" w15:done="1"/>
  <w15:commentEx w15:paraId="4EF47DFD" w15:done="1"/>
  <w15:commentEx w15:paraId="66F8EBC1" w15:done="1"/>
  <w15:commentEx w15:paraId="1D43D4AD" w15:done="1"/>
  <w15:commentEx w15:paraId="3C510CF6" w15:done="1"/>
  <w15:commentEx w15:paraId="3C171241" w15:done="1"/>
  <w15:commentEx w15:paraId="37A0A8A7" w15:done="1"/>
  <w15:commentEx w15:paraId="1308EDF2" w15:done="1"/>
  <w15:commentEx w15:paraId="58B50697" w15:done="1"/>
  <w15:commentEx w15:paraId="3DA9048C" w15:done="1"/>
  <w15:commentEx w15:paraId="701DFE5C" w15:done="1"/>
  <w15:commentEx w15:paraId="57BFFFB1" w15:done="1"/>
  <w15:commentEx w15:paraId="78B1FAAC" w15:done="1"/>
  <w15:commentEx w15:paraId="35463C98" w15:done="1"/>
  <w15:commentEx w15:paraId="161D81CB" w15:done="1"/>
  <w15:commentEx w15:paraId="31FF0C9A" w15:done="1"/>
  <w15:commentEx w15:paraId="0CB1C673" w15:done="1"/>
  <w15:commentEx w15:paraId="2E9B1280" w15:done="1"/>
  <w15:commentEx w15:paraId="4FD41516" w15:done="1"/>
  <w15:commentEx w15:paraId="063D30BA" w15:done="1"/>
  <w15:commentEx w15:paraId="72BF56E9" w15:done="0"/>
  <w15:commentEx w15:paraId="057A194E" w15:done="0"/>
  <w15:commentEx w15:paraId="028A6C84" w15:done="1"/>
  <w15:commentEx w15:paraId="679812B1" w15:done="1"/>
  <w15:commentEx w15:paraId="5E3BEF8D" w15:done="1"/>
  <w15:commentEx w15:paraId="56B06A00" w15:done="1"/>
  <w15:commentEx w15:paraId="186F506F" w15:done="1"/>
  <w15:commentEx w15:paraId="699CA915" w15:done="1"/>
  <w15:commentEx w15:paraId="1DD4A7EC" w15:done="0"/>
  <w15:commentEx w15:paraId="6F293998" w15:done="0"/>
  <w15:commentEx w15:paraId="136AF5DE" w15:done="1"/>
  <w15:commentEx w15:paraId="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1D4FC" w16cex:dateUtc="2025-12-15T14:17:00Z"/>
  <w16cex:commentExtensible w16cex:durableId="552693D8" w16cex:dateUtc="2025-12-17T09:15:00Z"/>
  <w16cex:commentExtensible w16cex:durableId="6BE7FC80" w16cex:dateUtc="2025-12-17T09:14:00Z"/>
  <w16cex:commentExtensible w16cex:durableId="00063964" w16cex:dateUtc="2025-12-17T09:18:00Z"/>
  <w16cex:commentExtensible w16cex:durableId="0A378F45" w16cex:dateUtc="2025-12-17T09:50:00Z"/>
  <w16cex:commentExtensible w16cex:durableId="24451ED3" w16cex:dateUtc="2025-12-17T13:56:00Z"/>
  <w16cex:commentExtensible w16cex:durableId="4EA3396A" w16cex:dateUtc="2025-12-17T13:50:00Z"/>
  <w16cex:commentExtensible w16cex:durableId="777D27CC" w16cex:dateUtc="2025-12-17T13:55:00Z"/>
  <w16cex:commentExtensible w16cex:durableId="550B0B30" w16cex:dateUtc="2025-12-17T13:52:00Z"/>
  <w16cex:commentExtensible w16cex:durableId="471D59CF" w16cex:dateUtc="2025-12-17T14:06:00Z"/>
  <w16cex:commentExtensible w16cex:durableId="0938389D" w16cex:dateUtc="2025-12-17T14:11:00Z"/>
  <w16cex:commentExtensible w16cex:durableId="6C23BB17" w16cex:dateUtc="2025-12-17T14:05:00Z"/>
  <w16cex:commentExtensible w16cex:durableId="2A9371C1" w16cex:dateUtc="2025-12-17T14:13:00Z"/>
  <w16cex:commentExtensible w16cex:durableId="26273C0A" w16cex:dateUtc="2025-01-30T20:16:00Z"/>
  <w16cex:commentExtensible w16cex:durableId="3B4BF8CC" w16cex:dateUtc="2025-12-17T14:14:00Z"/>
  <w16cex:commentExtensible w16cex:durableId="2E0412EE" w16cex:dateUtc="2025-12-17T14:14:00Z"/>
  <w16cex:commentExtensible w16cex:durableId="73E22568" w16cex:dateUtc="2025-02-18T10:45:00Z"/>
  <w16cex:commentExtensible w16cex:durableId="74E83C9E" w16cex:dateUtc="2025-04-01T07:42:00Z"/>
  <w16cex:commentExtensible w16cex:durableId="26A838AC" w16cex:dateUtc="2025-02-18T09:54:00Z"/>
  <w16cex:commentExtensible w16cex:durableId="719E07D9" w16cex:dateUtc="2025-02-18T09:55:00Z"/>
  <w16cex:commentExtensible w16cex:durableId="024958BE" w16cex:dateUtc="2025-11-26T08:25:00Z"/>
  <w16cex:commentExtensible w16cex:durableId="4D683DA9" w16cex:dateUtc="2025-12-17T14:15:00Z"/>
  <w16cex:commentExtensible w16cex:durableId="3EAA758B" w16cex:dateUtc="2025-02-18T10:47:00Z"/>
  <w16cex:commentExtensible w16cex:durableId="2565A8E6" w16cex:dateUtc="2025-12-17T14:47:00Z"/>
  <w16cex:commentExtensible w16cex:durableId="66FC3273" w16cex:dateUtc="2025-12-17T14:44:00Z"/>
  <w16cex:commentExtensible w16cex:durableId="025B783A" w16cex:dateUtc="2025-12-17T14:48:00Z"/>
  <w16cex:commentExtensible w16cex:durableId="3977C782" w16cex:dateUtc="2025-12-17T14:53:00Z"/>
  <w16cex:commentExtensible w16cex:durableId="77DFF332" w16cex:dateUtc="2025-12-17T15:05:00Z"/>
  <w16cex:commentExtensible w16cex:durableId="45787657" w16cex:dateUtc="2025-12-17T15:09:00Z"/>
  <w16cex:commentExtensible w16cex:durableId="00C87233" w16cex:dateUtc="2025-12-17T15:17:00Z"/>
  <w16cex:commentExtensible w16cex:durableId="46937069" w16cex:dateUtc="2025-12-17T15:20:00Z"/>
  <w16cex:commentExtensible w16cex:durableId="1670BDA9" w16cex:dateUtc="2025-12-17T15:23:00Z"/>
  <w16cex:commentExtensible w16cex:durableId="4927580A" w16cex:dateUtc="2025-12-17T15:33:00Z"/>
  <w16cex:commentExtensible w16cex:durableId="63F4A78F" w16cex:dateUtc="2025-12-17T15:48:00Z"/>
  <w16cex:commentExtensible w16cex:durableId="2DDD1C21" w16cex:dateUtc="2025-12-17T15:47:00Z"/>
  <w16cex:commentExtensible w16cex:durableId="398178BB" w16cex:dateUtc="2025-12-17T15:44:00Z"/>
  <w16cex:commentExtensible w16cex:durableId="3BFE5892" w16cex:dateUtc="2025-12-17T15:50:00Z"/>
  <w16cex:commentExtensible w16cex:durableId="178BB064" w16cex:dateUtc="2025-12-17T15:52:00Z"/>
  <w16cex:commentExtensible w16cex:durableId="4BBBF299" w16cex:dateUtc="2025-12-17T16:01:00Z"/>
  <w16cex:commentExtensible w16cex:durableId="75D9B570" w16cex:dateUtc="2025-12-17T16:00:00Z"/>
  <w16cex:commentExtensible w16cex:durableId="63FAB447" w16cex:dateUtc="2025-12-17T16:02:00Z"/>
  <w16cex:commentExtensible w16cex:durableId="6D04B7FA" w16cex:dateUtc="2025-12-17T16:08:00Z"/>
  <w16cex:commentExtensible w16cex:durableId="05819741" w16cex:dateUtc="2025-12-17T16:12:00Z"/>
  <w16cex:commentExtensible w16cex:durableId="310D1E19" w16cex:dateUtc="2025-12-17T16:16:00Z"/>
  <w16cex:commentExtensible w16cex:durableId="172BF287" w16cex:dateUtc="2025-12-17T16:18:00Z"/>
  <w16cex:commentExtensible w16cex:durableId="2BBFDAC1" w16cex:dateUtc="2025-12-17T16:20:00Z"/>
  <w16cex:commentExtensible w16cex:durableId="6AF70256" w16cex:dateUtc="2025-12-17T16:22:00Z"/>
  <w16cex:commentExtensible w16cex:durableId="5D1497CB" w16cex:dateUtc="2025-12-17T16:29:00Z"/>
  <w16cex:commentExtensible w16cex:durableId="48F620C8" w16cex:dateUtc="2025-12-17T09:12:00Z"/>
  <w16cex:commentExtensible w16cex:durableId="4BB97E11" w16cex:dateUtc="2025-12-17T16:35:00Z"/>
  <w16cex:commentExtensible w16cex:durableId="5D1E7A59" w16cex:dateUtc="2025-12-17T16:39:00Z"/>
  <w16cex:commentExtensible w16cex:durableId="66428744" w16cex:dateUtc="2026-01-12T11:22:00Z"/>
  <w16cex:commentExtensible w16cex:durableId="69A88ED5" w16cex:dateUtc="2025-12-17T16:48:00Z"/>
  <w16cex:commentExtensible w16cex:durableId="677642F6" w16cex:dateUtc="2025-12-17T16:41:00Z"/>
  <w16cex:commentExtensible w16cex:durableId="78BAABB5" w16cex:dateUtc="2025-12-17T16:44: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EB8E9D" w16cid:durableId="1461D4FC"/>
  <w16cid:commentId w16cid:paraId="1082E28D" w16cid:durableId="552693D8"/>
  <w16cid:commentId w16cid:paraId="01F2C629" w16cid:durableId="6BE7FC80"/>
  <w16cid:commentId w16cid:paraId="26D5FC64" w16cid:durableId="00063964"/>
  <w16cid:commentId w16cid:paraId="1F4DE92D" w16cid:durableId="0A378F45"/>
  <w16cid:commentId w16cid:paraId="61FDC8B7" w16cid:durableId="24451ED3"/>
  <w16cid:commentId w16cid:paraId="374AE296" w16cid:durableId="4EA3396A"/>
  <w16cid:commentId w16cid:paraId="16166ABF" w16cid:durableId="777D27CC"/>
  <w16cid:commentId w16cid:paraId="030AD134" w16cid:durableId="550B0B30"/>
  <w16cid:commentId w16cid:paraId="7E5CA506" w16cid:durableId="471D59CF"/>
  <w16cid:commentId w16cid:paraId="7B0B3CB1" w16cid:durableId="0938389D"/>
  <w16cid:commentId w16cid:paraId="47957A8A" w16cid:durableId="6C23BB17"/>
  <w16cid:commentId w16cid:paraId="3D2E8856" w16cid:durableId="2A9371C1"/>
  <w16cid:commentId w16cid:paraId="03CF345F" w16cid:durableId="26273C0A"/>
  <w16cid:commentId w16cid:paraId="0D054115" w16cid:durableId="3B4BF8CC"/>
  <w16cid:commentId w16cid:paraId="6EAE2383" w16cid:durableId="2E0412EE"/>
  <w16cid:commentId w16cid:paraId="078FEAD5" w16cid:durableId="73E22568"/>
  <w16cid:commentId w16cid:paraId="37309398" w16cid:durableId="74E83C9E"/>
  <w16cid:commentId w16cid:paraId="5D9AFA1F" w16cid:durableId="26A838AC"/>
  <w16cid:commentId w16cid:paraId="1D7A512E" w16cid:durableId="719E07D9"/>
  <w16cid:commentId w16cid:paraId="07D2856F" w16cid:durableId="024958BE"/>
  <w16cid:commentId w16cid:paraId="661FC837" w16cid:durableId="4D683DA9"/>
  <w16cid:commentId w16cid:paraId="3D95C606" w16cid:durableId="3EAA758B"/>
  <w16cid:commentId w16cid:paraId="59433383" w16cid:durableId="2565A8E6"/>
  <w16cid:commentId w16cid:paraId="5081EF9E" w16cid:durableId="66FC3273"/>
  <w16cid:commentId w16cid:paraId="4EF47DFD" w16cid:durableId="025B783A"/>
  <w16cid:commentId w16cid:paraId="66F8EBC1" w16cid:durableId="3977C782"/>
  <w16cid:commentId w16cid:paraId="1D43D4AD" w16cid:durableId="77DFF332"/>
  <w16cid:commentId w16cid:paraId="3C510CF6" w16cid:durableId="45787657"/>
  <w16cid:commentId w16cid:paraId="3C171241" w16cid:durableId="00C87233"/>
  <w16cid:commentId w16cid:paraId="37A0A8A7" w16cid:durableId="46937069"/>
  <w16cid:commentId w16cid:paraId="1308EDF2" w16cid:durableId="1670BDA9"/>
  <w16cid:commentId w16cid:paraId="58B50697" w16cid:durableId="4927580A"/>
  <w16cid:commentId w16cid:paraId="3DA9048C" w16cid:durableId="63F4A78F"/>
  <w16cid:commentId w16cid:paraId="701DFE5C" w16cid:durableId="2DDD1C21"/>
  <w16cid:commentId w16cid:paraId="57BFFFB1" w16cid:durableId="398178BB"/>
  <w16cid:commentId w16cid:paraId="78B1FAAC" w16cid:durableId="3BFE5892"/>
  <w16cid:commentId w16cid:paraId="35463C98" w16cid:durableId="178BB064"/>
  <w16cid:commentId w16cid:paraId="161D81CB" w16cid:durableId="4BBBF299"/>
  <w16cid:commentId w16cid:paraId="31FF0C9A" w16cid:durableId="75D9B570"/>
  <w16cid:commentId w16cid:paraId="0CB1C673" w16cid:durableId="63FAB447"/>
  <w16cid:commentId w16cid:paraId="2E9B1280" w16cid:durableId="6D04B7FA"/>
  <w16cid:commentId w16cid:paraId="4FD41516" w16cid:durableId="05819741"/>
  <w16cid:commentId w16cid:paraId="063D30BA" w16cid:durableId="310D1E19"/>
  <w16cid:commentId w16cid:paraId="72BF56E9" w16cid:durableId="172BF287"/>
  <w16cid:commentId w16cid:paraId="057A194E" w16cid:durableId="2BBFDAC1"/>
  <w16cid:commentId w16cid:paraId="028A6C84" w16cid:durableId="6AF70256"/>
  <w16cid:commentId w16cid:paraId="679812B1" w16cid:durableId="5D1497CB"/>
  <w16cid:commentId w16cid:paraId="5E3BEF8D" w16cid:durableId="48F620C8"/>
  <w16cid:commentId w16cid:paraId="56B06A00" w16cid:durableId="4BB97E11"/>
  <w16cid:commentId w16cid:paraId="186F506F" w16cid:durableId="5D1E7A59"/>
  <w16cid:commentId w16cid:paraId="699CA915" w16cid:durableId="66428744"/>
  <w16cid:commentId w16cid:paraId="1DD4A7EC" w16cid:durableId="69A88ED5"/>
  <w16cid:commentId w16cid:paraId="6F293998" w16cid:durableId="677642F6"/>
  <w16cid:commentId w16cid:paraId="136AF5DE" w16cid:durableId="78BAABB5"/>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BA5CD" w14:textId="77777777" w:rsidR="00C9536E" w:rsidRDefault="00C9536E">
      <w:r>
        <w:separator/>
      </w:r>
    </w:p>
  </w:endnote>
  <w:endnote w:type="continuationSeparator" w:id="0">
    <w:p w14:paraId="121E2FD3" w14:textId="77777777" w:rsidR="00C9536E" w:rsidRDefault="00C95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6B3EA" w14:textId="77777777" w:rsidR="00C9536E" w:rsidRDefault="00C9536E">
      <w:r>
        <w:separator/>
      </w:r>
    </w:p>
  </w:footnote>
  <w:footnote w:type="continuationSeparator" w:id="0">
    <w:p w14:paraId="6915431E" w14:textId="77777777" w:rsidR="00C9536E" w:rsidRDefault="00C953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Sofia Randahl-Beltran">
    <w15:presenceInfo w15:providerId="AD" w15:userId="S::au784673@uni.au.dk::5e9799e3-8a51-4391-9f2c-dedcd39b5280"/>
  </w15:person>
  <w15:person w15:author="Virginia Anne Nichols">
    <w15:presenceInfo w15:providerId="AD" w15:userId="S::au757887@uni.au.dk::1e8bc941-3906-405c-be8c-f2e8d9cc7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830"/>
    <w:rsid w:val="000043B8"/>
    <w:rsid w:val="00007B33"/>
    <w:rsid w:val="00024F6C"/>
    <w:rsid w:val="00030F1C"/>
    <w:rsid w:val="000347C5"/>
    <w:rsid w:val="00041F28"/>
    <w:rsid w:val="00045088"/>
    <w:rsid w:val="000508B5"/>
    <w:rsid w:val="00057203"/>
    <w:rsid w:val="000701DF"/>
    <w:rsid w:val="00075466"/>
    <w:rsid w:val="00090529"/>
    <w:rsid w:val="00091299"/>
    <w:rsid w:val="000A7202"/>
    <w:rsid w:val="000A78B8"/>
    <w:rsid w:val="000B0944"/>
    <w:rsid w:val="000B19A8"/>
    <w:rsid w:val="000B2786"/>
    <w:rsid w:val="000B6D43"/>
    <w:rsid w:val="000B6D77"/>
    <w:rsid w:val="000B77A2"/>
    <w:rsid w:val="000B7E46"/>
    <w:rsid w:val="000C25A5"/>
    <w:rsid w:val="000E0520"/>
    <w:rsid w:val="000E6DFA"/>
    <w:rsid w:val="000E7436"/>
    <w:rsid w:val="001015E8"/>
    <w:rsid w:val="0010300B"/>
    <w:rsid w:val="00111917"/>
    <w:rsid w:val="00121AD9"/>
    <w:rsid w:val="001222B8"/>
    <w:rsid w:val="00123F93"/>
    <w:rsid w:val="00126F2F"/>
    <w:rsid w:val="00133612"/>
    <w:rsid w:val="0014626F"/>
    <w:rsid w:val="001479F9"/>
    <w:rsid w:val="00156D97"/>
    <w:rsid w:val="00175E2E"/>
    <w:rsid w:val="001867A1"/>
    <w:rsid w:val="00197824"/>
    <w:rsid w:val="001A00CE"/>
    <w:rsid w:val="001A1339"/>
    <w:rsid w:val="001A2BE0"/>
    <w:rsid w:val="001A455C"/>
    <w:rsid w:val="001A6CED"/>
    <w:rsid w:val="001A6FB8"/>
    <w:rsid w:val="001B5010"/>
    <w:rsid w:val="001C0F78"/>
    <w:rsid w:val="001C2FB2"/>
    <w:rsid w:val="001C52EB"/>
    <w:rsid w:val="001C7E86"/>
    <w:rsid w:val="001C7F6C"/>
    <w:rsid w:val="001D3CD3"/>
    <w:rsid w:val="001D57C5"/>
    <w:rsid w:val="001E79BC"/>
    <w:rsid w:val="001F07F6"/>
    <w:rsid w:val="001F58FE"/>
    <w:rsid w:val="0020375F"/>
    <w:rsid w:val="00204786"/>
    <w:rsid w:val="002064FB"/>
    <w:rsid w:val="00216616"/>
    <w:rsid w:val="002224C4"/>
    <w:rsid w:val="0022360D"/>
    <w:rsid w:val="00226AAF"/>
    <w:rsid w:val="00226BA0"/>
    <w:rsid w:val="002314A6"/>
    <w:rsid w:val="00231E9B"/>
    <w:rsid w:val="0025438D"/>
    <w:rsid w:val="00257317"/>
    <w:rsid w:val="00260E18"/>
    <w:rsid w:val="00274552"/>
    <w:rsid w:val="00276F65"/>
    <w:rsid w:val="00297F70"/>
    <w:rsid w:val="002A08AE"/>
    <w:rsid w:val="002A4453"/>
    <w:rsid w:val="002A518A"/>
    <w:rsid w:val="002A55FC"/>
    <w:rsid w:val="002A5F86"/>
    <w:rsid w:val="002A7D26"/>
    <w:rsid w:val="002B2DED"/>
    <w:rsid w:val="002B6F1A"/>
    <w:rsid w:val="002C0993"/>
    <w:rsid w:val="002C160E"/>
    <w:rsid w:val="002C3BDB"/>
    <w:rsid w:val="002C507B"/>
    <w:rsid w:val="002D10E5"/>
    <w:rsid w:val="002D5BD0"/>
    <w:rsid w:val="002E4D53"/>
    <w:rsid w:val="002F485B"/>
    <w:rsid w:val="002F5DE4"/>
    <w:rsid w:val="00300184"/>
    <w:rsid w:val="00302457"/>
    <w:rsid w:val="003479FB"/>
    <w:rsid w:val="00347E58"/>
    <w:rsid w:val="00362156"/>
    <w:rsid w:val="00363FBE"/>
    <w:rsid w:val="00381089"/>
    <w:rsid w:val="0038548F"/>
    <w:rsid w:val="003A1B51"/>
    <w:rsid w:val="003B122A"/>
    <w:rsid w:val="003C7F19"/>
    <w:rsid w:val="003D3B6E"/>
    <w:rsid w:val="003D7AFA"/>
    <w:rsid w:val="003E7CBF"/>
    <w:rsid w:val="00402490"/>
    <w:rsid w:val="0040336B"/>
    <w:rsid w:val="004139CB"/>
    <w:rsid w:val="004246D5"/>
    <w:rsid w:val="00432570"/>
    <w:rsid w:val="00433613"/>
    <w:rsid w:val="00434E4D"/>
    <w:rsid w:val="00436E4A"/>
    <w:rsid w:val="00441DFD"/>
    <w:rsid w:val="00462BFF"/>
    <w:rsid w:val="004752C1"/>
    <w:rsid w:val="00490A06"/>
    <w:rsid w:val="00494819"/>
    <w:rsid w:val="00496DB9"/>
    <w:rsid w:val="004A5464"/>
    <w:rsid w:val="004B47BE"/>
    <w:rsid w:val="004C06F7"/>
    <w:rsid w:val="004C0D61"/>
    <w:rsid w:val="004C4425"/>
    <w:rsid w:val="004D12D2"/>
    <w:rsid w:val="004D1497"/>
    <w:rsid w:val="004E1E8C"/>
    <w:rsid w:val="004E7F25"/>
    <w:rsid w:val="004F1524"/>
    <w:rsid w:val="004F47C3"/>
    <w:rsid w:val="00501118"/>
    <w:rsid w:val="00502AB4"/>
    <w:rsid w:val="00523DF1"/>
    <w:rsid w:val="0053182E"/>
    <w:rsid w:val="00542FF3"/>
    <w:rsid w:val="0054576C"/>
    <w:rsid w:val="00553D8F"/>
    <w:rsid w:val="00556DE2"/>
    <w:rsid w:val="005579A3"/>
    <w:rsid w:val="005642B7"/>
    <w:rsid w:val="00572988"/>
    <w:rsid w:val="00583A92"/>
    <w:rsid w:val="005A746C"/>
    <w:rsid w:val="005B774F"/>
    <w:rsid w:val="005C0BB4"/>
    <w:rsid w:val="005C27E0"/>
    <w:rsid w:val="005C3B4B"/>
    <w:rsid w:val="005E12EA"/>
    <w:rsid w:val="005E150B"/>
    <w:rsid w:val="005E5E7E"/>
    <w:rsid w:val="005F1FF2"/>
    <w:rsid w:val="005F4DAC"/>
    <w:rsid w:val="00602609"/>
    <w:rsid w:val="00602B25"/>
    <w:rsid w:val="00604776"/>
    <w:rsid w:val="006067D9"/>
    <w:rsid w:val="00614437"/>
    <w:rsid w:val="006252D5"/>
    <w:rsid w:val="0062645F"/>
    <w:rsid w:val="00626B7F"/>
    <w:rsid w:val="0064084D"/>
    <w:rsid w:val="00646AD5"/>
    <w:rsid w:val="00647DEF"/>
    <w:rsid w:val="006774E5"/>
    <w:rsid w:val="006804BA"/>
    <w:rsid w:val="00680EF7"/>
    <w:rsid w:val="00686048"/>
    <w:rsid w:val="0069706B"/>
    <w:rsid w:val="006B28C8"/>
    <w:rsid w:val="006B4AC3"/>
    <w:rsid w:val="006B6B39"/>
    <w:rsid w:val="006B785A"/>
    <w:rsid w:val="006C04E3"/>
    <w:rsid w:val="006C3DC0"/>
    <w:rsid w:val="006C6430"/>
    <w:rsid w:val="006D5A73"/>
    <w:rsid w:val="006E0E49"/>
    <w:rsid w:val="006E36A2"/>
    <w:rsid w:val="006F2D77"/>
    <w:rsid w:val="006F3CE0"/>
    <w:rsid w:val="006F54D7"/>
    <w:rsid w:val="00700ACD"/>
    <w:rsid w:val="00704184"/>
    <w:rsid w:val="007045F2"/>
    <w:rsid w:val="00715DB1"/>
    <w:rsid w:val="00717BE6"/>
    <w:rsid w:val="00733FC7"/>
    <w:rsid w:val="007348E9"/>
    <w:rsid w:val="00737D7A"/>
    <w:rsid w:val="007604BF"/>
    <w:rsid w:val="00763F20"/>
    <w:rsid w:val="00765D21"/>
    <w:rsid w:val="00770710"/>
    <w:rsid w:val="00770D8A"/>
    <w:rsid w:val="00774D16"/>
    <w:rsid w:val="00777999"/>
    <w:rsid w:val="00782F03"/>
    <w:rsid w:val="00785EAA"/>
    <w:rsid w:val="0079048D"/>
    <w:rsid w:val="00790C32"/>
    <w:rsid w:val="00795819"/>
    <w:rsid w:val="007974E5"/>
    <w:rsid w:val="007A1907"/>
    <w:rsid w:val="007B00DA"/>
    <w:rsid w:val="007B2BE5"/>
    <w:rsid w:val="007C1142"/>
    <w:rsid w:val="007C1BBA"/>
    <w:rsid w:val="007C2B45"/>
    <w:rsid w:val="007D24BE"/>
    <w:rsid w:val="007E7357"/>
    <w:rsid w:val="007E73A6"/>
    <w:rsid w:val="007F5EF2"/>
    <w:rsid w:val="00802EF3"/>
    <w:rsid w:val="00806BB5"/>
    <w:rsid w:val="00807EBD"/>
    <w:rsid w:val="008141BB"/>
    <w:rsid w:val="00820D4E"/>
    <w:rsid w:val="00827D82"/>
    <w:rsid w:val="008302FF"/>
    <w:rsid w:val="00840816"/>
    <w:rsid w:val="00842881"/>
    <w:rsid w:val="00843356"/>
    <w:rsid w:val="00864051"/>
    <w:rsid w:val="0086566B"/>
    <w:rsid w:val="0086596F"/>
    <w:rsid w:val="008877EC"/>
    <w:rsid w:val="00890183"/>
    <w:rsid w:val="008935F3"/>
    <w:rsid w:val="008A45D0"/>
    <w:rsid w:val="008B07A4"/>
    <w:rsid w:val="008C1C95"/>
    <w:rsid w:val="008D2724"/>
    <w:rsid w:val="008D3E81"/>
    <w:rsid w:val="008E0AD1"/>
    <w:rsid w:val="008E5591"/>
    <w:rsid w:val="009055D7"/>
    <w:rsid w:val="00905D63"/>
    <w:rsid w:val="00906B40"/>
    <w:rsid w:val="009133AC"/>
    <w:rsid w:val="00941332"/>
    <w:rsid w:val="009432A7"/>
    <w:rsid w:val="00950EEA"/>
    <w:rsid w:val="00953C94"/>
    <w:rsid w:val="00962AFD"/>
    <w:rsid w:val="0098059C"/>
    <w:rsid w:val="009915C2"/>
    <w:rsid w:val="009A203A"/>
    <w:rsid w:val="009A3A5B"/>
    <w:rsid w:val="009A55B2"/>
    <w:rsid w:val="009A7EA2"/>
    <w:rsid w:val="009B1DCF"/>
    <w:rsid w:val="009C058A"/>
    <w:rsid w:val="009D06A0"/>
    <w:rsid w:val="009E2AE7"/>
    <w:rsid w:val="009E5644"/>
    <w:rsid w:val="009E6CDC"/>
    <w:rsid w:val="009F55A6"/>
    <w:rsid w:val="00A04631"/>
    <w:rsid w:val="00A20044"/>
    <w:rsid w:val="00A20B07"/>
    <w:rsid w:val="00A240D9"/>
    <w:rsid w:val="00A249FA"/>
    <w:rsid w:val="00A31C4F"/>
    <w:rsid w:val="00A3505F"/>
    <w:rsid w:val="00A35D7B"/>
    <w:rsid w:val="00A41B89"/>
    <w:rsid w:val="00A44404"/>
    <w:rsid w:val="00A52678"/>
    <w:rsid w:val="00A572A8"/>
    <w:rsid w:val="00A62539"/>
    <w:rsid w:val="00A75203"/>
    <w:rsid w:val="00A80E50"/>
    <w:rsid w:val="00A81ACF"/>
    <w:rsid w:val="00A82D15"/>
    <w:rsid w:val="00A83B4F"/>
    <w:rsid w:val="00A90095"/>
    <w:rsid w:val="00A935FC"/>
    <w:rsid w:val="00AA2DBB"/>
    <w:rsid w:val="00AC10C6"/>
    <w:rsid w:val="00AC1AFD"/>
    <w:rsid w:val="00AC1BBA"/>
    <w:rsid w:val="00AC574D"/>
    <w:rsid w:val="00AC6691"/>
    <w:rsid w:val="00AD04C7"/>
    <w:rsid w:val="00AD6F9E"/>
    <w:rsid w:val="00AE1EFC"/>
    <w:rsid w:val="00AE2C54"/>
    <w:rsid w:val="00AF0363"/>
    <w:rsid w:val="00AF348D"/>
    <w:rsid w:val="00AF5044"/>
    <w:rsid w:val="00B01F5A"/>
    <w:rsid w:val="00B04204"/>
    <w:rsid w:val="00B105ED"/>
    <w:rsid w:val="00B11BF0"/>
    <w:rsid w:val="00B20190"/>
    <w:rsid w:val="00B2115D"/>
    <w:rsid w:val="00B27B76"/>
    <w:rsid w:val="00B3112B"/>
    <w:rsid w:val="00B4141B"/>
    <w:rsid w:val="00B66EEA"/>
    <w:rsid w:val="00B75AF6"/>
    <w:rsid w:val="00B76139"/>
    <w:rsid w:val="00B81685"/>
    <w:rsid w:val="00B83835"/>
    <w:rsid w:val="00BA7F3D"/>
    <w:rsid w:val="00BB220E"/>
    <w:rsid w:val="00BB7322"/>
    <w:rsid w:val="00BC2028"/>
    <w:rsid w:val="00BC7DE8"/>
    <w:rsid w:val="00BD0B68"/>
    <w:rsid w:val="00BD2394"/>
    <w:rsid w:val="00BD5966"/>
    <w:rsid w:val="00BE5883"/>
    <w:rsid w:val="00BF3618"/>
    <w:rsid w:val="00C107F5"/>
    <w:rsid w:val="00C10FAD"/>
    <w:rsid w:val="00C15961"/>
    <w:rsid w:val="00C16073"/>
    <w:rsid w:val="00C23509"/>
    <w:rsid w:val="00C33AD4"/>
    <w:rsid w:val="00C35B15"/>
    <w:rsid w:val="00C43862"/>
    <w:rsid w:val="00C459D5"/>
    <w:rsid w:val="00C651C3"/>
    <w:rsid w:val="00C7424A"/>
    <w:rsid w:val="00C75545"/>
    <w:rsid w:val="00C80B36"/>
    <w:rsid w:val="00C91C94"/>
    <w:rsid w:val="00C9536E"/>
    <w:rsid w:val="00CA273C"/>
    <w:rsid w:val="00CA2FBE"/>
    <w:rsid w:val="00CB1BFB"/>
    <w:rsid w:val="00CC097D"/>
    <w:rsid w:val="00CC1AAD"/>
    <w:rsid w:val="00CC4F03"/>
    <w:rsid w:val="00CC5D66"/>
    <w:rsid w:val="00CC6C30"/>
    <w:rsid w:val="00CD19F2"/>
    <w:rsid w:val="00CD7E08"/>
    <w:rsid w:val="00CE6A1B"/>
    <w:rsid w:val="00CF198B"/>
    <w:rsid w:val="00CF1E52"/>
    <w:rsid w:val="00CF32A9"/>
    <w:rsid w:val="00CF6BFD"/>
    <w:rsid w:val="00D00706"/>
    <w:rsid w:val="00D066A5"/>
    <w:rsid w:val="00D215C3"/>
    <w:rsid w:val="00D34E34"/>
    <w:rsid w:val="00D41334"/>
    <w:rsid w:val="00D50522"/>
    <w:rsid w:val="00D52562"/>
    <w:rsid w:val="00D60536"/>
    <w:rsid w:val="00D77644"/>
    <w:rsid w:val="00D817C7"/>
    <w:rsid w:val="00D84169"/>
    <w:rsid w:val="00D86704"/>
    <w:rsid w:val="00D87780"/>
    <w:rsid w:val="00D92540"/>
    <w:rsid w:val="00D9578D"/>
    <w:rsid w:val="00D96229"/>
    <w:rsid w:val="00D97D3A"/>
    <w:rsid w:val="00DA275B"/>
    <w:rsid w:val="00DA3E7B"/>
    <w:rsid w:val="00DA570F"/>
    <w:rsid w:val="00DB07CC"/>
    <w:rsid w:val="00DB3916"/>
    <w:rsid w:val="00DB4372"/>
    <w:rsid w:val="00DC0149"/>
    <w:rsid w:val="00DC3E09"/>
    <w:rsid w:val="00DC5FD9"/>
    <w:rsid w:val="00DC7880"/>
    <w:rsid w:val="00DE3417"/>
    <w:rsid w:val="00DE4D97"/>
    <w:rsid w:val="00DF07E9"/>
    <w:rsid w:val="00E023B1"/>
    <w:rsid w:val="00E04EB0"/>
    <w:rsid w:val="00E11F92"/>
    <w:rsid w:val="00E1366F"/>
    <w:rsid w:val="00E20D20"/>
    <w:rsid w:val="00E33D15"/>
    <w:rsid w:val="00E41219"/>
    <w:rsid w:val="00E45AC5"/>
    <w:rsid w:val="00E50039"/>
    <w:rsid w:val="00E50922"/>
    <w:rsid w:val="00E554C3"/>
    <w:rsid w:val="00E67272"/>
    <w:rsid w:val="00E75CD1"/>
    <w:rsid w:val="00E77106"/>
    <w:rsid w:val="00E83610"/>
    <w:rsid w:val="00E9789B"/>
    <w:rsid w:val="00EA2F79"/>
    <w:rsid w:val="00EA5B2A"/>
    <w:rsid w:val="00EA65A3"/>
    <w:rsid w:val="00EB2FED"/>
    <w:rsid w:val="00EB49D9"/>
    <w:rsid w:val="00EC5CCC"/>
    <w:rsid w:val="00ED2936"/>
    <w:rsid w:val="00EE1254"/>
    <w:rsid w:val="00EE52D6"/>
    <w:rsid w:val="00EF1E7E"/>
    <w:rsid w:val="00EF288A"/>
    <w:rsid w:val="00EF3506"/>
    <w:rsid w:val="00EF62F9"/>
    <w:rsid w:val="00F07C2C"/>
    <w:rsid w:val="00F12E39"/>
    <w:rsid w:val="00F16982"/>
    <w:rsid w:val="00F26976"/>
    <w:rsid w:val="00F27C81"/>
    <w:rsid w:val="00F36B54"/>
    <w:rsid w:val="00F371C1"/>
    <w:rsid w:val="00F4447D"/>
    <w:rsid w:val="00F508EF"/>
    <w:rsid w:val="00F61077"/>
    <w:rsid w:val="00F87470"/>
    <w:rsid w:val="00F949F1"/>
    <w:rsid w:val="00FB0203"/>
    <w:rsid w:val="00FB65ED"/>
    <w:rsid w:val="00FC4A41"/>
    <w:rsid w:val="00FD249C"/>
    <w:rsid w:val="00FD373D"/>
    <w:rsid w:val="00FD5287"/>
    <w:rsid w:val="00FD74C7"/>
    <w:rsid w:val="00FE143D"/>
    <w:rsid w:val="00FE3F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ED2936"/>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WRE template 5</Template>
  <TotalTime>1148</TotalTime>
  <Pages>1</Pages>
  <Words>24892</Words>
  <Characters>151846</Characters>
  <Application>Microsoft Office Word</Application>
  <DocSecurity>0</DocSecurity>
  <Lines>1265</Lines>
  <Paragraphs>352</Paragraphs>
  <ScaleCrop>false</ScaleCrop>
  <HeadingPairs>
    <vt:vector size="2" baseType="variant">
      <vt:variant>
        <vt:lpstr>Title</vt:lpstr>
      </vt:variant>
      <vt:variant>
        <vt:i4>1</vt:i4>
      </vt:variant>
    </vt:vector>
  </HeadingPairs>
  <TitlesOfParts>
    <vt:vector size="1" baseType="lpstr">
      <vt:lpstr>The impact of sown grass margin strips on weed occurrence in arable crop edges</vt:lpstr>
    </vt:vector>
  </TitlesOfParts>
  <Company>Dell Computer Corporation</Company>
  <LinksUpToDate>false</LinksUpToDate>
  <CharactersWithSpaces>176386</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100</cp:revision>
  <cp:lastPrinted>2020-05-11T07:49:00Z</cp:lastPrinted>
  <dcterms:created xsi:type="dcterms:W3CDTF">2025-11-06T10:24:00Z</dcterms:created>
  <dcterms:modified xsi:type="dcterms:W3CDTF">2026-03-25T19:03:00Z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id="fdMB3Um4"/&gt;&lt;style id="http://www.zotero.org/styles/apa" locale="en-US" hasBibliography="1" bibliographyStyleHasBeenSet="1"/&gt;&lt;prefs&gt;&lt;pref name="fieldType" value="Field"/&gt;&lt;/prefs&gt;&lt;/data&gt;</vt:lpwstr>
  </property>
</Properties>
</file>