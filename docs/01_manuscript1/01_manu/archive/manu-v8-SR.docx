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r>
        <w:rPr>
          <w:lang w:val="en-US"/>
        </w:rPr>
        <w:lastRenderedPageBreak/>
        <w:t>CRediT</w:t>
      </w:r>
      <w:commentRangeEnd w:id="1"/>
      <w:r>
        <w:rPr>
          <w:rStyle w:val="CommentReference"/>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34A258D9" w:rsidR="003C5483" w:rsidRPr="003C5483" w:rsidRDefault="003C5483" w:rsidP="003C5483">
      <w:pPr>
        <w:spacing w:line="360" w:lineRule="auto"/>
        <w:rPr>
          <w:lang w:val="en-US"/>
        </w:rPr>
      </w:pPr>
      <w:r w:rsidRPr="003C5483">
        <w:rPr>
          <w:lang w:val="en-US"/>
        </w:rPr>
        <w:t>Conceptualization</w:t>
      </w:r>
      <w:r>
        <w:rPr>
          <w:lang w:val="en-US"/>
        </w:rPr>
        <w:t xml:space="preserve"> - VN</w:t>
      </w:r>
    </w:p>
    <w:p w14:paraId="2C4CF148" w14:textId="3490370B" w:rsidR="003C5483" w:rsidRPr="003C5483" w:rsidRDefault="003C5483" w:rsidP="003C5483">
      <w:pPr>
        <w:spacing w:line="360" w:lineRule="auto"/>
        <w:rPr>
          <w:lang w:val="en-US"/>
        </w:rPr>
      </w:pPr>
      <w:r w:rsidRPr="003C5483">
        <w:rPr>
          <w:lang w:val="en-US"/>
        </w:rPr>
        <w:t>Data curation</w:t>
      </w:r>
      <w:r>
        <w:rPr>
          <w:lang w:val="en-US"/>
        </w:rPr>
        <w:t xml:space="preserve"> - VN</w:t>
      </w:r>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49E94CB9" w:rsidR="003C5483" w:rsidRPr="003C5483" w:rsidRDefault="003C5483" w:rsidP="003C5483">
      <w:pPr>
        <w:spacing w:line="360" w:lineRule="auto"/>
        <w:rPr>
          <w:lang w:val="en-US"/>
        </w:rPr>
      </w:pPr>
      <w:r w:rsidRPr="003C5483">
        <w:rPr>
          <w:lang w:val="en-US"/>
        </w:rPr>
        <w:t>Funding acquisition</w:t>
      </w:r>
      <w:r>
        <w:rPr>
          <w:lang w:val="en-US"/>
        </w:rPr>
        <w:t xml:space="preserve"> - </w:t>
      </w:r>
    </w:p>
    <w:p w14:paraId="2634E5C8" w14:textId="249B8E87" w:rsidR="003C5483" w:rsidRPr="003C5483" w:rsidRDefault="003C5483" w:rsidP="003C5483">
      <w:pPr>
        <w:spacing w:line="360" w:lineRule="auto"/>
        <w:rPr>
          <w:lang w:val="en-US"/>
        </w:rPr>
      </w:pPr>
      <w:r w:rsidRPr="003C5483">
        <w:rPr>
          <w:lang w:val="en-US"/>
        </w:rPr>
        <w:t>Methodology</w:t>
      </w:r>
      <w:r>
        <w:rPr>
          <w:lang w:val="en-US"/>
        </w:rPr>
        <w:t xml:space="preserve"> - </w:t>
      </w:r>
      <w:ins w:id="2" w:author="Simon Shamus Riley" w:date="2026-03-31T10:23:00Z" w16du:dateUtc="2026-03-31T08:23:00Z">
        <w:r w:rsidR="000B5E8A">
          <w:rPr>
            <w:lang w:val="en-US"/>
          </w:rPr>
          <w:t>SR</w:t>
        </w:r>
      </w:ins>
    </w:p>
    <w:p w14:paraId="3B257FD0" w14:textId="356E5C26" w:rsidR="003C5483" w:rsidRPr="003C5483" w:rsidRDefault="003C5483" w:rsidP="003C5483">
      <w:pPr>
        <w:spacing w:line="360" w:lineRule="auto"/>
        <w:rPr>
          <w:lang w:val="en-US"/>
        </w:rPr>
      </w:pPr>
      <w:r w:rsidRPr="003C5483">
        <w:rPr>
          <w:lang w:val="en-US"/>
        </w:rPr>
        <w:t>Project administration</w:t>
      </w:r>
      <w:r>
        <w:rPr>
          <w:lang w:val="en-US"/>
        </w:rPr>
        <w:t xml:space="preserve"> - </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6D08DB27" w:rsidR="003C5483" w:rsidRPr="003C5483" w:rsidRDefault="003C5483" w:rsidP="003C5483">
      <w:pPr>
        <w:spacing w:line="360" w:lineRule="auto"/>
        <w:rPr>
          <w:lang w:val="en-US"/>
        </w:rPr>
      </w:pPr>
      <w:r w:rsidRPr="003C5483">
        <w:rPr>
          <w:lang w:val="en-US"/>
        </w:rPr>
        <w:t>Supervision</w:t>
      </w:r>
      <w:r>
        <w:rPr>
          <w:lang w:val="en-US"/>
        </w:rPr>
        <w:t xml:space="preserve"> - </w:t>
      </w:r>
    </w:p>
    <w:p w14:paraId="2A2FCA8B" w14:textId="4E4189B4" w:rsidR="003C5483" w:rsidRPr="003C5483" w:rsidRDefault="003C5483" w:rsidP="003C5483">
      <w:pPr>
        <w:spacing w:line="360" w:lineRule="auto"/>
        <w:rPr>
          <w:lang w:val="en-US"/>
        </w:rPr>
      </w:pPr>
      <w:r w:rsidRPr="003C5483">
        <w:rPr>
          <w:lang w:val="en-US"/>
        </w:rPr>
        <w:t xml:space="preserve">Validation </w:t>
      </w:r>
      <w:r>
        <w:rPr>
          <w:lang w:val="en-US"/>
        </w:rPr>
        <w:t xml:space="preserve">- </w:t>
      </w:r>
      <w:ins w:id="3" w:author="Simon Shamus Riley" w:date="2026-03-31T10:23:00Z" w16du:dateUtc="2026-03-31T08:23:00Z">
        <w:r w:rsidR="000B5E8A">
          <w:rPr>
            <w:lang w:val="en-US"/>
          </w:rPr>
          <w:t>SR</w:t>
        </w:r>
      </w:ins>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lastRenderedPageBreak/>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r w:rsidR="00620B5C">
        <w:rPr>
          <w:b/>
          <w:bCs/>
        </w:rPr>
        <w:t>, currently at 2</w:t>
      </w:r>
      <w:r w:rsidR="007A00AB">
        <w:rPr>
          <w:b/>
          <w:bCs/>
        </w:rPr>
        <w:t>43</w:t>
      </w:r>
      <w:r w:rsidR="009432A7">
        <w:rPr>
          <w:b/>
          <w:bCs/>
        </w:rPr>
        <w:t>)</w:t>
      </w:r>
    </w:p>
    <w:p w14:paraId="62B478B5" w14:textId="7C71F5ED"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 xml:space="preserve">and agronomic performance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tillage</w:t>
      </w:r>
      <w:r w:rsidR="00BC6842">
        <w:rPr>
          <w:lang w:val="en-US"/>
        </w:rPr>
        <w:t>s</w:t>
      </w:r>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r w:rsidR="00E04EB0" w:rsidRPr="00E04EB0">
        <w:rPr>
          <w:lang w:val="en-US"/>
        </w:rPr>
        <w:t>MixE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EA2B5E">
        <w:rPr>
          <w:lang w:val="en-US"/>
        </w:rPr>
        <w:t>overall value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EA2B5E">
        <w:rPr>
          <w:lang w:val="en-US"/>
        </w:rPr>
        <w:t xml:space="preserve">The MixM and RadL performed </w:t>
      </w:r>
      <w:r w:rsidR="00876749">
        <w:rPr>
          <w:lang w:val="en-US"/>
        </w:rPr>
        <w:t xml:space="preserve">similarly to </w:t>
      </w:r>
      <w:r w:rsidR="00EA2B5E">
        <w:rPr>
          <w:lang w:val="en-US"/>
        </w:rPr>
        <w:t>NoCC</w:t>
      </w:r>
      <w:r w:rsidR="003028C3">
        <w:rPr>
          <w:lang w:val="en-US"/>
        </w:rPr>
        <w:t xml:space="preserve"> in all systems</w:t>
      </w:r>
      <w:r w:rsidR="00EA2B5E">
        <w:rPr>
          <w:lang w:val="en-US"/>
        </w:rPr>
        <w:t xml:space="preserve">.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BA13885" w:rsidR="003C5483" w:rsidRPr="00B54510" w:rsidRDefault="00876749" w:rsidP="003C5483">
      <w:pPr>
        <w:numPr>
          <w:ilvl w:val="0"/>
          <w:numId w:val="3"/>
        </w:numPr>
        <w:spacing w:line="360" w:lineRule="auto"/>
        <w:rPr>
          <w:lang w:val="en-US"/>
        </w:rPr>
      </w:pPr>
      <w:r>
        <w:rPr>
          <w:lang w:val="en-US"/>
        </w:rPr>
        <w:t>Mid-season r</w:t>
      </w:r>
      <w:r w:rsidR="003C5483" w:rsidRPr="00B54510">
        <w:rPr>
          <w:lang w:val="en-US"/>
        </w:rPr>
        <w:t xml:space="preserve">adish cover crop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low 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lastRenderedPageBreak/>
        <w:t>1  INTRODUCTION</w:t>
      </w:r>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w:instrText>
      </w:r>
      <w:r w:rsidR="00DB3916" w:rsidRPr="00884DA9">
        <w:rPr>
          <w:lang w:val="en-US"/>
          <w:rPrChange w:id="4" w:author="Simon Shamus Riley" w:date="2026-03-30T11:32:00Z" w16du:dateUtc="2026-03-30T09:32:00Z">
            <w:rPr>
              <w:lang w:val="da-DK"/>
            </w:rPr>
          </w:rPrChange>
        </w:rPr>
        <w:instrText xml:space="preserve">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w:t>
      </w:r>
      <w:r w:rsidR="00A04631">
        <w:lastRenderedPageBreak/>
        <w:t xml:space="preserve">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00CEECE0"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commentRangeStart w:id="5"/>
      <w:r w:rsidR="00774D16">
        <w:rPr>
          <w:lang w:val="en-US"/>
        </w:rPr>
        <w:t>(e.g.,</w:t>
      </w:r>
      <w:commentRangeEnd w:id="5"/>
      <w:r w:rsidR="00E44FA0">
        <w:rPr>
          <w:rStyle w:val="CommentReference"/>
          <w:sz w:val="24"/>
          <w:szCs w:val="24"/>
          <w:lang w:val="en-US"/>
        </w:rPr>
        <w:commentReference w:id="5"/>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0041CD48" w:rsidR="0047780D" w:rsidRPr="00033FDA" w:rsidRDefault="00706329" w:rsidP="0047780D">
      <w:pPr>
        <w:spacing w:line="360" w:lineRule="auto"/>
      </w:pPr>
      <w:r>
        <w:rPr>
          <w:lang w:val="en-US"/>
        </w:rPr>
        <w:t>In addition to management, p</w:t>
      </w:r>
      <w:r w:rsidR="0047780D" w:rsidRPr="00541BA9">
        <w:t xml:space="preserve">esticides are key contributors in shaping </w:t>
      </w:r>
      <w:r w:rsidR="004F3DC3">
        <w:t>plant</w:t>
      </w:r>
      <w:r w:rsidR="0047780D" w:rsidRPr="00541BA9">
        <w:t xml:space="preserve"> communities, and the need for their use </w:t>
      </w:r>
      <w:r w:rsidR="004F3DC3">
        <w:t xml:space="preserve">can differ according to the </w:t>
      </w:r>
      <w:r w:rsidR="0047780D" w:rsidRPr="00541BA9">
        <w:t xml:space="preserve">cropping system. </w:t>
      </w:r>
      <w:r>
        <w:t xml:space="preserve">For example, tillage can be used to replace pesticide application,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884DA9">
        <w:rPr>
          <w:lang w:val="en-US"/>
          <w:rPrChange w:id="6" w:author="Simon Shamus Riley" w:date="2026-03-30T11:32:00Z" w16du:dateUtc="2026-03-30T09:32:00Z">
            <w:rPr>
              <w:lang w:val="da-DK"/>
            </w:rPr>
          </w:rPrChange>
        </w:rPr>
        <w:t xml:space="preserve">the USEtox database </w:t>
      </w:r>
      <w:r w:rsidR="0047780D">
        <w:rPr>
          <w:lang w:val="en-US"/>
        </w:rPr>
        <w:fldChar w:fldCharType="begin"/>
      </w:r>
      <w:r w:rsidR="0047780D" w:rsidRPr="00884DA9">
        <w:rPr>
          <w:lang w:val="en-US"/>
          <w:rPrChange w:id="7" w:author="Simon Shamus Riley" w:date="2026-03-30T11:32:00Z" w16du:dateUtc="2026-03-30T09:32:00Z">
            <w:rPr>
              <w:lang w:val="da-DK"/>
            </w:rPr>
          </w:rPrChange>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25CCCB8C" w:rsidR="007977B7" w:rsidRPr="006C3DC0" w:rsidRDefault="007977B7" w:rsidP="007977B7">
      <w:pPr>
        <w:spacing w:line="360" w:lineRule="auto"/>
        <w:rPr>
          <w:lang w:val="en-US"/>
        </w:rPr>
      </w:pPr>
      <w:r w:rsidRPr="006C3DC0">
        <w:rPr>
          <w:lang w:val="en-US"/>
        </w:rPr>
        <w:t>The</w:t>
      </w:r>
      <w:r>
        <w:rPr>
          <w:lang w:val="en-US"/>
        </w:rPr>
        <w:t xml:space="preserve"> following</w:t>
      </w:r>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5C231B94" w:rsidR="006C3DC0" w:rsidRPr="006C3DC0" w:rsidRDefault="006C3DC0" w:rsidP="006F3CE0">
      <w:pPr>
        <w:numPr>
          <w:ilvl w:val="0"/>
          <w:numId w:val="1"/>
        </w:numPr>
        <w:spacing w:line="360" w:lineRule="auto"/>
        <w:rPr>
          <w:lang w:val="en-US"/>
        </w:rPr>
      </w:pPr>
      <w:r w:rsidRPr="006C3DC0">
        <w:rPr>
          <w:lang w:val="en-US"/>
        </w:rPr>
        <w:t xml:space="preserve">Soil </w:t>
      </w:r>
      <w:r w:rsidR="00B84F20">
        <w:rPr>
          <w:lang w:val="en-US"/>
        </w:rPr>
        <w:t>coverage</w:t>
      </w:r>
    </w:p>
    <w:p w14:paraId="47F50C6C" w14:textId="1EBE1A73" w:rsidR="006C3DC0" w:rsidRPr="006C3DC0" w:rsidRDefault="00B84F20" w:rsidP="006F3CE0">
      <w:pPr>
        <w:numPr>
          <w:ilvl w:val="0"/>
          <w:numId w:val="1"/>
        </w:numPr>
        <w:spacing w:line="360" w:lineRule="auto"/>
        <w:rPr>
          <w:lang w:val="en-US"/>
        </w:rPr>
      </w:pPr>
      <w:r>
        <w:rPr>
          <w:lang w:val="en-US"/>
        </w:rPr>
        <w:t>Fall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157B431C" w:rsidR="006C3DC0" w:rsidRDefault="00B84F20" w:rsidP="006F3CE0">
      <w:pPr>
        <w:numPr>
          <w:ilvl w:val="0"/>
          <w:numId w:val="1"/>
        </w:numPr>
        <w:spacing w:line="360" w:lineRule="auto"/>
        <w:rPr>
          <w:lang w:val="en-US"/>
        </w:rPr>
      </w:pPr>
      <w:r>
        <w:rPr>
          <w:lang w:val="en-US"/>
        </w:rPr>
        <w:t>P</w:t>
      </w:r>
      <w:r w:rsidR="00901263">
        <w:rPr>
          <w:lang w:val="en-US"/>
        </w:rPr>
        <w:t xml:space="preserve">erennial weed </w:t>
      </w:r>
      <w:r>
        <w:rPr>
          <w:lang w:val="en-US"/>
        </w:rPr>
        <w:t>presence</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01F1BE63"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lastRenderedPageBreak/>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commentRangeStart w:id="8"/>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commentRangeEnd w:id="8"/>
      <w:r w:rsidR="00E44FA0">
        <w:rPr>
          <w:rStyle w:val="CommentReference"/>
          <w:sz w:val="24"/>
          <w:szCs w:val="24"/>
          <w:lang w:val="en-US"/>
        </w:rPr>
        <w:commentReference w:id="8"/>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056BCD99" w:rsidR="007A00AB" w:rsidRPr="001A455C" w:rsidRDefault="00E44FA0" w:rsidP="002317FF">
      <w:pPr>
        <w:spacing w:line="360" w:lineRule="auto"/>
      </w:pPr>
      <w:ins w:id="9" w:author="Simon Shamus Riley" w:date="2026-03-30T11:53:00Z" w16du:dateUtc="2026-03-30T09:53:00Z">
        <w:r>
          <w:rPr>
            <w:lang w:val="en-US"/>
          </w:rPr>
          <w:t>The l</w:t>
        </w:r>
      </w:ins>
      <w:ins w:id="10" w:author="Simon Shamus Riley" w:date="2026-03-30T11:54:00Z" w16du:dateUtc="2026-03-30T09:54:00Z">
        <w:r>
          <w:rPr>
            <w:lang w:val="en-US"/>
          </w:rPr>
          <w:t>ong</w:t>
        </w:r>
      </w:ins>
      <w:ins w:id="11" w:author="Simon Shamus Riley" w:date="2026-03-30T11:59:00Z" w16du:dateUtc="2026-03-30T09:59:00Z">
        <w:r>
          <w:rPr>
            <w:lang w:val="en-US"/>
          </w:rPr>
          <w:t>-</w:t>
        </w:r>
      </w:ins>
      <w:ins w:id="12" w:author="Simon Shamus Riley" w:date="2026-03-30T11:54:00Z" w16du:dateUtc="2026-03-30T09:54:00Z">
        <w:r>
          <w:rPr>
            <w:lang w:val="en-US"/>
          </w:rPr>
          <w:t>term</w:t>
        </w:r>
      </w:ins>
      <w:ins w:id="13" w:author="Simon Shamus Riley" w:date="2026-03-30T12:01:00Z" w16du:dateUtc="2026-03-30T10:01:00Z">
        <w:r>
          <w:rPr>
            <w:lang w:val="en-US"/>
          </w:rPr>
          <w:t xml:space="preserve"> trial</w:t>
        </w:r>
      </w:ins>
      <w:ins w:id="14" w:author="Simon Shamus Riley" w:date="2026-03-30T12:00:00Z" w16du:dateUtc="2026-03-30T10:00:00Z">
        <w:r>
          <w:rPr>
            <w:lang w:val="en-US"/>
          </w:rPr>
          <w:t xml:space="preserve"> on which this </w:t>
        </w:r>
      </w:ins>
      <w:ins w:id="15" w:author="Simon Shamus Riley" w:date="2026-03-30T12:01:00Z" w16du:dateUtc="2026-03-30T10:01:00Z">
        <w:r>
          <w:rPr>
            <w:lang w:val="en-US"/>
          </w:rPr>
          <w:t>experiment</w:t>
        </w:r>
      </w:ins>
      <w:ins w:id="16" w:author="Simon Shamus Riley" w:date="2026-03-30T12:00:00Z" w16du:dateUtc="2026-03-30T10:00:00Z">
        <w:r>
          <w:rPr>
            <w:lang w:val="en-US"/>
          </w:rPr>
          <w:t xml:space="preserve"> was superimposed</w:t>
        </w:r>
      </w:ins>
      <w:ins w:id="17" w:author="Simon Shamus Riley" w:date="2026-03-30T11:54:00Z" w16du:dateUtc="2026-03-30T09:54:00Z">
        <w:r>
          <w:rPr>
            <w:lang w:val="en-US"/>
          </w:rPr>
          <w:t xml:space="preserve"> includes crop rotation as a treatment</w:t>
        </w:r>
      </w:ins>
      <w:ins w:id="18" w:author="Simon Shamus Riley" w:date="2026-03-30T12:03:00Z" w16du:dateUtc="2026-03-30T10:03:00Z">
        <w:r>
          <w:rPr>
            <w:lang w:val="en-US"/>
          </w:rPr>
          <w:t xml:space="preserve"> </w:t>
        </w:r>
        <w:r>
          <w:rPr>
            <w:lang w:val="en-US"/>
          </w:rPr>
          <w:t>(reference</w:t>
        </w:r>
      </w:ins>
      <w:ins w:id="19" w:author="Simon Shamus Riley" w:date="2026-03-30T12:38:00Z" w16du:dateUtc="2026-03-30T10:38:00Z">
        <w:r>
          <w:rPr>
            <w:lang w:val="en-US"/>
          </w:rPr>
          <w:t xml:space="preserve">? Maybe </w:t>
        </w:r>
      </w:ins>
      <w:ins w:id="20" w:author="Simon Shamus Riley" w:date="2026-03-30T12:39:00Z" w16du:dateUtc="2026-03-30T10:39:00Z">
        <w:r>
          <w:rPr>
            <w:lang w:val="en-US"/>
          </w:rPr>
          <w:t>Hansen et al. 2010?</w:t>
        </w:r>
      </w:ins>
      <w:ins w:id="21" w:author="Simon Shamus Riley" w:date="2026-03-30T12:03:00Z" w16du:dateUtc="2026-03-30T10:03:00Z">
        <w:r>
          <w:rPr>
            <w:lang w:val="en-US"/>
          </w:rPr>
          <w:t>)</w:t>
        </w:r>
      </w:ins>
      <w:ins w:id="22" w:author="Simon Shamus Riley" w:date="2026-03-30T11:54:00Z" w16du:dateUtc="2026-03-30T09:54:00Z">
        <w:r>
          <w:rPr>
            <w:lang w:val="en-US"/>
          </w:rPr>
          <w:t xml:space="preserve">, but </w:t>
        </w:r>
      </w:ins>
      <w:ins w:id="23" w:author="Simon Shamus Riley" w:date="2026-03-30T11:59:00Z" w16du:dateUtc="2026-03-30T09:59:00Z">
        <w:r>
          <w:rPr>
            <w:lang w:val="en-US"/>
          </w:rPr>
          <w:t xml:space="preserve">for this </w:t>
        </w:r>
      </w:ins>
      <w:ins w:id="24" w:author="Simon Shamus Riley" w:date="2026-03-30T12:01:00Z" w16du:dateUtc="2026-03-30T10:01:00Z">
        <w:r>
          <w:rPr>
            <w:lang w:val="en-US"/>
          </w:rPr>
          <w:t xml:space="preserve">experiment </w:t>
        </w:r>
      </w:ins>
      <w:ins w:id="25" w:author="Simon Shamus Riley" w:date="2026-03-30T11:59:00Z" w16du:dateUtc="2026-03-30T09:59:00Z">
        <w:r>
          <w:rPr>
            <w:lang w:val="en-US"/>
          </w:rPr>
          <w:t xml:space="preserve">plots from only </w:t>
        </w:r>
      </w:ins>
      <w:ins w:id="26" w:author="Simon Shamus Riley" w:date="2026-03-30T11:54:00Z" w16du:dateUtc="2026-03-30T09:54:00Z">
        <w:r>
          <w:rPr>
            <w:lang w:val="en-US"/>
          </w:rPr>
          <w:t xml:space="preserve">one of those </w:t>
        </w:r>
      </w:ins>
      <w:ins w:id="27" w:author="Simon Shamus Riley" w:date="2026-03-30T11:55:00Z" w16du:dateUtc="2026-03-30T09:55:00Z">
        <w:r>
          <w:rPr>
            <w:lang w:val="en-US"/>
          </w:rPr>
          <w:t>rotations</w:t>
        </w:r>
      </w:ins>
      <w:ins w:id="28" w:author="Simon Shamus Riley" w:date="2026-03-30T11:59:00Z" w16du:dateUtc="2026-03-30T09:59:00Z">
        <w:r>
          <w:rPr>
            <w:lang w:val="en-US"/>
          </w:rPr>
          <w:t xml:space="preserve"> were used</w:t>
        </w:r>
      </w:ins>
      <w:ins w:id="29" w:author="Simon Shamus Riley" w:date="2026-03-30T11:55:00Z" w16du:dateUtc="2026-03-30T09:55:00Z">
        <w:r>
          <w:rPr>
            <w:lang w:val="en-US"/>
          </w:rPr>
          <w:t xml:space="preserve">, making </w:t>
        </w:r>
      </w:ins>
      <w:ins w:id="30" w:author="Simon Shamus Riley" w:date="2026-03-30T12:02:00Z" w16du:dateUtc="2026-03-30T10:02:00Z">
        <w:r>
          <w:rPr>
            <w:lang w:val="en-US"/>
          </w:rPr>
          <w:t>this</w:t>
        </w:r>
      </w:ins>
      <w:ins w:id="31" w:author="Simon Shamus Riley" w:date="2026-03-30T12:03:00Z" w16du:dateUtc="2026-03-30T10:03:00Z">
        <w:r>
          <w:rPr>
            <w:lang w:val="en-US"/>
          </w:rPr>
          <w:t xml:space="preserve"> study</w:t>
        </w:r>
      </w:ins>
      <w:ins w:id="32" w:author="Simon Shamus Riley" w:date="2026-03-30T12:02:00Z" w16du:dateUtc="2026-03-30T10:02:00Z">
        <w:r>
          <w:rPr>
            <w:lang w:val="en-US"/>
          </w:rPr>
          <w:t xml:space="preserve"> a</w:t>
        </w:r>
      </w:ins>
      <w:del w:id="33" w:author="Simon Shamus Riley" w:date="2026-03-30T11:55:00Z" w16du:dateUtc="2026-03-30T09:55:00Z">
        <w:r w:rsidR="008D32E3" w:rsidRPr="00CD7E08" w:rsidDel="00E44FA0">
          <w:rPr>
            <w:lang w:val="en-US"/>
          </w:rPr>
          <w:delText>T</w:delText>
        </w:r>
      </w:del>
      <w:del w:id="34" w:author="Simon Shamus Riley" w:date="2026-03-30T12:02:00Z" w16du:dateUtc="2026-03-30T10:02:00Z">
        <w:r w:rsidR="008D32E3" w:rsidRPr="00CD7E08" w:rsidDel="00E44FA0">
          <w:rPr>
            <w:lang w:val="en-US"/>
          </w:rPr>
          <w:delText>he overall experimental design</w:delText>
        </w:r>
      </w:del>
      <w:r w:rsidR="008D32E3" w:rsidRPr="00CD7E08">
        <w:rPr>
          <w:lang w:val="en-US"/>
        </w:rPr>
        <w:t xml:space="preserve"> </w:t>
      </w:r>
      <w:del w:id="35" w:author="Simon Shamus Riley" w:date="2026-03-30T11:55:00Z" w16du:dateUtc="2026-03-30T09:55:00Z">
        <w:r w:rsidR="008D32E3" w:rsidDel="00E44FA0">
          <w:rPr>
            <w:lang w:val="en-US"/>
          </w:rPr>
          <w:delText>is</w:delText>
        </w:r>
        <w:r w:rsidR="008D32E3" w:rsidRPr="00CD7E08" w:rsidDel="00E44FA0">
          <w:rPr>
            <w:lang w:val="en-US"/>
          </w:rPr>
          <w:delText xml:space="preserve"> a</w:delText>
        </w:r>
      </w:del>
      <w:r w:rsidR="008D32E3" w:rsidRPr="00CD7E08">
        <w:rPr>
          <w:lang w:val="en-US"/>
        </w:rPr>
        <w:t xml:space="preserve"> split-split plot </w:t>
      </w:r>
      <w:ins w:id="36" w:author="Simon Shamus Riley" w:date="2026-03-30T11:55:00Z" w16du:dateUtc="2026-03-30T09:55:00Z">
        <w:r>
          <w:rPr>
            <w:lang w:val="en-US"/>
          </w:rPr>
          <w:t xml:space="preserve">randomized complete block design </w:t>
        </w:r>
      </w:ins>
      <w:r w:rsidR="008D32E3" w:rsidRPr="00CD7E08">
        <w:rPr>
          <w:lang w:val="en-US"/>
        </w:rPr>
        <w:t>with four replications.</w:t>
      </w:r>
      <w:r w:rsidR="008D32E3">
        <w:rPr>
          <w:lang w:val="en-US"/>
        </w:rPr>
        <w:t xml:space="preserve"> </w:t>
      </w:r>
      <w:commentRangeStart w:id="37"/>
      <w:del w:id="38" w:author="Simon Shamus Riley" w:date="2026-03-30T11:55:00Z" w16du:dateUtc="2026-03-30T09:55:00Z">
        <w:r w:rsidR="008D32E3" w:rsidRPr="001A455C" w:rsidDel="00E44FA0">
          <w:rPr>
            <w:lang w:val="en-US"/>
          </w:rPr>
          <w:delText xml:space="preserve">For the purpose of the present study, </w:delText>
        </w:r>
        <w:r w:rsidR="008D32E3" w:rsidDel="00E44FA0">
          <w:rPr>
            <w:lang w:val="en-US"/>
          </w:rPr>
          <w:delText xml:space="preserve">treatments </w:delText>
        </w:r>
        <w:r w:rsidR="008D32E3" w:rsidRPr="001A455C" w:rsidDel="00E44FA0">
          <w:rPr>
            <w:lang w:val="en-US"/>
          </w:rPr>
          <w:delText>were selected that had the same sequence of crops</w:delText>
        </w:r>
      </w:del>
      <w:commentRangeEnd w:id="37"/>
      <w:r>
        <w:rPr>
          <w:rStyle w:val="CommentReference"/>
          <w:sz w:val="24"/>
          <w:szCs w:val="24"/>
          <w:lang w:val="en-US"/>
        </w:rPr>
        <w:commentReference w:id="37"/>
      </w:r>
      <w:del w:id="39" w:author="Simon Shamus Riley" w:date="2026-03-30T11:55:00Z" w16du:dateUtc="2026-03-30T09:55:00Z">
        <w:r w:rsidR="002317FF" w:rsidDel="00E44FA0">
          <w:rPr>
            <w:lang w:val="en-US"/>
          </w:rPr>
          <w:delText>, and s</w:delText>
        </w:r>
      </w:del>
      <w:ins w:id="40" w:author="Simon Shamus Riley" w:date="2026-03-30T11:55:00Z" w16du:dateUtc="2026-03-30T09:55:00Z">
        <w:r>
          <w:rPr>
            <w:lang w:val="en-US"/>
          </w:rPr>
          <w:t>S</w:t>
        </w:r>
      </w:ins>
      <w:r w:rsidR="002317FF">
        <w:rPr>
          <w:lang w:val="en-US"/>
        </w:rPr>
        <w:t xml:space="preserve">traw management represented the </w:t>
      </w:r>
      <w:r w:rsidR="001A455C" w:rsidRPr="001A455C">
        <w:rPr>
          <w:lang w:val="en-US"/>
        </w:rPr>
        <w:t xml:space="preserve">main-plot treatment. </w:t>
      </w:r>
      <w:r w:rsidR="008D32E3">
        <w:rPr>
          <w:lang w:val="en-US"/>
        </w:rPr>
        <w:t>Nested within straw management</w:t>
      </w:r>
      <w:r w:rsidR="002317FF">
        <w:rPr>
          <w:lang w:val="en-US"/>
        </w:rPr>
        <w:t xml:space="preserve"> (two levels)</w:t>
      </w:r>
      <w:r w:rsidR="008D32E3">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 xml:space="preserve">plots. </w:t>
      </w:r>
      <w:r w:rsidR="001A455C" w:rsidRPr="001A455C">
        <w:rPr>
          <w:lang w:val="en-US"/>
        </w:rPr>
        <w:lastRenderedPageBreak/>
        <w:t>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Pr="001A455C">
        <w:rPr>
          <w:b/>
          <w:bCs/>
          <w:lang w:val="en-US"/>
        </w:rPr>
        <w:t>Straw and tillage treatments</w:t>
      </w:r>
    </w:p>
    <w:p w14:paraId="73CAF7F4" w14:textId="46FCEDCE"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planting;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systems)</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41"/>
      <w:r w:rsidR="009B6949">
        <w:t>Seeding rates were 20% higher in NT systems to compensate for poor establishment.</w:t>
      </w:r>
      <w:commentRangeEnd w:id="41"/>
      <w:r w:rsidR="002317FF" w:rsidRPr="001A455C">
        <w:rPr>
          <w:rStyle w:val="CommentReference"/>
          <w:sz w:val="24"/>
          <w:szCs w:val="24"/>
          <w:lang w:val="en-US"/>
        </w:rPr>
        <w:commentReference w:id="41"/>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lastRenderedPageBreak/>
        <w:t>Table 1. Summary of the five cover crop systems</w:t>
      </w:r>
      <w:r w:rsidR="00CF6D65" w:rsidRPr="007A00AB">
        <w:rPr>
          <w:i/>
          <w:iCs/>
          <w:lang w:val="en-US"/>
        </w:rPr>
        <w:t xml:space="preserve"> including an early-season planted mixture (MixE), </w:t>
      </w:r>
      <w:r w:rsidR="00423AE6" w:rsidRPr="007A00AB">
        <w:rPr>
          <w:i/>
          <w:iCs/>
          <w:lang w:val="en-US"/>
        </w:rPr>
        <w:t>a mixture (MixM) and forage radish (RadM)</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(RadL)</w:t>
      </w:r>
      <w:r w:rsidR="00423AE6" w:rsidRPr="007A00AB">
        <w:rPr>
          <w:i/>
          <w:iCs/>
          <w:lang w:val="en-US"/>
        </w:rPr>
        <w:t>, and a no-cover control (NoCC).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884DA9"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42"/>
            <w:r w:rsidR="00A83EB3" w:rsidRPr="001A455C">
              <w:rPr>
                <w:lang w:val="en-US"/>
              </w:rPr>
              <w:t>12.5 cm</w:t>
            </w:r>
            <w:r w:rsidR="00A83EB3">
              <w:rPr>
                <w:lang w:val="en-US"/>
              </w:rPr>
              <w:t xml:space="preserve"> or 17.5 cm, see section 2.1.2</w:t>
            </w:r>
            <w:commentRangeEnd w:id="42"/>
            <w:r w:rsidR="002505D4">
              <w:rPr>
                <w:rStyle w:val="CommentReference"/>
                <w:sz w:val="24"/>
                <w:szCs w:val="24"/>
                <w:lang w:val="en-US"/>
              </w:rPr>
              <w:commentReference w:id="42"/>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884DA9" w:rsidRDefault="00A83EB3" w:rsidP="00A83EB3">
            <w:pPr>
              <w:jc w:val="center"/>
              <w:rPr>
                <w:lang w:val="nb-NO"/>
              </w:rPr>
            </w:pPr>
            <w:r w:rsidRPr="00884DA9">
              <w:rPr>
                <w:lang w:val="nb-NO"/>
              </w:rPr>
              <w:t>3 kg ha</w:t>
            </w:r>
            <w:r w:rsidRPr="00884DA9">
              <w:rPr>
                <w:vertAlign w:val="superscript"/>
                <w:lang w:val="nb-NO"/>
              </w:rPr>
              <w:t>-1</w:t>
            </w:r>
            <w:r w:rsidRPr="00884DA9">
              <w:rPr>
                <w:lang w:val="nb-NO"/>
              </w:rPr>
              <w:t xml:space="preserve"> grass + 8 kg ha</w:t>
            </w:r>
            <w:r w:rsidRPr="00884DA9">
              <w:rPr>
                <w:vertAlign w:val="superscript"/>
                <w:lang w:val="nb-NO"/>
              </w:rPr>
              <w:t>-1</w:t>
            </w:r>
            <w:r w:rsidRPr="00884DA9">
              <w:rPr>
                <w:lang w:val="nb-NO"/>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7268316B" w:rsidR="009C1E41" w:rsidRPr="007A00AB" w:rsidRDefault="009C1E41" w:rsidP="009C1E41">
      <w:pPr>
        <w:spacing w:line="360" w:lineRule="auto"/>
        <w:rPr>
          <w:i/>
          <w:iCs/>
        </w:rPr>
      </w:pPr>
      <w:r w:rsidRPr="007A00AB">
        <w:rPr>
          <w:i/>
          <w:iCs/>
        </w:rPr>
        <w:t>Table 2. Summary of trial’s herbicide applications; each herbicide package (HP) is described in detail in supplemental material</w:t>
      </w:r>
      <w:r w:rsidR="000F7586" w:rsidRPr="007A00AB">
        <w:rPr>
          <w:i/>
          <w:iCs/>
        </w:rPr>
        <w:t>; MixE</w:t>
      </w:r>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lastRenderedPageBreak/>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45A1BFFE"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so the best available option was instead used</w:t>
      </w:r>
      <w:r w:rsidR="00AC0E09">
        <w:t xml:space="preserve">. </w:t>
      </w:r>
      <w:bookmarkStart w:id="43"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43"/>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718D6A6F"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 xml:space="preserve">ll plots were managed identically for </w:t>
      </w:r>
      <w:r w:rsidRPr="001A455C">
        <w:lastRenderedPageBreak/>
        <w:t>diseases and insect pests according to</w:t>
      </w:r>
      <w:r>
        <w:t xml:space="preserve"> 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44"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44"/>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commentRangeStart w:id="45"/>
      <w:r w:rsidRPr="001A455C">
        <w:rPr>
          <w:lang w:val="en-US"/>
        </w:rPr>
        <w:t>.</w:t>
      </w:r>
      <w:commentRangeEnd w:id="45"/>
      <w:r w:rsidR="00AC4115" w:rsidRPr="001A455C">
        <w:rPr>
          <w:rStyle w:val="CommentReference"/>
          <w:sz w:val="24"/>
          <w:szCs w:val="24"/>
          <w:lang w:val="en-US"/>
        </w:rPr>
        <w:commentReference w:id="45"/>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w:t>
      </w:r>
      <w:r w:rsidRPr="001A455C">
        <w:rPr>
          <w:lang w:val="en-US"/>
        </w:rPr>
        <w:lastRenderedPageBreak/>
        <w:t>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from Yvoz et al. 2021</w:t>
      </w:r>
      <w:r w:rsidR="009B158E">
        <w:t xml:space="preserve">. The fall vegetation produced blooms (see supplemental material), so </w:t>
      </w:r>
      <w:r w:rsidR="008A7792">
        <w:t xml:space="preserve">both </w:t>
      </w:r>
      <w:r w:rsidRPr="00BC2028">
        <w:t>pollinator value and ecological food web support</w:t>
      </w:r>
      <w:r w:rsidR="009B158E">
        <w:t xml:space="preserve"> were considered</w:t>
      </w:r>
      <w:r w:rsidRPr="00BC2028">
        <w:t>. Details on this calculation are presented in supplementary material</w:t>
      </w:r>
      <w:r w:rsidR="00247F49">
        <w:t>, but a high level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w:t>
      </w:r>
      <w:r w:rsidRPr="00BC2028">
        <w:lastRenderedPageBreak/>
        <w:t xml:space="preserve">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9B158E">
        <w:t xml:space="preserve"> as assigned by the database</w:t>
      </w:r>
      <w:r w:rsidR="006E6121">
        <w:t xml:space="preserve">. </w:t>
      </w:r>
      <w:commentRangeStart w:id="46"/>
      <w:r w:rsidR="00D00598">
        <w:t>The sensitivity of results to this assumption was tested by excluding the value of fodder radish in the calculations.</w:t>
      </w:r>
      <w:commentRangeEnd w:id="46"/>
      <w:r w:rsidR="006F0B03">
        <w:rPr>
          <w:rStyle w:val="CommentReference"/>
          <w:sz w:val="24"/>
          <w:szCs w:val="24"/>
        </w:rPr>
        <w:commentReference w:id="46"/>
      </w:r>
    </w:p>
    <w:p w14:paraId="00BF3892" w14:textId="586F730C"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w:t>
      </w:r>
      <w:ins w:id="47" w:author="Simon Shamus Riley" w:date="2026-03-30T13:43:00Z" w16du:dateUtc="2026-03-30T11:43:00Z">
        <w:r w:rsidR="00DD2DD6">
          <w:t xml:space="preserve"> order of</w:t>
        </w:r>
      </w:ins>
      <w:r w:rsidRPr="00BC2028">
        <w:t xml:space="preserv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lastRenderedPageBreak/>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r w:rsidRPr="00A75203">
        <w:t>crop</w:t>
      </w:r>
      <w:r w:rsidR="0092460A">
        <w:t xml:space="preserve"> 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w:t>
      </w:r>
      <w:r w:rsidR="006263B4">
        <w:lastRenderedPageBreak/>
        <w:t xml:space="preserve">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211E20E4"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(p&lt;0.001)</w:t>
      </w:r>
      <w:ins w:id="48" w:author="Simon Shamus Riley" w:date="2026-03-30T14:26:00Z" w16du:dateUtc="2026-03-30T12:26:00Z">
        <w:r w:rsidR="00E04684">
          <w:t xml:space="preserve">(Table </w:t>
        </w:r>
        <w:r w:rsidR="00D47C67">
          <w:t>X</w:t>
        </w:r>
      </w:ins>
      <w:ins w:id="49" w:author="Simon Shamus Riley" w:date="2026-03-30T14:27:00Z" w16du:dateUtc="2026-03-30T12:27:00Z">
        <w:r w:rsidR="00D47C67">
          <w:t xml:space="preserve"> in Supplemental Materials</w:t>
        </w:r>
      </w:ins>
      <w:ins w:id="50" w:author="Simon Shamus Riley" w:date="2026-03-30T14:26:00Z" w16du:dateUtc="2026-03-30T12:26:00Z">
        <w:r w:rsidR="00D47C67">
          <w:t>)</w:t>
        </w:r>
      </w:ins>
      <w:r w:rsidR="008D2724">
        <w:t xml:space="preserve">.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w:t>
      </w:r>
      <w:r w:rsidR="0033669D">
        <w:t>, with the NT combined with RadM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commentRangeStart w:id="51"/>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commentRangeEnd w:id="51"/>
            <w:r w:rsidR="001355A7" w:rsidRPr="008D70A4">
              <w:rPr>
                <w:rStyle w:val="CommentReference"/>
                <w:sz w:val="24"/>
                <w:szCs w:val="24"/>
                <w:lang w:val="da-DK"/>
              </w:rPr>
              <w:commentReference w:id="51"/>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3F4561CC"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del w:id="52" w:author="Simon Shamus Riley" w:date="2026-03-30T14:30:00Z" w16du:dateUtc="2026-03-30T12:30:00Z">
              <w:r w:rsidR="004346DF" w:rsidDel="00EE69BB">
                <w:rPr>
                  <w:i/>
                  <w:iCs/>
                </w:rPr>
                <w:delText>different</w:delText>
              </w:r>
              <w:r w:rsidR="00050CDF" w:rsidDel="00EE69BB">
                <w:rPr>
                  <w:i/>
                  <w:iCs/>
                </w:rPr>
                <w:delText xml:space="preserve"> </w:delText>
              </w:r>
              <w:r w:rsidR="00AF5044" w:rsidDel="00EE69BB">
                <w:rPr>
                  <w:i/>
                  <w:iCs/>
                </w:rPr>
                <w:delText>letters within a year indicate significant differences</w:delText>
              </w:r>
            </w:del>
            <w:ins w:id="53" w:author="Simon Shamus Riley" w:date="2026-03-30T14:30:00Z" w16du:dateUtc="2026-03-30T12:30:00Z">
              <w:r w:rsidR="00EE69BB">
                <w:rPr>
                  <w:i/>
                  <w:iCs/>
                </w:rPr>
                <w:t>treatments within the same year not sharing a letter indicates significant differences</w:t>
              </w:r>
            </w:ins>
            <w:r w:rsidR="00AF5044">
              <w:rPr>
                <w:i/>
                <w:iCs/>
              </w:rPr>
              <w:t>)</w:t>
            </w:r>
            <w:r w:rsidR="0092460A">
              <w:rPr>
                <w:i/>
                <w:iCs/>
              </w:rPr>
              <w:t xml:space="preserve">, but the </w:t>
            </w:r>
            <w:r w:rsidR="0033669D">
              <w:rPr>
                <w:i/>
                <w:iCs/>
              </w:rPr>
              <w:t xml:space="preserve">no-till </w:t>
            </w:r>
            <w:r w:rsidR="0092460A">
              <w:rPr>
                <w:i/>
                <w:iCs/>
              </w:rPr>
              <w:t>mid-season planted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The percentage of the soil covered by vegetation varied significantly by year (p=0.03) with a mean of 77% (</w:t>
      </w:r>
      <w:commentRangeStart w:id="54"/>
      <w:r>
        <w:t>SE:2%</w:t>
      </w:r>
      <w:commentRangeEnd w:id="54"/>
      <w:r w:rsidR="00E8142C">
        <w:rPr>
          <w:rStyle w:val="CommentReference"/>
          <w:sz w:val="24"/>
          <w:szCs w:val="24"/>
        </w:rPr>
        <w:commentReference w:id="54"/>
      </w:r>
      <w:r>
        <w:t xml:space="preserve">) soil coverage in 2018 and 70% (SE:3%) in 2019 (Figure 2), but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5E127CA2"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ins w:id="55" w:author="Simon Shamus Riley" w:date="2026-03-30T14:45:00Z" w16du:dateUtc="2026-03-30T12:45:00Z">
        <w:r w:rsidR="00400861">
          <w:t xml:space="preserve"> </w:t>
        </w:r>
        <w:commentRangeStart w:id="56"/>
        <w:r w:rsidR="00400861">
          <w:t>(Table X)</w:t>
        </w:r>
      </w:ins>
      <w:commentRangeEnd w:id="56"/>
      <w:r w:rsidR="00786BCD">
        <w:rPr>
          <w:rStyle w:val="CommentReference"/>
          <w:sz w:val="24"/>
          <w:szCs w:val="24"/>
        </w:rPr>
        <w:commentReference w:id="56"/>
      </w:r>
      <w:r w:rsidR="00EA5B2A">
        <w:t>. The</w:t>
      </w:r>
      <w:r>
        <w:t xml:space="preserve"> </w:t>
      </w:r>
      <w:r w:rsidR="00A71CA9">
        <w:t xml:space="preserve">year/cover crop </w:t>
      </w:r>
      <w:r>
        <w:t xml:space="preserve">cross-over effect </w:t>
      </w:r>
      <w:r w:rsidR="00A71CA9">
        <w:t xml:space="preserve">was driven by </w:t>
      </w:r>
      <w:r w:rsidR="00EA5B2A">
        <w:t xml:space="preserve">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w:t>
      </w:r>
      <w:r>
        <w:t xml:space="preserve"> across years</w:t>
      </w:r>
      <w:r w:rsidR="005C0BB4">
        <w:t xml:space="preserve"> (50%, SE:4%), followed by RadL (25%, SE:4%), MixM (7%, SE:3%) and NoCC </w:t>
      </w:r>
      <w:commentRangeStart w:id="57"/>
      <w:r w:rsidR="005C0BB4">
        <w:t>(&lt;1%, SE:3%)</w:t>
      </w:r>
      <w:commentRangeEnd w:id="57"/>
      <w:r w:rsidR="00FF62A8">
        <w:rPr>
          <w:rStyle w:val="CommentReference"/>
          <w:sz w:val="24"/>
          <w:szCs w:val="24"/>
        </w:rPr>
        <w:commentReference w:id="57"/>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w:t>
      </w:r>
      <w:r w:rsidR="00041F28">
        <w:lastRenderedPageBreak/>
        <w:t>(RadM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r>
        <w:t>Year and cover crop treatment had significant impacts on the number of species</w:t>
      </w:r>
      <w:r w:rsidR="008D70A4">
        <w:t>/genuses (Table 3)</w:t>
      </w:r>
      <w:r>
        <w:t xml:space="preserve"> observed in a community (p&lt;0.001). </w:t>
      </w:r>
      <w:r w:rsidR="006D5A73">
        <w:t xml:space="preserve">The number of species observed ranged from one to eight, with a mode of two in 2018 and three in 2019. </w:t>
      </w:r>
      <w:r>
        <w:t>The MixE community had 1</w:t>
      </w:r>
      <w:r w:rsidR="006804BA">
        <w:t>.</w:t>
      </w:r>
      <w:r>
        <w:t xml:space="preserve">4 </w:t>
      </w:r>
      <w:r>
        <w:lastRenderedPageBreak/>
        <w:t>(SE: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r w:rsidR="0078154B">
        <w:t>MixE</w:t>
      </w:r>
      <w:r w:rsidR="00770D8A">
        <w:t xml:space="preserve">, followed by </w:t>
      </w:r>
      <w:r w:rsidR="0078154B">
        <w:t>MixM</w:t>
      </w:r>
      <w:r w:rsidR="00770D8A">
        <w:t xml:space="preserve"> and </w:t>
      </w:r>
      <w:r w:rsidR="0078154B">
        <w:t>NoCC</w:t>
      </w:r>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23810886"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356CB5A6"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MixE had </w:t>
      </w:r>
      <w:r w:rsidR="00030F1C">
        <w:t xml:space="preserve">significantly more </w:t>
      </w:r>
      <w:r w:rsidR="00D215C3">
        <w:t>weeds compared to all other treatments (p&lt;0.001), while in all other tillage systems there were no</w:t>
      </w:r>
      <w:ins w:id="58" w:author="Simon Shamus Riley" w:date="2026-03-30T14:52:00Z" w16du:dateUtc="2026-03-30T12:52:00Z">
        <w:r w:rsidR="00446710">
          <w:t xml:space="preserve"> significant</w:t>
        </w:r>
      </w:ins>
      <w:r w:rsidR="00D215C3">
        <w:t xml:space="preserve">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MixE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 xml:space="preserve">(MixE)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MixE was 11 times higher (SE:6; p&lt;0.001) compared to the the NoCC treatment, and 2.6-8.6 times higher than the other cover crop treatments; these effects were erased </w:t>
      </w:r>
      <w:r w:rsidR="003B1029">
        <w:t>with inversion tillage</w:t>
      </w:r>
      <w:r>
        <w:t xml:space="preserve">. The MixM had a borderline significant increase in perennial weeds compared to the NoCC </w:t>
      </w:r>
      <w:r w:rsidR="00C20C1A">
        <w:t xml:space="preserve">in the </w:t>
      </w:r>
      <w:r w:rsidR="005515FA">
        <w:t>NT</w:t>
      </w:r>
      <w:r w:rsidR="00C20C1A">
        <w:t xml:space="preserve"> system </w:t>
      </w:r>
      <w:r>
        <w:t xml:space="preserve">(p=0.05), but all other treatments were not significantly different from the NoCC.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0166A5F9" w:rsidR="007348E9" w:rsidRDefault="00A80E50" w:rsidP="002F64DC">
      <w:pPr>
        <w:spacing w:line="360" w:lineRule="auto"/>
      </w:pPr>
      <w:r>
        <w:t xml:space="preserve">The system with the highest overall value (assuming equal weighting for all metrics) was the mid-season planted radish (RadM) implemented in a </w:t>
      </w:r>
      <w:r w:rsidR="005515FA">
        <w:t>NT</w:t>
      </w:r>
      <w:r>
        <w:t xml:space="preserve"> system with retained residue (</w:t>
      </w:r>
      <w:r w:rsidRPr="00A80E50">
        <w:rPr>
          <w:b/>
          <w:bCs/>
        </w:rPr>
        <w:t>Figure 5</w:t>
      </w:r>
      <w:r>
        <w:t xml:space="preserve">), while the system with the lowest overall value was the mid-season planted mixture (MixM) implemented in a </w:t>
      </w:r>
      <w:r w:rsidR="005515FA">
        <w:t>NT</w:t>
      </w:r>
      <w:r>
        <w:t xml:space="preserve"> system with residue removal. </w:t>
      </w:r>
      <w:r w:rsidR="003C4420">
        <w:t>Averaged a</w:t>
      </w:r>
      <w:r>
        <w:t>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r w:rsidR="008A7792">
              <w:t>residue retained (res+) or removed (res-))</w:t>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performance was seen in mid-season planted radish</w:t>
      </w:r>
      <w:r w:rsidR="006B61B6">
        <w:t xml:space="preserve"> in a NT system with straw retention, </w:t>
      </w:r>
      <w:r>
        <w:t xml:space="preserve">mid-season planted </w:t>
      </w:r>
      <w:r w:rsidR="00EF786B">
        <w:t>radish performed well in the majority of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03880C20" w:rsidR="00EF786B" w:rsidRDefault="00EF786B" w:rsidP="00EF786B">
      <w:pPr>
        <w:spacing w:line="360" w:lineRule="auto"/>
      </w:pPr>
      <w:r>
        <w:lastRenderedPageBreak/>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1C2FA3D8"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communities had lower evenness than the</w:t>
      </w:r>
      <w:r>
        <w:t xml:space="preserv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in reality these weights would differ according to farmer values and priorities, as well as </w:t>
      </w:r>
      <w:r w:rsidR="00AE3AE5" w:rsidRPr="006F4E10">
        <w:lastRenderedPageBreak/>
        <w:t>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1BA33D80" w:rsidR="00045088" w:rsidRPr="00045088" w:rsidRDefault="0040336B" w:rsidP="00045088">
      <w:pPr>
        <w:spacing w:line="360" w:lineRule="auto"/>
      </w:pPr>
      <w:commentRangeStart w:id="59"/>
      <w:r>
        <w:t xml:space="preserve">The authors acknowledge the contributions of Eugene Driessen, Karen XX, XXX who collected all data presented and whose field and laboratory expertise contributed significantly to this work. </w:t>
      </w:r>
      <w:commentRangeEnd w:id="59"/>
      <w:r w:rsidR="00602609" w:rsidRPr="00045088">
        <w:rPr>
          <w:rStyle w:val="CommentReference"/>
          <w:sz w:val="24"/>
          <w:szCs w:val="24"/>
        </w:rPr>
        <w:commentReference w:id="59"/>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lastRenderedPageBreak/>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884DA9" w:rsidRDefault="00E744AB" w:rsidP="00E744AB">
      <w:pPr>
        <w:pStyle w:val="Bibliography"/>
        <w:rPr>
          <w:rPrChange w:id="60" w:author="Simon Shamus Riley" w:date="2026-03-30T11:32:00Z" w16du:dateUtc="2026-03-30T09:32:00Z">
            <w:rPr>
              <w:lang w:val="da-DK"/>
            </w:rPr>
          </w:rPrChange>
        </w:rPr>
      </w:pPr>
      <w:r>
        <w:t xml:space="preserve">Cusser, S., Bahlai, C., Swinton, S. M., Robertson, G. P., &amp; Haddad, N. M. (2020). Long-term research avoids spurious and misleading trends in sustainability attributes of no-till. </w:t>
      </w:r>
      <w:r w:rsidRPr="00884DA9">
        <w:rPr>
          <w:i/>
          <w:iCs/>
          <w:rPrChange w:id="61" w:author="Simon Shamus Riley" w:date="2026-03-30T11:32:00Z" w16du:dateUtc="2026-03-30T09:32:00Z">
            <w:rPr>
              <w:i/>
              <w:iCs/>
              <w:lang w:val="da-DK"/>
            </w:rPr>
          </w:rPrChange>
        </w:rPr>
        <w:t>Global Change Biology</w:t>
      </w:r>
      <w:r w:rsidRPr="00884DA9">
        <w:rPr>
          <w:rPrChange w:id="62" w:author="Simon Shamus Riley" w:date="2026-03-30T11:32:00Z" w16du:dateUtc="2026-03-30T09:32:00Z">
            <w:rPr>
              <w:lang w:val="da-DK"/>
            </w:rPr>
          </w:rPrChange>
        </w:rPr>
        <w:t xml:space="preserve">, </w:t>
      </w:r>
      <w:r w:rsidRPr="00884DA9">
        <w:rPr>
          <w:i/>
          <w:iCs/>
          <w:rPrChange w:id="63" w:author="Simon Shamus Riley" w:date="2026-03-30T11:32:00Z" w16du:dateUtc="2026-03-30T09:32:00Z">
            <w:rPr>
              <w:i/>
              <w:iCs/>
              <w:lang w:val="da-DK"/>
            </w:rPr>
          </w:rPrChange>
        </w:rPr>
        <w:t>26</w:t>
      </w:r>
      <w:r w:rsidRPr="00884DA9">
        <w:rPr>
          <w:rPrChange w:id="64" w:author="Simon Shamus Riley" w:date="2026-03-30T11:32:00Z" w16du:dateUtc="2026-03-30T09:32:00Z">
            <w:rPr>
              <w:lang w:val="da-DK"/>
            </w:rPr>
          </w:rPrChange>
        </w:rPr>
        <w:t>(6), 3715–3725. https://doi.org/10.1111/gcb.15080</w:t>
      </w:r>
    </w:p>
    <w:p w14:paraId="74AA7E15" w14:textId="77777777" w:rsidR="00E744AB" w:rsidRDefault="00E744AB" w:rsidP="00E744AB">
      <w:pPr>
        <w:pStyle w:val="Bibliography"/>
      </w:pPr>
      <w:r w:rsidRPr="00884DA9">
        <w:rPr>
          <w:rPrChange w:id="65" w:author="Simon Shamus Riley" w:date="2026-03-30T11:32:00Z" w16du:dateUtc="2026-03-30T09:32:00Z">
            <w:rPr>
              <w:lang w:val="da-DK"/>
            </w:rPr>
          </w:rPrChange>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lastRenderedPageBreak/>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884DA9">
        <w:rPr>
          <w:lang w:val="en-US"/>
          <w:rPrChange w:id="66" w:author="Simon Shamus Riley" w:date="2026-03-30T11:32:00Z" w16du:dateUtc="2026-03-30T09:32:00Z">
            <w:rPr>
              <w:lang w:val="da-DK"/>
            </w:rPr>
          </w:rPrChange>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lastRenderedPageBreak/>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884DA9">
        <w:rPr>
          <w:lang w:val="nb-NO"/>
          <w:rPrChange w:id="67" w:author="Simon Shamus Riley" w:date="2026-03-30T11:32:00Z" w16du:dateUtc="2026-03-30T09:32:00Z">
            <w:rPr>
              <w:lang w:val="da-DK"/>
            </w:rPr>
          </w:rPrChange>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884DA9">
        <w:rPr>
          <w:lang w:val="en-US"/>
          <w:rPrChange w:id="68" w:author="Simon Shamus Riley" w:date="2026-03-30T11:32:00Z" w16du:dateUtc="2026-03-30T09:32:00Z">
            <w:rPr>
              <w:lang w:val="da-DK"/>
            </w:rPr>
          </w:rPrChange>
        </w:rPr>
        <w:lastRenderedPageBreak/>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884DA9">
        <w:rPr>
          <w:lang w:val="en-US"/>
          <w:rPrChange w:id="69" w:author="Simon Shamus Riley" w:date="2026-03-30T11:32:00Z" w16du:dateUtc="2026-03-30T09:32:00Z">
            <w:rPr>
              <w:lang w:val="da-DK"/>
            </w:rPr>
          </w:rPrChange>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lastRenderedPageBreak/>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lastRenderedPageBreak/>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rsidRPr="00884DA9">
        <w:rPr>
          <w:lang w:val="sv-SE"/>
          <w:rPrChange w:id="70" w:author="Simon Shamus Riley" w:date="2026-03-30T11:32:00Z" w16du:dateUtc="2026-03-30T09:32:00Z">
            <w:rPr/>
          </w:rPrChange>
        </w:rPr>
        <w:t xml:space="preserve">Peel, M. C., Finlayson, B. L., &amp; McMahon, T. A. (2007). </w:t>
      </w:r>
      <w:r>
        <w:t xml:space="preserve">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lastRenderedPageBreak/>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rsidRPr="00884DA9">
        <w:rPr>
          <w:lang w:val="fi-FI"/>
          <w:rPrChange w:id="71" w:author="Simon Shamus Riley" w:date="2026-03-30T11:32:00Z" w16du:dateUtc="2026-03-30T09:32:00Z">
            <w:rPr/>
          </w:rPrChange>
        </w:rPr>
        <w:t xml:space="preserve">Rani, L., Thapa, K., Kanojia, N., Sharma, N., Singh, S., Grewal, A. S., Srivastav, A. L., &amp; Kaushal, J. (2021). </w:t>
      </w:r>
      <w:r>
        <w:t xml:space="preserve">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lastRenderedPageBreak/>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rsidRPr="00884DA9">
        <w:rPr>
          <w:lang w:val="fi-FI"/>
          <w:rPrChange w:id="72" w:author="Simon Shamus Riley" w:date="2026-03-30T11:32:00Z" w16du:dateUtc="2026-03-30T09:32:00Z">
            <w:rPr/>
          </w:rPrChange>
        </w:rPr>
        <w:t xml:space="preserve">Shi, S., Yin, W., Niu, F., Yin, X., &amp; Shi, Y. (2026). </w:t>
      </w:r>
      <w:r>
        <w:t xml:space="preserve">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884DA9" w:rsidRDefault="00E744AB" w:rsidP="00E744AB">
      <w:pPr>
        <w:pStyle w:val="Bibliography"/>
        <w:rPr>
          <w:lang w:val="en-US"/>
          <w:rPrChange w:id="73" w:author="Simon Shamus Riley" w:date="2026-03-30T11:32:00Z" w16du:dateUtc="2026-03-30T09:32:00Z">
            <w:rPr>
              <w:lang w:val="da-DK"/>
            </w:rPr>
          </w:rPrChange>
        </w:rPr>
      </w:pPr>
      <w:r>
        <w:lastRenderedPageBreak/>
        <w:t xml:space="preserve">Smith, R. G., Warren, N. D., &amp; Cordeau, S. (2020). Are cover crop mixtures better at suppressing weeds than cover crop monocultures? </w:t>
      </w:r>
      <w:r w:rsidRPr="00884DA9">
        <w:rPr>
          <w:i/>
          <w:iCs/>
          <w:lang w:val="en-US"/>
          <w:rPrChange w:id="74" w:author="Simon Shamus Riley" w:date="2026-03-30T11:32:00Z" w16du:dateUtc="2026-03-30T09:32:00Z">
            <w:rPr>
              <w:i/>
              <w:iCs/>
              <w:lang w:val="da-DK"/>
            </w:rPr>
          </w:rPrChange>
        </w:rPr>
        <w:t>Weed Science</w:t>
      </w:r>
      <w:r w:rsidRPr="00884DA9">
        <w:rPr>
          <w:lang w:val="en-US"/>
          <w:rPrChange w:id="75" w:author="Simon Shamus Riley" w:date="2026-03-30T11:32:00Z" w16du:dateUtc="2026-03-30T09:32:00Z">
            <w:rPr>
              <w:lang w:val="da-DK"/>
            </w:rPr>
          </w:rPrChange>
        </w:rPr>
        <w:t xml:space="preserve">, </w:t>
      </w:r>
      <w:r w:rsidRPr="00884DA9">
        <w:rPr>
          <w:i/>
          <w:iCs/>
          <w:lang w:val="en-US"/>
          <w:rPrChange w:id="76" w:author="Simon Shamus Riley" w:date="2026-03-30T11:32:00Z" w16du:dateUtc="2026-03-30T09:32:00Z">
            <w:rPr>
              <w:i/>
              <w:iCs/>
              <w:lang w:val="da-DK"/>
            </w:rPr>
          </w:rPrChange>
        </w:rPr>
        <w:t>68</w:t>
      </w:r>
      <w:r w:rsidRPr="00884DA9">
        <w:rPr>
          <w:lang w:val="en-US"/>
          <w:rPrChange w:id="77" w:author="Simon Shamus Riley" w:date="2026-03-30T11:32:00Z" w16du:dateUtc="2026-03-30T09:32:00Z">
            <w:rPr>
              <w:lang w:val="da-DK"/>
            </w:rPr>
          </w:rPrChange>
        </w:rPr>
        <w:t>(2), 186–194. https://doi.org/10.1017/wsc.2020.12</w:t>
      </w:r>
    </w:p>
    <w:p w14:paraId="67881719" w14:textId="77777777" w:rsidR="00E744AB" w:rsidRDefault="00E744AB" w:rsidP="00E744AB">
      <w:pPr>
        <w:pStyle w:val="Bibliography"/>
      </w:pPr>
      <w:r w:rsidRPr="00884DA9">
        <w:rPr>
          <w:lang w:val="en-US"/>
          <w:rPrChange w:id="78" w:author="Simon Shamus Riley" w:date="2026-03-30T11:32:00Z" w16du:dateUtc="2026-03-30T09:32:00Z">
            <w:rPr>
              <w:lang w:val="da-DK"/>
            </w:rPr>
          </w:rPrChange>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lastRenderedPageBreak/>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lastRenderedPageBreak/>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CommentText"/>
      </w:pPr>
      <w:r>
        <w:rPr>
          <w:rStyle w:val="CommentReference"/>
        </w:rPr>
        <w:annotationRef/>
      </w:r>
      <w:r>
        <w:t>Please add your initials to your contribution sections</w:t>
      </w:r>
    </w:p>
  </w:comment>
  <w:comment w:id="5" w:author="Simon Shamus Riley" w:date="2026-03-30T11:46:00Z" w:initials="SR">
    <w:p w14:paraId="77D7C631" w14:textId="77777777" w:rsidR="00E44FA0" w:rsidRDefault="00E44FA0" w:rsidP="00E44FA0">
      <w:pPr>
        <w:pStyle w:val="CommentText"/>
      </w:pPr>
      <w:r>
        <w:rPr>
          <w:rStyle w:val="CommentReference"/>
        </w:rPr>
        <w:annotationRef/>
      </w:r>
      <w:r>
        <w:rPr>
          <w:lang w:val="en-US"/>
        </w:rPr>
        <w:t>Are you using Zotero? Add “e.g.” as a prefix when inserting the citation and then remove the outer set of parentheses.</w:t>
      </w:r>
    </w:p>
  </w:comment>
  <w:comment w:id="8" w:author="Simon Shamus Riley" w:date="2026-03-30T11:50:00Z" w:initials="SR">
    <w:p w14:paraId="3DEFA3B2" w14:textId="77777777" w:rsidR="00E44FA0" w:rsidRDefault="00E44FA0" w:rsidP="00E44FA0">
      <w:pPr>
        <w:pStyle w:val="CommentText"/>
      </w:pPr>
      <w:r>
        <w:rPr>
          <w:rStyle w:val="CommentReference"/>
        </w:rPr>
        <w:annotationRef/>
      </w:r>
      <w:r>
        <w:rPr>
          <w:lang w:val="en-US"/>
        </w:rPr>
        <w:t>I don’t think you need the “P” here, but I could be wrong.</w:t>
      </w:r>
    </w:p>
  </w:comment>
  <w:comment w:id="37" w:author="Simon Shamus Riley" w:date="2026-03-30T12:03:00Z" w:initials="SR">
    <w:p w14:paraId="5D55CF98" w14:textId="77777777" w:rsidR="00E44FA0" w:rsidRDefault="00E44FA0" w:rsidP="00E44FA0">
      <w:pPr>
        <w:pStyle w:val="CommentText"/>
      </w:pPr>
      <w:r>
        <w:rPr>
          <w:rStyle w:val="CommentReference"/>
        </w:rPr>
        <w:annotationRef/>
      </w:r>
      <w:r>
        <w:rPr>
          <w:lang w:val="en-US"/>
        </w:rPr>
        <w:t>This is the first mention of crop sequences, which I think will be super confusing for people not familiar with the underlying long-term experiment. I’ve tried to offer a clearer expression, but its just a suggestion.</w:t>
      </w:r>
    </w:p>
  </w:comment>
  <w:comment w:id="41" w:author="Virginia Anne Nichols" w:date="2026-03-27T08:59:00Z" w:initials="VN">
    <w:p w14:paraId="5CD165D7" w14:textId="77777777" w:rsidR="002317FF" w:rsidRDefault="002317FF" w:rsidP="002317FF">
      <w:pPr>
        <w:pStyle w:val="CommentText"/>
      </w:pPr>
      <w:r>
        <w:rPr>
          <w:rStyle w:val="CommentReference"/>
        </w:rPr>
        <w:annotationRef/>
      </w:r>
      <w:r>
        <w:t xml:space="preserve">Bo is this true for Flakkebjerg? I know they did it in Foulum. </w:t>
      </w:r>
    </w:p>
  </w:comment>
  <w:comment w:id="42" w:author="Virginia Anne Nichols" w:date="2026-01-22T09:16:00Z" w:initials="VN">
    <w:p w14:paraId="6C81547D" w14:textId="43C7C458"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45" w:author="Simon Shamus Riley" w:date="2026-03-30T13:40:00Z" w:initials="SR">
    <w:p w14:paraId="14379945" w14:textId="77777777" w:rsidR="00675845" w:rsidRDefault="00AC4115" w:rsidP="00675845">
      <w:pPr>
        <w:pStyle w:val="CommentText"/>
      </w:pPr>
      <w:r>
        <w:rPr>
          <w:rStyle w:val="CommentReference"/>
        </w:rPr>
        <w:annotationRef/>
      </w:r>
      <w:r w:rsidR="00675845">
        <w:t>Melander et al. should be outside parentheses here I think</w:t>
      </w:r>
    </w:p>
  </w:comment>
  <w:comment w:id="46" w:author="Simon Shamus Riley" w:date="2026-03-30T14:08:00Z" w:initials="SR">
    <w:p w14:paraId="09BFAF3F" w14:textId="4C49004D" w:rsidR="00675845" w:rsidRDefault="006F0B03" w:rsidP="00675845">
      <w:pPr>
        <w:pStyle w:val="CommentText"/>
      </w:pPr>
      <w:r>
        <w:rPr>
          <w:rStyle w:val="CommentReference"/>
        </w:rPr>
        <w:annotationRef/>
      </w:r>
      <w:r w:rsidR="00675845">
        <w:t>I appreciate the transparency here, but when I look at those figures, I get the impression that basically all of the potential ecosystem value of RadM and RadL comes from this assumption. So I think some additional discussion and/or justification is needed here (although maybe that comes later and I haven’t there yet, but if that’s the case there should be some mention of that here).</w:t>
      </w:r>
    </w:p>
  </w:comment>
  <w:comment w:id="51" w:author="Simon Shamus Riley" w:date="2026-03-30T11:36:00Z" w:initials="SR">
    <w:p w14:paraId="73732E4C" w14:textId="77777777" w:rsidR="001355A7" w:rsidRDefault="001355A7" w:rsidP="001355A7">
      <w:pPr>
        <w:pStyle w:val="CommentText"/>
      </w:pPr>
      <w:r>
        <w:rPr>
          <w:rStyle w:val="CommentReference"/>
        </w:rPr>
        <w:annotationRef/>
      </w:r>
      <w:r>
        <w:rPr>
          <w:lang w:val="en-US"/>
        </w:rPr>
        <w:t>Was it intentional to make the error bars white? I find them very hard to see - maybe thicken them slightly if you want to keep them white.</w:t>
      </w:r>
    </w:p>
  </w:comment>
  <w:comment w:id="54" w:author="Simon Shamus Riley" w:date="2026-03-30T14:44:00Z" w:initials="SR">
    <w:p w14:paraId="0922A4D6" w14:textId="6A74F4FC" w:rsidR="00D925DB" w:rsidRDefault="00E8142C" w:rsidP="00D925DB">
      <w:pPr>
        <w:pStyle w:val="CommentText"/>
      </w:pPr>
      <w:r>
        <w:rPr>
          <w:rStyle w:val="CommentReference"/>
        </w:rPr>
        <w:annotationRef/>
      </w:r>
      <w:r w:rsidR="00D925DB">
        <w:t>I always suggest reporting CI’s rather than SE’s for estimates from GL(M)M, because the SE no longer has a simple interpretation when the estimate is inverse-linked (i.e., back-transformed).</w:t>
      </w:r>
    </w:p>
  </w:comment>
  <w:comment w:id="56" w:author="Simon Shamus Riley" w:date="2026-03-30T14:50:00Z" w:initials="SR">
    <w:p w14:paraId="5CAAF0DB" w14:textId="77777777" w:rsidR="00786BCD" w:rsidRDefault="00786BCD" w:rsidP="00786BCD">
      <w:pPr>
        <w:pStyle w:val="CommentText"/>
      </w:pPr>
      <w:r>
        <w:rPr>
          <w:rStyle w:val="CommentReference"/>
        </w:rPr>
        <w:annotationRef/>
      </w:r>
      <w:r>
        <w:rPr>
          <w:lang w:val="en-US"/>
        </w:rPr>
        <w:t>Where there are p-values reported in the text, there should either be details provided about the test, or reference to a table where those details are available.</w:t>
      </w:r>
    </w:p>
  </w:comment>
  <w:comment w:id="57" w:author="Simon Shamus Riley" w:date="2026-03-30T14:49:00Z" w:initials="SR">
    <w:p w14:paraId="6BC07F4B" w14:textId="62AEAA92" w:rsidR="00FF62A8" w:rsidRDefault="00FF62A8" w:rsidP="00FF62A8">
      <w:pPr>
        <w:pStyle w:val="CommentText"/>
      </w:pPr>
      <w:r>
        <w:rPr>
          <w:rStyle w:val="CommentReference"/>
        </w:rPr>
        <w:annotationRef/>
      </w:r>
      <w:r>
        <w:rPr>
          <w:lang w:val="en-US"/>
        </w:rPr>
        <w:t>Here is a good example of how SE no longer serves the purpose we want it to serve for inverse-linked estimates from a GL(M)M</w:t>
      </w:r>
    </w:p>
  </w:comment>
  <w:comment w:id="59" w:author="Virginia Anne Nichols" w:date="2025-11-26T10:39:00Z" w:initials="VN">
    <w:p w14:paraId="30569D99" w14:textId="77777777" w:rsidR="004E2FCF" w:rsidRDefault="00602609" w:rsidP="004E2FCF">
      <w:pPr>
        <w:pStyle w:val="CommentText"/>
      </w:pPr>
      <w:r>
        <w:rPr>
          <w:rStyle w:val="CommentReference"/>
        </w:rPr>
        <w:annotationRef/>
      </w:r>
      <w:r w:rsidR="004E2FCF">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0"/>
  <w15:commentEx w15:paraId="77D7C631" w15:done="0"/>
  <w15:commentEx w15:paraId="3DEFA3B2" w15:done="0"/>
  <w15:commentEx w15:paraId="5D55CF98" w15:done="0"/>
  <w15:commentEx w15:paraId="5CD165D7" w15:done="0"/>
  <w15:commentEx w15:paraId="6C81547D" w15:done="0"/>
  <w15:commentEx w15:paraId="14379945" w15:done="0"/>
  <w15:commentEx w15:paraId="09BFAF3F" w15:done="0"/>
  <w15:commentEx w15:paraId="73732E4C" w15:done="0"/>
  <w15:commentEx w15:paraId="0922A4D6" w15:done="0"/>
  <w15:commentEx w15:paraId="5CAAF0DB" w15:done="0"/>
  <w15:commentEx w15:paraId="6BC07F4B"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36A392B3" w16cex:dateUtc="2026-03-30T09:46:00Z"/>
  <w16cex:commentExtensible w16cex:durableId="5AA62EED" w16cex:dateUtc="2026-03-30T09:50:00Z"/>
  <w16cex:commentExtensible w16cex:durableId="568333B8" w16cex:dateUtc="2026-03-30T10:03:00Z"/>
  <w16cex:commentExtensible w16cex:durableId="6591D680" w16cex:dateUtc="2026-03-27T07:59:00Z"/>
  <w16cex:commentExtensible w16cex:durableId="33B89A46" w16cex:dateUtc="2026-01-22T08:16:00Z"/>
  <w16cex:commentExtensible w16cex:durableId="08DFFACD" w16cex:dateUtc="2026-03-30T11:40:00Z"/>
  <w16cex:commentExtensible w16cex:durableId="1F8AB12B" w16cex:dateUtc="2026-03-30T12:08:00Z"/>
  <w16cex:commentExtensible w16cex:durableId="2B1B6780" w16cex:dateUtc="2026-03-30T09:36:00Z"/>
  <w16cex:commentExtensible w16cex:durableId="3B9F56B2" w16cex:dateUtc="2026-03-30T12:44:00Z"/>
  <w16cex:commentExtensible w16cex:durableId="123D7BB0" w16cex:dateUtc="2026-03-30T12:50:00Z"/>
  <w16cex:commentExtensible w16cex:durableId="3AEA9D12" w16cex:dateUtc="2026-03-30T12:49: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77D7C631" w16cid:durableId="36A392B3"/>
  <w16cid:commentId w16cid:paraId="3DEFA3B2" w16cid:durableId="5AA62EED"/>
  <w16cid:commentId w16cid:paraId="5D55CF98" w16cid:durableId="568333B8"/>
  <w16cid:commentId w16cid:paraId="5CD165D7" w16cid:durableId="6591D680"/>
  <w16cid:commentId w16cid:paraId="6C81547D" w16cid:durableId="33B89A46"/>
  <w16cid:commentId w16cid:paraId="14379945" w16cid:durableId="08DFFACD"/>
  <w16cid:commentId w16cid:paraId="09BFAF3F" w16cid:durableId="1F8AB12B"/>
  <w16cid:commentId w16cid:paraId="73732E4C" w16cid:durableId="2B1B6780"/>
  <w16cid:commentId w16cid:paraId="0922A4D6" w16cid:durableId="3B9F56B2"/>
  <w16cid:commentId w16cid:paraId="5CAAF0DB" w16cid:durableId="123D7BB0"/>
  <w16cid:commentId w16cid:paraId="6BC07F4B" w16cid:durableId="3AEA9D12"/>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59FBC" w14:textId="77777777" w:rsidR="002C1042" w:rsidRDefault="002C1042">
      <w:r>
        <w:separator/>
      </w:r>
    </w:p>
  </w:endnote>
  <w:endnote w:type="continuationSeparator" w:id="0">
    <w:p w14:paraId="19702600" w14:textId="77777777" w:rsidR="002C1042" w:rsidRDefault="002C1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304B" w14:textId="77777777" w:rsidR="002C1042" w:rsidRDefault="002C1042">
      <w:r>
        <w:separator/>
      </w:r>
    </w:p>
  </w:footnote>
  <w:footnote w:type="continuationSeparator" w:id="0">
    <w:p w14:paraId="729640AA" w14:textId="77777777" w:rsidR="002C1042" w:rsidRDefault="002C1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Simon Shamus Riley">
    <w15:presenceInfo w15:providerId="AD" w15:userId="S::au802896@uni.au.dk::d1717b86-e3e2-48d0-85b4-24135e2cf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83D1C"/>
    <w:rsid w:val="00091299"/>
    <w:rsid w:val="00092530"/>
    <w:rsid w:val="000A074B"/>
    <w:rsid w:val="000A78B8"/>
    <w:rsid w:val="000B0944"/>
    <w:rsid w:val="000B21E9"/>
    <w:rsid w:val="000B2786"/>
    <w:rsid w:val="000B5E8A"/>
    <w:rsid w:val="000B6D43"/>
    <w:rsid w:val="000B7E46"/>
    <w:rsid w:val="000C25A5"/>
    <w:rsid w:val="000D5177"/>
    <w:rsid w:val="000E0ED3"/>
    <w:rsid w:val="000E7436"/>
    <w:rsid w:val="000F7586"/>
    <w:rsid w:val="00101B88"/>
    <w:rsid w:val="00111917"/>
    <w:rsid w:val="001151AB"/>
    <w:rsid w:val="0012160D"/>
    <w:rsid w:val="00121AD9"/>
    <w:rsid w:val="00123F93"/>
    <w:rsid w:val="0012446A"/>
    <w:rsid w:val="00125166"/>
    <w:rsid w:val="00126F2F"/>
    <w:rsid w:val="00133612"/>
    <w:rsid w:val="001355A7"/>
    <w:rsid w:val="0014451B"/>
    <w:rsid w:val="0014626F"/>
    <w:rsid w:val="001479F9"/>
    <w:rsid w:val="00150FA9"/>
    <w:rsid w:val="00156D97"/>
    <w:rsid w:val="0016527C"/>
    <w:rsid w:val="00170EC0"/>
    <w:rsid w:val="00180BC4"/>
    <w:rsid w:val="00197824"/>
    <w:rsid w:val="001A00CE"/>
    <w:rsid w:val="001A1339"/>
    <w:rsid w:val="001A1A26"/>
    <w:rsid w:val="001A2BE0"/>
    <w:rsid w:val="001A455C"/>
    <w:rsid w:val="001B0163"/>
    <w:rsid w:val="001B5010"/>
    <w:rsid w:val="001C0F78"/>
    <w:rsid w:val="001C2FB2"/>
    <w:rsid w:val="001C52EB"/>
    <w:rsid w:val="001C7E86"/>
    <w:rsid w:val="001C7F6C"/>
    <w:rsid w:val="001D3CD3"/>
    <w:rsid w:val="001D4C76"/>
    <w:rsid w:val="001E79BC"/>
    <w:rsid w:val="001F07F6"/>
    <w:rsid w:val="00204786"/>
    <w:rsid w:val="00206215"/>
    <w:rsid w:val="00216616"/>
    <w:rsid w:val="0022360D"/>
    <w:rsid w:val="00226AAF"/>
    <w:rsid w:val="002314A6"/>
    <w:rsid w:val="002317FF"/>
    <w:rsid w:val="00231E9B"/>
    <w:rsid w:val="00247F49"/>
    <w:rsid w:val="002505D4"/>
    <w:rsid w:val="0025438D"/>
    <w:rsid w:val="00257317"/>
    <w:rsid w:val="00260E18"/>
    <w:rsid w:val="00274552"/>
    <w:rsid w:val="00276F65"/>
    <w:rsid w:val="002770DF"/>
    <w:rsid w:val="00297F70"/>
    <w:rsid w:val="002A08AE"/>
    <w:rsid w:val="002A0F74"/>
    <w:rsid w:val="002A4453"/>
    <w:rsid w:val="002A518A"/>
    <w:rsid w:val="002A55FC"/>
    <w:rsid w:val="002A5F86"/>
    <w:rsid w:val="002A6EBF"/>
    <w:rsid w:val="002A7D26"/>
    <w:rsid w:val="002B4C35"/>
    <w:rsid w:val="002B6F1A"/>
    <w:rsid w:val="002B6F7E"/>
    <w:rsid w:val="002C1042"/>
    <w:rsid w:val="002C160E"/>
    <w:rsid w:val="002C3BDB"/>
    <w:rsid w:val="002D10E5"/>
    <w:rsid w:val="002D5BD0"/>
    <w:rsid w:val="002E25E6"/>
    <w:rsid w:val="002E4152"/>
    <w:rsid w:val="002E4D53"/>
    <w:rsid w:val="002E7F06"/>
    <w:rsid w:val="002F3039"/>
    <w:rsid w:val="002F485B"/>
    <w:rsid w:val="002F5DE4"/>
    <w:rsid w:val="002F64DC"/>
    <w:rsid w:val="00300184"/>
    <w:rsid w:val="003028C3"/>
    <w:rsid w:val="0032308D"/>
    <w:rsid w:val="003324BB"/>
    <w:rsid w:val="0033669D"/>
    <w:rsid w:val="0034221E"/>
    <w:rsid w:val="003479FB"/>
    <w:rsid w:val="00381089"/>
    <w:rsid w:val="0038548F"/>
    <w:rsid w:val="003A1B51"/>
    <w:rsid w:val="003B1029"/>
    <w:rsid w:val="003B122A"/>
    <w:rsid w:val="003C0D24"/>
    <w:rsid w:val="003C4420"/>
    <w:rsid w:val="003C5483"/>
    <w:rsid w:val="003C7F19"/>
    <w:rsid w:val="003D3B6E"/>
    <w:rsid w:val="003E7454"/>
    <w:rsid w:val="003E7CBF"/>
    <w:rsid w:val="00400861"/>
    <w:rsid w:val="00402490"/>
    <w:rsid w:val="0040336B"/>
    <w:rsid w:val="00406592"/>
    <w:rsid w:val="00423AE6"/>
    <w:rsid w:val="004246D5"/>
    <w:rsid w:val="004346DF"/>
    <w:rsid w:val="00434E4D"/>
    <w:rsid w:val="00434EDD"/>
    <w:rsid w:val="00436E4A"/>
    <w:rsid w:val="00446710"/>
    <w:rsid w:val="00452AA0"/>
    <w:rsid w:val="004564AC"/>
    <w:rsid w:val="00462BFF"/>
    <w:rsid w:val="004639D1"/>
    <w:rsid w:val="0047780D"/>
    <w:rsid w:val="00484C33"/>
    <w:rsid w:val="00494819"/>
    <w:rsid w:val="00496DB9"/>
    <w:rsid w:val="004A247E"/>
    <w:rsid w:val="004A3F82"/>
    <w:rsid w:val="004B32D1"/>
    <w:rsid w:val="004C06F7"/>
    <w:rsid w:val="004C0D61"/>
    <w:rsid w:val="004C4425"/>
    <w:rsid w:val="004E1E8C"/>
    <w:rsid w:val="004E29C7"/>
    <w:rsid w:val="004E2FCF"/>
    <w:rsid w:val="004E7F25"/>
    <w:rsid w:val="004F07A5"/>
    <w:rsid w:val="004F1A3E"/>
    <w:rsid w:val="004F3DC3"/>
    <w:rsid w:val="004F47C3"/>
    <w:rsid w:val="00504D16"/>
    <w:rsid w:val="00506067"/>
    <w:rsid w:val="005070A2"/>
    <w:rsid w:val="00513033"/>
    <w:rsid w:val="00523DF1"/>
    <w:rsid w:val="0053182E"/>
    <w:rsid w:val="00532D1E"/>
    <w:rsid w:val="00541BA9"/>
    <w:rsid w:val="00542AB7"/>
    <w:rsid w:val="00542FF3"/>
    <w:rsid w:val="0054576C"/>
    <w:rsid w:val="0054664B"/>
    <w:rsid w:val="0055088F"/>
    <w:rsid w:val="005515FA"/>
    <w:rsid w:val="00553D8F"/>
    <w:rsid w:val="00556DE2"/>
    <w:rsid w:val="005579A3"/>
    <w:rsid w:val="00561BED"/>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E12EA"/>
    <w:rsid w:val="005E150B"/>
    <w:rsid w:val="005E5E7E"/>
    <w:rsid w:val="005F1FF2"/>
    <w:rsid w:val="005F4DAC"/>
    <w:rsid w:val="00602609"/>
    <w:rsid w:val="0060270F"/>
    <w:rsid w:val="00602B25"/>
    <w:rsid w:val="00604776"/>
    <w:rsid w:val="006067D9"/>
    <w:rsid w:val="00611EAF"/>
    <w:rsid w:val="00614437"/>
    <w:rsid w:val="00620B5C"/>
    <w:rsid w:val="00623603"/>
    <w:rsid w:val="006263B4"/>
    <w:rsid w:val="0062645F"/>
    <w:rsid w:val="00645D68"/>
    <w:rsid w:val="00646AD5"/>
    <w:rsid w:val="00647DEF"/>
    <w:rsid w:val="0066480E"/>
    <w:rsid w:val="00675845"/>
    <w:rsid w:val="006774E5"/>
    <w:rsid w:val="006804BA"/>
    <w:rsid w:val="00680EF7"/>
    <w:rsid w:val="00680EF9"/>
    <w:rsid w:val="00682FE7"/>
    <w:rsid w:val="00686048"/>
    <w:rsid w:val="006A107B"/>
    <w:rsid w:val="006A110F"/>
    <w:rsid w:val="006A4060"/>
    <w:rsid w:val="006B1467"/>
    <w:rsid w:val="006B4AC3"/>
    <w:rsid w:val="006B61B6"/>
    <w:rsid w:val="006B6B39"/>
    <w:rsid w:val="006B785A"/>
    <w:rsid w:val="006C04E3"/>
    <w:rsid w:val="006C0AA5"/>
    <w:rsid w:val="006C3DC0"/>
    <w:rsid w:val="006D5A73"/>
    <w:rsid w:val="006E0E49"/>
    <w:rsid w:val="006E36A2"/>
    <w:rsid w:val="006E6121"/>
    <w:rsid w:val="006F0B03"/>
    <w:rsid w:val="006F15B8"/>
    <w:rsid w:val="006F2D77"/>
    <w:rsid w:val="006F3CE0"/>
    <w:rsid w:val="006F4E10"/>
    <w:rsid w:val="006F54D7"/>
    <w:rsid w:val="00700ACD"/>
    <w:rsid w:val="007010D9"/>
    <w:rsid w:val="00704184"/>
    <w:rsid w:val="00706329"/>
    <w:rsid w:val="00707657"/>
    <w:rsid w:val="0071502D"/>
    <w:rsid w:val="00715DB1"/>
    <w:rsid w:val="00717BE6"/>
    <w:rsid w:val="00733FC7"/>
    <w:rsid w:val="007348E9"/>
    <w:rsid w:val="00737D7A"/>
    <w:rsid w:val="0074488E"/>
    <w:rsid w:val="007604BF"/>
    <w:rsid w:val="00763F20"/>
    <w:rsid w:val="00765D21"/>
    <w:rsid w:val="00770D8A"/>
    <w:rsid w:val="00774D16"/>
    <w:rsid w:val="0077527A"/>
    <w:rsid w:val="00776C96"/>
    <w:rsid w:val="00781333"/>
    <w:rsid w:val="0078154B"/>
    <w:rsid w:val="00782F03"/>
    <w:rsid w:val="00785EAA"/>
    <w:rsid w:val="00786BCD"/>
    <w:rsid w:val="007974E5"/>
    <w:rsid w:val="007977B7"/>
    <w:rsid w:val="007A00AB"/>
    <w:rsid w:val="007A1907"/>
    <w:rsid w:val="007A4225"/>
    <w:rsid w:val="007A49E4"/>
    <w:rsid w:val="007A7E4E"/>
    <w:rsid w:val="007B00DA"/>
    <w:rsid w:val="007B2BE5"/>
    <w:rsid w:val="007C0649"/>
    <w:rsid w:val="007C2B45"/>
    <w:rsid w:val="007D24BE"/>
    <w:rsid w:val="007E73A6"/>
    <w:rsid w:val="00802EF3"/>
    <w:rsid w:val="00806BB5"/>
    <w:rsid w:val="00806D32"/>
    <w:rsid w:val="008141BB"/>
    <w:rsid w:val="008302FF"/>
    <w:rsid w:val="00840816"/>
    <w:rsid w:val="00842881"/>
    <w:rsid w:val="00842BAE"/>
    <w:rsid w:val="008623D7"/>
    <w:rsid w:val="00864051"/>
    <w:rsid w:val="0086566B"/>
    <w:rsid w:val="0086596F"/>
    <w:rsid w:val="00876749"/>
    <w:rsid w:val="008845F0"/>
    <w:rsid w:val="00884DA9"/>
    <w:rsid w:val="008877EC"/>
    <w:rsid w:val="00890183"/>
    <w:rsid w:val="0089183E"/>
    <w:rsid w:val="008935F3"/>
    <w:rsid w:val="00897714"/>
    <w:rsid w:val="008A45D0"/>
    <w:rsid w:val="008A6D63"/>
    <w:rsid w:val="008A7792"/>
    <w:rsid w:val="008B07A4"/>
    <w:rsid w:val="008C1C95"/>
    <w:rsid w:val="008D2724"/>
    <w:rsid w:val="008D32E3"/>
    <w:rsid w:val="008D3E81"/>
    <w:rsid w:val="008D70A4"/>
    <w:rsid w:val="008E0AD1"/>
    <w:rsid w:val="00901263"/>
    <w:rsid w:val="00911BFB"/>
    <w:rsid w:val="009133AC"/>
    <w:rsid w:val="009217F6"/>
    <w:rsid w:val="0092460A"/>
    <w:rsid w:val="00925DAA"/>
    <w:rsid w:val="00942DBD"/>
    <w:rsid w:val="009432A7"/>
    <w:rsid w:val="00950EEA"/>
    <w:rsid w:val="00953C94"/>
    <w:rsid w:val="00955506"/>
    <w:rsid w:val="00962AFD"/>
    <w:rsid w:val="00967593"/>
    <w:rsid w:val="0098059C"/>
    <w:rsid w:val="0098114B"/>
    <w:rsid w:val="009915C2"/>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4F40"/>
    <w:rsid w:val="009E6CDC"/>
    <w:rsid w:val="009F76B3"/>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1DBC"/>
    <w:rsid w:val="00AA2DBB"/>
    <w:rsid w:val="00AA7374"/>
    <w:rsid w:val="00AC0E09"/>
    <w:rsid w:val="00AC10C6"/>
    <w:rsid w:val="00AC4115"/>
    <w:rsid w:val="00AC574D"/>
    <w:rsid w:val="00AC6691"/>
    <w:rsid w:val="00AD04C7"/>
    <w:rsid w:val="00AD08D6"/>
    <w:rsid w:val="00AD6F9E"/>
    <w:rsid w:val="00AE1EFC"/>
    <w:rsid w:val="00AE2C54"/>
    <w:rsid w:val="00AE3AE5"/>
    <w:rsid w:val="00AE6687"/>
    <w:rsid w:val="00AF0363"/>
    <w:rsid w:val="00AF348D"/>
    <w:rsid w:val="00AF5044"/>
    <w:rsid w:val="00B20190"/>
    <w:rsid w:val="00B2115D"/>
    <w:rsid w:val="00B27B76"/>
    <w:rsid w:val="00B3112B"/>
    <w:rsid w:val="00B37D34"/>
    <w:rsid w:val="00B409A1"/>
    <w:rsid w:val="00B4141B"/>
    <w:rsid w:val="00B444A3"/>
    <w:rsid w:val="00B54510"/>
    <w:rsid w:val="00B559CC"/>
    <w:rsid w:val="00B65967"/>
    <w:rsid w:val="00B76139"/>
    <w:rsid w:val="00B83835"/>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4813"/>
    <w:rsid w:val="00C10FAD"/>
    <w:rsid w:val="00C1138B"/>
    <w:rsid w:val="00C11C23"/>
    <w:rsid w:val="00C13EAE"/>
    <w:rsid w:val="00C14312"/>
    <w:rsid w:val="00C16073"/>
    <w:rsid w:val="00C20C1A"/>
    <w:rsid w:val="00C23509"/>
    <w:rsid w:val="00C33AD4"/>
    <w:rsid w:val="00C35B15"/>
    <w:rsid w:val="00C37AD5"/>
    <w:rsid w:val="00C459D5"/>
    <w:rsid w:val="00C651C3"/>
    <w:rsid w:val="00C70707"/>
    <w:rsid w:val="00C75545"/>
    <w:rsid w:val="00C75709"/>
    <w:rsid w:val="00C817D7"/>
    <w:rsid w:val="00C874A3"/>
    <w:rsid w:val="00C91C94"/>
    <w:rsid w:val="00CA1D8C"/>
    <w:rsid w:val="00CA273C"/>
    <w:rsid w:val="00CA2FBE"/>
    <w:rsid w:val="00CB1BFB"/>
    <w:rsid w:val="00CC097D"/>
    <w:rsid w:val="00CC0DC2"/>
    <w:rsid w:val="00CC1AAD"/>
    <w:rsid w:val="00CC4281"/>
    <w:rsid w:val="00CC4F03"/>
    <w:rsid w:val="00CC5D66"/>
    <w:rsid w:val="00CC6C30"/>
    <w:rsid w:val="00CD19F2"/>
    <w:rsid w:val="00CD7E08"/>
    <w:rsid w:val="00CE4B26"/>
    <w:rsid w:val="00CF198B"/>
    <w:rsid w:val="00CF1E52"/>
    <w:rsid w:val="00CF32A9"/>
    <w:rsid w:val="00CF6D65"/>
    <w:rsid w:val="00D00598"/>
    <w:rsid w:val="00D00706"/>
    <w:rsid w:val="00D066A5"/>
    <w:rsid w:val="00D12203"/>
    <w:rsid w:val="00D208C5"/>
    <w:rsid w:val="00D215C3"/>
    <w:rsid w:val="00D215DB"/>
    <w:rsid w:val="00D276E3"/>
    <w:rsid w:val="00D34E34"/>
    <w:rsid w:val="00D37FA3"/>
    <w:rsid w:val="00D47C67"/>
    <w:rsid w:val="00D5253E"/>
    <w:rsid w:val="00D52562"/>
    <w:rsid w:val="00D56F4F"/>
    <w:rsid w:val="00D60536"/>
    <w:rsid w:val="00D86704"/>
    <w:rsid w:val="00D87780"/>
    <w:rsid w:val="00D92540"/>
    <w:rsid w:val="00D925DB"/>
    <w:rsid w:val="00D94220"/>
    <w:rsid w:val="00D96229"/>
    <w:rsid w:val="00DA275B"/>
    <w:rsid w:val="00DA3E7B"/>
    <w:rsid w:val="00DA570F"/>
    <w:rsid w:val="00DB07CC"/>
    <w:rsid w:val="00DB3916"/>
    <w:rsid w:val="00DC0149"/>
    <w:rsid w:val="00DC0967"/>
    <w:rsid w:val="00DC3511"/>
    <w:rsid w:val="00DC3E09"/>
    <w:rsid w:val="00DC7880"/>
    <w:rsid w:val="00DD04CB"/>
    <w:rsid w:val="00DD2DD6"/>
    <w:rsid w:val="00DD770E"/>
    <w:rsid w:val="00DE11A5"/>
    <w:rsid w:val="00DE3417"/>
    <w:rsid w:val="00DE4D97"/>
    <w:rsid w:val="00DF07E9"/>
    <w:rsid w:val="00E0386A"/>
    <w:rsid w:val="00E04684"/>
    <w:rsid w:val="00E04EB0"/>
    <w:rsid w:val="00E11F92"/>
    <w:rsid w:val="00E1366F"/>
    <w:rsid w:val="00E16D67"/>
    <w:rsid w:val="00E20D20"/>
    <w:rsid w:val="00E33D15"/>
    <w:rsid w:val="00E35659"/>
    <w:rsid w:val="00E41219"/>
    <w:rsid w:val="00E42022"/>
    <w:rsid w:val="00E44FA0"/>
    <w:rsid w:val="00E458E4"/>
    <w:rsid w:val="00E45AC5"/>
    <w:rsid w:val="00E50039"/>
    <w:rsid w:val="00E50922"/>
    <w:rsid w:val="00E64C10"/>
    <w:rsid w:val="00E67272"/>
    <w:rsid w:val="00E744AB"/>
    <w:rsid w:val="00E75CD1"/>
    <w:rsid w:val="00E77106"/>
    <w:rsid w:val="00E8142C"/>
    <w:rsid w:val="00E83610"/>
    <w:rsid w:val="00E84791"/>
    <w:rsid w:val="00E9789B"/>
    <w:rsid w:val="00EA2B5E"/>
    <w:rsid w:val="00EA4726"/>
    <w:rsid w:val="00EA5B2A"/>
    <w:rsid w:val="00EA65A3"/>
    <w:rsid w:val="00EC5CCC"/>
    <w:rsid w:val="00EE1254"/>
    <w:rsid w:val="00EE52D6"/>
    <w:rsid w:val="00EE69BB"/>
    <w:rsid w:val="00EF288A"/>
    <w:rsid w:val="00EF3506"/>
    <w:rsid w:val="00EF62F9"/>
    <w:rsid w:val="00EF786B"/>
    <w:rsid w:val="00F032FD"/>
    <w:rsid w:val="00F07C2C"/>
    <w:rsid w:val="00F26976"/>
    <w:rsid w:val="00F34EA9"/>
    <w:rsid w:val="00F35751"/>
    <w:rsid w:val="00F36B54"/>
    <w:rsid w:val="00F371C1"/>
    <w:rsid w:val="00F41E5B"/>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62A8"/>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35</TotalTime>
  <Pages>37</Pages>
  <Words>38851</Words>
  <Characters>221452</Characters>
  <Application>Microsoft Office Word</Application>
  <DocSecurity>0</DocSecurity>
  <Lines>1845</Lines>
  <Paragraphs>519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259784</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Simon Shamus Riley</cp:lastModifiedBy>
  <cp:revision>6</cp:revision>
  <cp:lastPrinted>2026-03-26T16:02:00Z</cp:lastPrinted>
  <dcterms:created xsi:type="dcterms:W3CDTF">2026-03-30T13:01:00Z</dcterms:created>
  <dcterms:modified xsi:type="dcterms:W3CDTF">2026-03-31T08:23:00Z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id="8m6YDpNP"/&gt;&lt;style id="http://www.zotero.org/styles/apa" locale="en-US" hasBibliography="1" bibliographyStyleHasBeenSet="1"/&gt;&lt;prefs&gt;&lt;pref name="fieldType" value="Field"/&gt;&lt;/prefs&gt;&lt;/data&gt;</vt:lpwstr>
  </property>
</Properties>
</file>