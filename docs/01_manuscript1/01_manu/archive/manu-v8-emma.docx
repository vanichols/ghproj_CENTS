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0E51EBB0"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9D2D8D">
        <w:rPr>
          <w:rFonts w:ascii="Calibri" w:hAnsi="Calibri" w:cs="Calibri"/>
          <w:b/>
          <w:bCs/>
          <w:lang w:val="en-US"/>
        </w:rPr>
        <w:t>straw</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commentRangeStart w:id="1"/>
      <w:r>
        <w:rPr>
          <w:lang w:val="en-US"/>
        </w:rPr>
        <w:lastRenderedPageBreak/>
        <w:t>CRediT</w:t>
      </w:r>
      <w:commentRangeEnd w:id="1"/>
      <w:r>
        <w:rPr>
          <w:rStyle w:val="CommentReference"/>
          <w:sz w:val="24"/>
          <w:szCs w:val="24"/>
          <w:lang w:val="en-US"/>
        </w:rPr>
        <w:commentReference w:id="1"/>
      </w:r>
    </w:p>
    <w:p w14:paraId="631A44D4" w14:textId="77777777" w:rsidR="003C5483" w:rsidRPr="0055088F" w:rsidRDefault="003C5483" w:rsidP="003C5483">
      <w:pPr>
        <w:spacing w:line="360" w:lineRule="auto"/>
        <w:rPr>
          <w:lang w:val="en-US"/>
        </w:rPr>
      </w:pPr>
    </w:p>
    <w:p w14:paraId="01CF7420" w14:textId="34A258D9" w:rsidR="003C5483" w:rsidRPr="003C5483" w:rsidRDefault="003C5483" w:rsidP="003C5483">
      <w:pPr>
        <w:spacing w:line="360" w:lineRule="auto"/>
        <w:rPr>
          <w:lang w:val="en-US"/>
        </w:rPr>
      </w:pPr>
      <w:r w:rsidRPr="003C5483">
        <w:rPr>
          <w:lang w:val="en-US"/>
        </w:rPr>
        <w:t>Conceptualization</w:t>
      </w:r>
      <w:r>
        <w:rPr>
          <w:lang w:val="en-US"/>
        </w:rPr>
        <w:t xml:space="preserve"> - VN</w:t>
      </w:r>
    </w:p>
    <w:p w14:paraId="2C4CF148" w14:textId="3490370B" w:rsidR="003C5483" w:rsidRPr="003C5483" w:rsidRDefault="003C5483" w:rsidP="003C5483">
      <w:pPr>
        <w:spacing w:line="360" w:lineRule="auto"/>
        <w:rPr>
          <w:lang w:val="en-US"/>
        </w:rPr>
      </w:pPr>
      <w:r w:rsidRPr="003C5483">
        <w:rPr>
          <w:lang w:val="en-US"/>
        </w:rPr>
        <w:t>Data curation</w:t>
      </w:r>
      <w:r>
        <w:rPr>
          <w:lang w:val="en-US"/>
        </w:rPr>
        <w:t xml:space="preserve"> - VN</w:t>
      </w:r>
    </w:p>
    <w:p w14:paraId="5835109F" w14:textId="01B74903" w:rsidR="003C5483" w:rsidRPr="003C5483" w:rsidRDefault="003C5483" w:rsidP="003C5483">
      <w:pPr>
        <w:spacing w:line="360" w:lineRule="auto"/>
        <w:rPr>
          <w:lang w:val="en-US"/>
        </w:rPr>
      </w:pPr>
      <w:r w:rsidRPr="003C5483">
        <w:rPr>
          <w:lang w:val="en-US"/>
        </w:rPr>
        <w:t>Formal analysis</w:t>
      </w:r>
      <w:r>
        <w:rPr>
          <w:lang w:val="en-US"/>
        </w:rPr>
        <w:t xml:space="preserve"> - VN</w:t>
      </w:r>
    </w:p>
    <w:p w14:paraId="48AC8276" w14:textId="49E94CB9" w:rsidR="003C5483" w:rsidRPr="003C5483" w:rsidRDefault="003C5483" w:rsidP="003C5483">
      <w:pPr>
        <w:spacing w:line="360" w:lineRule="auto"/>
        <w:rPr>
          <w:lang w:val="en-US"/>
        </w:rPr>
      </w:pPr>
      <w:r w:rsidRPr="003C5483">
        <w:rPr>
          <w:lang w:val="en-US"/>
        </w:rPr>
        <w:t>Funding acquisition</w:t>
      </w:r>
      <w:r>
        <w:rPr>
          <w:lang w:val="en-US"/>
        </w:rPr>
        <w:t xml:space="preserve"> - </w:t>
      </w:r>
    </w:p>
    <w:p w14:paraId="2634E5C8" w14:textId="4FC6D24B" w:rsidR="003C5483" w:rsidRPr="003C5483" w:rsidRDefault="003C5483" w:rsidP="003C5483">
      <w:pPr>
        <w:spacing w:line="360" w:lineRule="auto"/>
        <w:rPr>
          <w:lang w:val="en-US"/>
        </w:rPr>
      </w:pPr>
      <w:r w:rsidRPr="003C5483">
        <w:rPr>
          <w:lang w:val="en-US"/>
        </w:rPr>
        <w:t>Methodology</w:t>
      </w:r>
      <w:r>
        <w:rPr>
          <w:lang w:val="en-US"/>
        </w:rPr>
        <w:t xml:space="preserve"> - </w:t>
      </w:r>
    </w:p>
    <w:p w14:paraId="3B257FD0" w14:textId="356E5C26" w:rsidR="003C5483" w:rsidRPr="003C5483" w:rsidRDefault="003C5483" w:rsidP="003C5483">
      <w:pPr>
        <w:spacing w:line="360" w:lineRule="auto"/>
        <w:rPr>
          <w:lang w:val="en-US"/>
        </w:rPr>
      </w:pPr>
      <w:r w:rsidRPr="003C5483">
        <w:rPr>
          <w:lang w:val="en-US"/>
        </w:rPr>
        <w:t>Project administration</w:t>
      </w:r>
      <w:r>
        <w:rPr>
          <w:lang w:val="en-US"/>
        </w:rPr>
        <w:t xml:space="preserve"> - </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6D08DB27" w:rsidR="003C5483" w:rsidRPr="003C5483" w:rsidRDefault="003C5483" w:rsidP="003C5483">
      <w:pPr>
        <w:spacing w:line="360" w:lineRule="auto"/>
        <w:rPr>
          <w:lang w:val="en-US"/>
        </w:rPr>
      </w:pPr>
      <w:r w:rsidRPr="003C5483">
        <w:rPr>
          <w:lang w:val="en-US"/>
        </w:rPr>
        <w:t>Supervision</w:t>
      </w:r>
      <w:r>
        <w:rPr>
          <w:lang w:val="en-US"/>
        </w:rPr>
        <w:t xml:space="preserve"> - </w:t>
      </w:r>
    </w:p>
    <w:p w14:paraId="2A2FCA8B" w14:textId="2D1FDEE2" w:rsidR="003C5483" w:rsidRPr="003C5483" w:rsidRDefault="003C5483" w:rsidP="003C5483">
      <w:pPr>
        <w:spacing w:line="360" w:lineRule="auto"/>
        <w:rPr>
          <w:lang w:val="en-US"/>
        </w:rPr>
      </w:pPr>
      <w:r w:rsidRPr="003C5483">
        <w:rPr>
          <w:lang w:val="en-US"/>
        </w:rPr>
        <w:t xml:space="preserve">Validation </w:t>
      </w:r>
      <w:r>
        <w:rPr>
          <w:lang w:val="en-US"/>
        </w:rPr>
        <w:t xml:space="preserve">- </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2796C2B2" w:rsidR="00E04EB0" w:rsidRPr="00E04EB0" w:rsidRDefault="0055088F" w:rsidP="009D2D8D">
      <w:pPr>
        <w:spacing w:line="360" w:lineRule="auto"/>
        <w:rPr>
          <w:lang w:val="en-US"/>
        </w:rPr>
      </w:pPr>
      <w:r>
        <w:rPr>
          <w:lang w:val="en-US"/>
        </w:rPr>
        <w:t>Under certain management, off-season</w:t>
      </w:r>
      <w:r w:rsidR="0059549C">
        <w:rPr>
          <w:lang w:val="en-US"/>
        </w:rPr>
        <w:t xml:space="preserve"> vegetation </w:t>
      </w:r>
      <w:r>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Pr>
          <w:lang w:val="en-US"/>
        </w:rPr>
        <w:t>To test this, o</w:t>
      </w:r>
      <w:r w:rsidR="00E04EB0" w:rsidRPr="00E04EB0">
        <w:rPr>
          <w:lang w:val="en-US"/>
        </w:rPr>
        <w:t xml:space="preserve">ver three growing seasons in Denmark, we evaluated the ecological, </w:t>
      </w:r>
      <w:r w:rsidR="005F4DAC">
        <w:rPr>
          <w:lang w:val="en-US"/>
        </w:rPr>
        <w:t xml:space="preserve">environmental </w:t>
      </w:r>
      <w:r w:rsidR="00E04EB0" w:rsidRPr="00E04EB0">
        <w:rPr>
          <w:lang w:val="en-US"/>
        </w:rPr>
        <w:t xml:space="preserve">and agronomic performance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w:t>
      </w:r>
      <w:r w:rsidR="00BC6842">
        <w:rPr>
          <w:lang w:val="en-US"/>
        </w:rPr>
        <w:t>s</w:t>
      </w:r>
      <w:r w:rsidR="009D2D8D">
        <w:rPr>
          <w:lang w:val="en-US"/>
        </w:rPr>
        <w:t xml:space="preserve">, </w:t>
      </w:r>
      <w:commentRangeStart w:id="2"/>
      <w:r w:rsidR="009D2D8D">
        <w:rPr>
          <w:lang w:val="en-US"/>
        </w:rPr>
        <w:t>tillage</w:t>
      </w:r>
      <w:commentRangeEnd w:id="2"/>
      <w:r w:rsidR="00864F7A">
        <w:rPr>
          <w:rStyle w:val="CommentReference"/>
          <w:sz w:val="24"/>
          <w:szCs w:val="24"/>
          <w:lang w:val="en-US"/>
        </w:rPr>
        <w:commentReference w:id="2"/>
      </w:r>
      <w:r w:rsidR="009D2D8D">
        <w:rPr>
          <w:lang w:val="en-US"/>
        </w:rPr>
        <w:t>,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(RadM) and post-harvest (RadL)</w:t>
      </w:r>
      <w:r w:rsidR="00BC6842">
        <w:rPr>
          <w:lang w:val="en-US"/>
        </w:rPr>
        <w:t>;</w:t>
      </w:r>
      <w:r w:rsidR="00E04EB0" w:rsidRPr="00E04EB0">
        <w:rPr>
          <w:lang w:val="en-US"/>
        </w:rPr>
        <w:t xml:space="preserve"> no-cover control (NoCC)</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overall value 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Pr>
          <w:lang w:val="en-US"/>
        </w:rPr>
        <w:t xml:space="preserve">All </w:t>
      </w:r>
      <w:r w:rsidR="00E04EB0" w:rsidRPr="00E04EB0">
        <w:rPr>
          <w:lang w:val="en-US"/>
        </w:rPr>
        <w:t xml:space="preserve">RadM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Pr>
          <w:lang w:val="en-US"/>
        </w:rPr>
        <w:t xml:space="preserve">he presence of </w:t>
      </w:r>
      <w:r w:rsidR="00E04EB0" w:rsidRPr="00E04EB0">
        <w:rPr>
          <w:lang w:val="en-US"/>
        </w:rPr>
        <w:t>MixE reduced pesticide</w:t>
      </w:r>
      <w:r w:rsidR="008A6D63">
        <w:rPr>
          <w:lang w:val="en-US"/>
        </w:rPr>
        <w:t xml:space="preserve"> use</w:t>
      </w:r>
      <w:r>
        <w:rPr>
          <w:lang w:val="en-US"/>
        </w:rPr>
        <w:t xml:space="preserve"> (by necessity)</w:t>
      </w:r>
      <w:r w:rsidR="00E04EB0" w:rsidRPr="00E04EB0">
        <w:rPr>
          <w:lang w:val="en-US"/>
        </w:rPr>
        <w:t xml:space="preserve"> but produced low-value plant communities</w:t>
      </w:r>
      <w:r w:rsidRPr="0055088F">
        <w:rPr>
          <w:lang w:val="en-US"/>
        </w:rPr>
        <w:t xml:space="preserve"> </w:t>
      </w:r>
      <w:r w:rsidR="00AA1DBC">
        <w:rPr>
          <w:lang w:val="en-US"/>
        </w:rPr>
        <w:t xml:space="preserve">with variable </w:t>
      </w:r>
      <w:r w:rsidRPr="00E04EB0">
        <w:rPr>
          <w:lang w:val="en-US"/>
        </w:rPr>
        <w:t>biomas</w:t>
      </w:r>
      <w:r>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MixE </w:t>
      </w:r>
      <w:r w:rsidR="00EA2B5E">
        <w:rPr>
          <w:lang w:val="en-US"/>
        </w:rPr>
        <w:t>overall value was</w:t>
      </w:r>
      <w:r w:rsidR="00AA1DBC">
        <w:rPr>
          <w:lang w:val="en-US"/>
        </w:rPr>
        <w:t xml:space="preserve"> </w:t>
      </w:r>
      <w:r w:rsidR="00876749">
        <w:rPr>
          <w:lang w:val="en-US"/>
        </w:rPr>
        <w:t>higher</w:t>
      </w:r>
      <w:r w:rsidR="00AA1DBC">
        <w:rPr>
          <w:lang w:val="en-US"/>
        </w:rPr>
        <w:t xml:space="preserve"> than NoCC,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EA2B5E">
        <w:rPr>
          <w:lang w:val="en-US"/>
        </w:rPr>
        <w:t xml:space="preserve">The MixM and RadL performed </w:t>
      </w:r>
      <w:r w:rsidR="00876749">
        <w:rPr>
          <w:lang w:val="en-US"/>
        </w:rPr>
        <w:t xml:space="preserve">similarly to </w:t>
      </w:r>
      <w:r w:rsidR="00EA2B5E">
        <w:rPr>
          <w:lang w:val="en-US"/>
        </w:rPr>
        <w:t>NoCC</w:t>
      </w:r>
      <w:r w:rsidR="003028C3">
        <w:rPr>
          <w:lang w:val="en-US"/>
        </w:rPr>
        <w:t xml:space="preserve"> in all systems</w:t>
      </w:r>
      <w:r w:rsidR="00EA2B5E">
        <w:rPr>
          <w:lang w:val="en-US"/>
        </w:rPr>
        <w:t xml:space="preserve">. </w:t>
      </w:r>
      <w:r w:rsidR="00E04EB0" w:rsidRPr="00E04EB0">
        <w:rPr>
          <w:lang w:val="en-US"/>
        </w:rPr>
        <w:t xml:space="preserve">Overall, </w:t>
      </w:r>
      <w:r w:rsidR="00AA1DBC">
        <w:rPr>
          <w:lang w:val="en-US"/>
        </w:rPr>
        <w:t>RadM</w:t>
      </w:r>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but performed best in no-till with straw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6BA13885" w:rsidR="003C5483" w:rsidRPr="00B54510" w:rsidRDefault="00876749" w:rsidP="003C5483">
      <w:pPr>
        <w:numPr>
          <w:ilvl w:val="0"/>
          <w:numId w:val="3"/>
        </w:numPr>
        <w:spacing w:line="360" w:lineRule="auto"/>
        <w:rPr>
          <w:lang w:val="en-US"/>
        </w:rPr>
      </w:pPr>
      <w:r>
        <w:rPr>
          <w:lang w:val="en-US"/>
        </w:rPr>
        <w:t>Mid-season r</w:t>
      </w:r>
      <w:r w:rsidR="003C5483" w:rsidRPr="00B54510">
        <w:rPr>
          <w:lang w:val="en-US"/>
        </w:rPr>
        <w:t xml:space="preserve">adish cover crop performed well in </w:t>
      </w:r>
      <w:r w:rsidR="003C5483">
        <w:rPr>
          <w:lang w:val="en-US"/>
        </w:rPr>
        <w:t>all metrics in all systems</w:t>
      </w:r>
    </w:p>
    <w:p w14:paraId="12EC2964" w14:textId="0D53CC4E"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had </w:t>
      </w:r>
      <w:commentRangeStart w:id="3"/>
      <w:r w:rsidR="00C874A3" w:rsidRPr="00B54510">
        <w:rPr>
          <w:lang w:val="en-US"/>
        </w:rPr>
        <w:t xml:space="preserve">low value </w:t>
      </w:r>
      <w:commentRangeEnd w:id="3"/>
      <w:r w:rsidR="00B168D9">
        <w:rPr>
          <w:rStyle w:val="CommentReference"/>
          <w:sz w:val="24"/>
          <w:szCs w:val="24"/>
          <w:lang w:val="en-US"/>
        </w:rPr>
        <w:commentReference w:id="3"/>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lastRenderedPageBreak/>
        <w:t xml:space="preserve">1  </w:t>
      </w:r>
      <w:commentRangeStart w:id="4"/>
      <w:r w:rsidRPr="00045088">
        <w:rPr>
          <w:b/>
          <w:bCs/>
        </w:rPr>
        <w:t>INTRODUCTION</w:t>
      </w:r>
      <w:commentRangeEnd w:id="4"/>
      <w:r w:rsidR="00E1105E" w:rsidRPr="00045088">
        <w:rPr>
          <w:rStyle w:val="CommentReference"/>
          <w:b/>
          <w:bCs/>
          <w:sz w:val="24"/>
          <w:szCs w:val="24"/>
        </w:rPr>
        <w:commentReference w:id="4"/>
      </w:r>
    </w:p>
    <w:p w14:paraId="0E1CB2B0" w14:textId="5A1B3C4E"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 xml:space="preserve">have led to a significant decline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 </w:t>
      </w:r>
      <w:r w:rsidR="008A6D63">
        <w:rPr>
          <w:lang w:val="en-US"/>
        </w:rPr>
        <w:t xml:space="preserve">for their </w:t>
      </w:r>
      <w:r w:rsidR="006C3DC0">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0F8C7269" w:rsidR="00E41219" w:rsidRPr="00033FDA" w:rsidRDefault="003A1B51" w:rsidP="0047780D">
      <w:pPr>
        <w:spacing w:line="360" w:lineRule="auto"/>
      </w:pPr>
      <w:commentRangeStart w:id="5"/>
      <w:r>
        <w:rPr>
          <w:lang w:val="en-US"/>
        </w:rPr>
        <w:t xml:space="preserve">As a corollary, </w:t>
      </w:r>
      <w:r w:rsidR="008A6D63">
        <w:rPr>
          <w:lang w:val="en-US"/>
        </w:rPr>
        <w:t xml:space="preserve">there is potential in </w:t>
      </w:r>
      <w:r>
        <w:rPr>
          <w:lang w:val="en-US"/>
        </w:rPr>
        <w:t xml:space="preserve">identifying spatial and temporal niches where the negative impacts of </w:t>
      </w:r>
      <w:r w:rsidR="008A6D63">
        <w:rPr>
          <w:lang w:val="en-US"/>
        </w:rPr>
        <w:t>weeds</w:t>
      </w:r>
      <w:r>
        <w:rPr>
          <w:lang w:val="en-US"/>
        </w:rPr>
        <w:t xml:space="preserve"> on production </w:t>
      </w:r>
      <w:r w:rsidR="008A6D63">
        <w:rPr>
          <w:lang w:val="en-US"/>
        </w:rPr>
        <w:t>can be</w:t>
      </w:r>
      <w:r>
        <w:rPr>
          <w:lang w:val="en-US"/>
        </w:rPr>
        <w:t xml:space="preserve"> minimized </w:t>
      </w:r>
      <w:commentRangeEnd w:id="5"/>
      <w:r w:rsidR="00D659C1">
        <w:rPr>
          <w:rStyle w:val="CommentReference"/>
          <w:sz w:val="24"/>
          <w:szCs w:val="24"/>
          <w:lang w:val="en-US"/>
        </w:rPr>
        <w:commentReference w:id="5"/>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commentRangeStart w:id="6"/>
      <w:r w:rsidR="006C3DC0" w:rsidRPr="006C3DC0">
        <w:rPr>
          <w:lang w:val="en-US"/>
        </w:rPr>
        <w:t xml:space="preserve">fall </w:t>
      </w:r>
      <w:r>
        <w:rPr>
          <w:lang w:val="en-US"/>
        </w:rPr>
        <w:t xml:space="preserve">vegetation </w:t>
      </w:r>
      <w:commentRangeEnd w:id="6"/>
      <w:r w:rsidR="00856721">
        <w:rPr>
          <w:rStyle w:val="CommentReference"/>
          <w:sz w:val="24"/>
          <w:szCs w:val="24"/>
          <w:lang w:val="en-US"/>
        </w:rPr>
        <w:commentReference w:id="6"/>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w:t>
      </w:r>
      <w:commentRangeStart w:id="7"/>
      <w:commentRangeStart w:id="8"/>
      <w:r w:rsidR="006C3DC0" w:rsidRPr="006C3DC0">
        <w:rPr>
          <w:lang w:val="en-US"/>
        </w:rPr>
        <w:t>for optimization</w:t>
      </w:r>
      <w:commentRangeEnd w:id="7"/>
      <w:r w:rsidR="003A1BF7">
        <w:rPr>
          <w:rStyle w:val="CommentReference"/>
          <w:sz w:val="24"/>
          <w:szCs w:val="24"/>
          <w:lang w:val="en-US"/>
        </w:rPr>
        <w:commentReference w:id="7"/>
      </w:r>
      <w:commentRangeEnd w:id="8"/>
      <w:r w:rsidR="003A1BF7">
        <w:rPr>
          <w:rStyle w:val="CommentReference"/>
          <w:sz w:val="24"/>
          <w:szCs w:val="24"/>
          <w:lang w:val="en-US"/>
        </w:rPr>
        <w:commentReference w:id="8"/>
      </w:r>
      <w:r w:rsidR="003028C3">
        <w:rPr>
          <w:lang w:val="en-US"/>
        </w:rPr>
        <w:t>. Using cover crops or weedy fallows may</w:t>
      </w:r>
      <w:r w:rsidR="006C3DC0" w:rsidRPr="006C3DC0">
        <w:rPr>
          <w:lang w:val="en-US"/>
        </w:rPr>
        <w:t xml:space="preserve"> allow the expression of ecologically beneficial </w:t>
      </w:r>
      <w:r w:rsidR="009B1DCF">
        <w:rPr>
          <w:lang w:val="en-US"/>
        </w:rPr>
        <w:t>communities</w:t>
      </w:r>
      <w:r w:rsidR="003028C3">
        <w:rPr>
          <w:lang w:val="en-US"/>
        </w:rPr>
        <w:t xml:space="preserve"> </w:t>
      </w:r>
      <w:r w:rsidR="00033458">
        <w:rPr>
          <w:lang w:val="en-US"/>
        </w:rPr>
        <w:t xml:space="preserve">that also provide ecosystem services </w:t>
      </w:r>
      <w:r w:rsidR="006C3DC0" w:rsidRPr="006C3DC0">
        <w:rPr>
          <w:lang w:val="en-US"/>
        </w:rPr>
        <w:t xml:space="preserve">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 xml:space="preserve">While direct measurements of benefits are the most reliable, such measurements are not always available nor feasible. </w:t>
      </w:r>
      <w:r w:rsidR="003028C3">
        <w:rPr>
          <w:lang w:val="en-US"/>
        </w:rPr>
        <w:t>To enable more accessible accounting of benefits, s</w:t>
      </w:r>
      <w:r w:rsidR="00A04631">
        <w:rPr>
          <w:lang w:val="en-US"/>
        </w:rPr>
        <w:t xml:space="preserve">everal methodologies for estimating </w:t>
      </w:r>
      <w:r w:rsidR="00A04631">
        <w:t>the potential values</w:t>
      </w:r>
      <w:r w:rsidR="00033458">
        <w:t xml:space="preserve"> and/or services</w:t>
      </w:r>
      <w:r w:rsidR="00A04631">
        <w:t xml:space="preserve"> </w:t>
      </w:r>
      <w:r w:rsidR="00062BFA">
        <w:t>as well as</w:t>
      </w:r>
      <w:r w:rsidR="00A04631">
        <w:t xml:space="preserve"> </w:t>
      </w:r>
      <w:r w:rsidR="00062BFA">
        <w:t xml:space="preserve">potential </w:t>
      </w:r>
      <w:r w:rsidR="00A04631">
        <w:t xml:space="preserve">harms of </w:t>
      </w:r>
      <w:r w:rsidR="004F3DC3">
        <w:t>agricultural plant communities</w:t>
      </w:r>
      <w:r w:rsidR="00A04631">
        <w:rPr>
          <w:lang w:val="en-US"/>
        </w:rPr>
        <w:t xml:space="preserve"> h</w:t>
      </w:r>
      <w:r w:rsidR="00A04631" w:rsidRPr="00CC4281">
        <w:rPr>
          <w:lang w:val="en-US"/>
        </w:rPr>
        <w:t xml:space="preserve">ave been proposed </w:t>
      </w:r>
      <w:r w:rsidR="00CC4281" w:rsidRPr="00CC4281">
        <w:rPr>
          <w:lang w:val="en-US"/>
        </w:rPr>
        <w:fldChar w:fldCharType="begin"/>
      </w:r>
      <w:r w:rsidR="00CC4281"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00CC4281" w:rsidRPr="00CC4281">
        <w:rPr>
          <w:lang w:val="en-US"/>
        </w:rPr>
        <w:fldChar w:fldCharType="separate"/>
      </w:r>
      <w:r w:rsidR="00CC4281" w:rsidRPr="00CC4281">
        <w:t>(Gentili et al., in review)</w:t>
      </w:r>
      <w:r w:rsidR="00CC4281" w:rsidRPr="00CC4281">
        <w:rPr>
          <w:lang w:val="en-US"/>
        </w:rPr>
        <w:fldChar w:fldCharType="end"/>
      </w:r>
      <w:r w:rsidR="009B1DCF" w:rsidRPr="00CC4281">
        <w:rPr>
          <w:lang w:val="en-US"/>
        </w:rPr>
        <w:t xml:space="preserve">. </w:t>
      </w:r>
      <w:r w:rsidR="003028C3">
        <w:rPr>
          <w:lang w:val="en-US"/>
        </w:rPr>
        <w:t>While e</w:t>
      </w:r>
      <w:r w:rsidR="001C0F78" w:rsidRPr="00CC4281">
        <w:rPr>
          <w:lang w:val="en-US"/>
        </w:rPr>
        <w:t xml:space="preserve">ach approach </w:t>
      </w:r>
      <w:r w:rsidR="009217F6" w:rsidRPr="00CC4281">
        <w:rPr>
          <w:lang w:val="en-US"/>
        </w:rPr>
        <w:t>h</w:t>
      </w:r>
      <w:r w:rsidR="009217F6">
        <w:rPr>
          <w:lang w:val="en-US"/>
        </w:rPr>
        <w:t>as different data requirements and produces outcomes that vary in scope, scale, and applicability</w:t>
      </w:r>
      <w:r w:rsidR="00706329">
        <w:rPr>
          <w:lang w:val="en-US"/>
        </w:rPr>
        <w:t xml:space="preserve">, </w:t>
      </w:r>
      <w:r w:rsidR="00E41219">
        <w:t>within the context of a single study</w:t>
      </w:r>
      <w:r w:rsidR="00A04631" w:rsidRPr="00A04631">
        <w:t xml:space="preserve"> </w:t>
      </w:r>
      <w:r w:rsidR="00A04631">
        <w:t xml:space="preserve">if the goals and assumptions of the </w:t>
      </w:r>
      <w:r w:rsidR="00A04631">
        <w:lastRenderedPageBreak/>
        <w:t xml:space="preserve">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033458">
        <w:t xml:space="preserve"> </w:t>
      </w:r>
      <w:r w:rsidR="00033458">
        <w:fldChar w:fldCharType="begin"/>
      </w:r>
      <w:r w:rsidR="00033458">
        <w:instrText xml:space="preserve"> ADDIN ZOTERO_ITEM CSL_CITATION {"citationID":"DBybQn30","properties":{"formattedCitation":"(Bensch et al., 2025; Yvoz et al., 2020)","plainCitation":"(Bensch et al., 2025;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033458">
        <w:fldChar w:fldCharType="separate"/>
      </w:r>
      <w:r w:rsidR="00033458" w:rsidRPr="00033458">
        <w:t>(Bensch et al., 2025; Yvoz et al., 2020)</w:t>
      </w:r>
      <w:r w:rsidR="00033458">
        <w:fldChar w:fldCharType="end"/>
      </w:r>
      <w:r w:rsidR="00E41219">
        <w:t>.</w:t>
      </w:r>
      <w:r w:rsidR="00CF1E52">
        <w:t xml:space="preserve"> </w:t>
      </w:r>
    </w:p>
    <w:p w14:paraId="2AC3859B" w14:textId="00CEECE0" w:rsidR="0047780D" w:rsidRDefault="00706329" w:rsidP="006C3DC0">
      <w:pPr>
        <w:spacing w:line="360" w:lineRule="auto"/>
        <w:rPr>
          <w:lang w:val="en-US"/>
        </w:rPr>
      </w:pPr>
      <w:r>
        <w:rPr>
          <w:lang w:val="en-US"/>
        </w:rPr>
        <w:t xml:space="preserve">Cover crops, tillage, and straw management interact to shape fall vegetation characteristics.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commentRangeStart w:id="9"/>
      <w:r w:rsidR="00774D16">
        <w:rPr>
          <w:lang w:val="en-US"/>
        </w:rPr>
        <w:t>.,</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commentRangeEnd w:id="9"/>
      <w:r w:rsidR="00CA5C1E">
        <w:rPr>
          <w:rStyle w:val="CommentReference"/>
          <w:sz w:val="24"/>
          <w:szCs w:val="24"/>
          <w:lang w:val="en-US"/>
        </w:rPr>
        <w:commentReference w:id="9"/>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w:t>
      </w:r>
      <w:r w:rsidR="00901263">
        <w:rPr>
          <w:lang w:val="en-US"/>
        </w:rPr>
        <w:t xml:space="preserve">that could be </w:t>
      </w:r>
      <w:r w:rsidR="006C3DC0" w:rsidRPr="006C3DC0">
        <w:rPr>
          <w:lang w:val="en-US"/>
        </w:rPr>
        <w:t xml:space="preserve">provided by fall </w:t>
      </w:r>
      <w:r w:rsidR="00E41219">
        <w:rPr>
          <w:lang w:val="en-US"/>
        </w:rPr>
        <w:t>plant communities</w:t>
      </w:r>
      <w:r w:rsidR="006F3CE0">
        <w:rPr>
          <w:lang w:val="en-US"/>
        </w:rPr>
        <w:t xml:space="preserve"> between cash crops</w:t>
      </w:r>
      <w:r w:rsidR="006C3DC0" w:rsidRPr="006C3DC0">
        <w:rPr>
          <w:lang w:val="en-US"/>
        </w:rPr>
        <w:t>.</w:t>
      </w:r>
    </w:p>
    <w:p w14:paraId="0A9310F1" w14:textId="0041CD48" w:rsidR="0047780D" w:rsidRPr="00033FDA" w:rsidRDefault="00706329" w:rsidP="0047780D">
      <w:pPr>
        <w:spacing w:line="360" w:lineRule="auto"/>
      </w:pPr>
      <w:r>
        <w:rPr>
          <w:lang w:val="en-US"/>
        </w:rPr>
        <w:t>In addition to management, p</w:t>
      </w:r>
      <w:r w:rsidR="0047780D" w:rsidRPr="00541BA9">
        <w:t xml:space="preserve">esticides are key contributors in shaping </w:t>
      </w:r>
      <w:r w:rsidR="004F3DC3">
        <w:t>plant</w:t>
      </w:r>
      <w:r w:rsidR="0047780D" w:rsidRPr="00541BA9">
        <w:t xml:space="preserve"> communities, and the need for their use </w:t>
      </w:r>
      <w:r w:rsidR="004F3DC3">
        <w:t xml:space="preserve">can differ according to the </w:t>
      </w:r>
      <w:r w:rsidR="0047780D" w:rsidRPr="00541BA9">
        <w:t xml:space="preserve">cropping system. </w:t>
      </w:r>
      <w:r>
        <w:t xml:space="preserve">For example, tillage can be used to </w:t>
      </w:r>
      <w:commentRangeStart w:id="10"/>
      <w:r>
        <w:t>replace pesticide application</w:t>
      </w:r>
      <w:commentRangeEnd w:id="10"/>
      <w:r w:rsidR="00342F5B">
        <w:rPr>
          <w:rStyle w:val="CommentReference"/>
          <w:sz w:val="24"/>
          <w:szCs w:val="24"/>
        </w:rPr>
        <w:commentReference w:id="10"/>
      </w:r>
      <w:r>
        <w:t xml:space="preserve">, and the type of crop present dictates which herbicides can be utilized. </w:t>
      </w:r>
      <w:r w:rsidR="0047780D" w:rsidRPr="00541BA9">
        <w:t xml:space="preserve">Given the </w:t>
      </w:r>
      <w:r w:rsidR="0047780D">
        <w:t>well-documented</w:t>
      </w:r>
      <w:r w:rsidR="0047780D" w:rsidRPr="00541BA9">
        <w:t xml:space="preserve"> </w:t>
      </w:r>
      <w:r w:rsidR="0047780D">
        <w:t xml:space="preserve">externalities </w:t>
      </w:r>
      <w:r w:rsidR="0047780D" w:rsidRPr="00541BA9">
        <w:t>of pesticide use</w:t>
      </w:r>
      <w:r w:rsidR="0047780D">
        <w:t xml:space="preserve"> </w:t>
      </w:r>
      <w:r w:rsidR="0047780D">
        <w:fldChar w:fldCharType="begin"/>
      </w:r>
      <w:r w:rsidR="0047780D">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47780D" w:rsidRPr="00F26976">
        <w:t>(Rani et al., 2021; Sharma et al., 2019; Wan et al., 2025)</w:t>
      </w:r>
      <w:r w:rsidR="0047780D">
        <w:fldChar w:fldCharType="end"/>
      </w:r>
      <w:r w:rsidR="0047780D" w:rsidRPr="00541BA9">
        <w:t xml:space="preserve">, </w:t>
      </w:r>
      <w:r w:rsidR="0047780D">
        <w:t xml:space="preserve">accounting for both the benefits and </w:t>
      </w:r>
      <w:r w:rsidR="004F3DC3">
        <w:t>risks from</w:t>
      </w:r>
      <w:r w:rsidR="0047780D">
        <w:t xml:space="preserve"> pesticide use can contribute to a more comprehensive evaluation </w:t>
      </w:r>
      <w:r w:rsidR="0047780D" w:rsidRPr="00541BA9">
        <w:t>of cropping systems</w:t>
      </w:r>
      <w:r w:rsidR="0047780D">
        <w:rPr>
          <w:lang w:val="en-US"/>
        </w:rPr>
        <w:t xml:space="preserve">. Indices or characterization factors based on the </w:t>
      </w:r>
      <w:r w:rsidR="0047780D" w:rsidRPr="004B32D1">
        <w:rPr>
          <w:i/>
          <w:iCs/>
          <w:lang w:val="en-US"/>
        </w:rPr>
        <w:t>potential</w:t>
      </w:r>
      <w:r w:rsidR="0047780D">
        <w:rPr>
          <w:lang w:val="en-US"/>
        </w:rPr>
        <w:t xml:space="preserve"> impacts such as the Pesticide Load Indicators </w:t>
      </w:r>
      <w:r w:rsidR="0047780D">
        <w:rPr>
          <w:lang w:val="en-US"/>
        </w:rPr>
        <w:fldChar w:fldCharType="begin"/>
      </w:r>
      <w:r w:rsidR="0047780D">
        <w:rPr>
          <w:lang w:val="en-US"/>
        </w:rPr>
        <w:instrText xml:space="preserve"> ADDIN ZOTERO_ITEM CSL_CITATION {"citationID":"apIHkteE","properties":{"formattedCitation":"(Kudsk et al., 2018; Vandevoorde et al., 2025)","plainCitation":"(Kudsk et al., 2018; Vandevoorde et al., 2025)","noteIndex":0},"citationItems":[{"id":49,"uris":["http://zotero.org/users/3599437/items/NAVLB2GA"],"itemData":{"id":49,"type":"article-journal","abstract":"Pesticides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Erik"}],"issued":{"date-parts":[["2018",1,1]]}}},{"id":2352,"uris":["http://zotero.org/users/3599437/items/FZUK6AJJ"],"itemData":{"id":2352,"type":"article-journal","abstract":"The effectiveness of pesticide reduction policies in the European Union (EU) depends critically on robust, scientifically grounded indicators that can reliably monitor pesticide-related risks across Member States. The Pesticide Load Indicator (PLI), developed in Denmark in the 2000s, offers a transparent and policy-relevant framework for assessing pesticide risk. Although</w:instrText>
      </w:r>
      <w:r w:rsidR="0047780D" w:rsidRPr="004B32D1">
        <w:rPr>
          <w:lang w:val="da-DK"/>
        </w:rPr>
        <w:instrText xml:space="preserve"> it has successfully supported Denmark’s national strategies for over a decade and is drawing attention in other EU countries, several methodological limitations hinder its broader applicability. This letter identifies five such limitations and proposes corresponding updates to enhance the indicator’s scientific robustness and scalability across the EU: (1) consistent hazard assessment across compartments, (2) precautionary treatment of missing data, (3) updated hazard metric selection, (4) harmonised normalisation procedures and (5) a statistically grounded weighting protocol. These methodological updates aim to establish a harmonised PLI suitable for EU-wide policy applications, such as fiscal instruments (e.g. differentiated taxation based on hazard levels) and pesticide risk assessments.","container-title":"Environmental Research Letters","DOI":"10.1088/1748-9326/ae269b","ISSN":"1748-9326","issue":"12","journalAbbreviation":"Environ. Res. Lett.","language":"en","note":"publisher: IOP Publishing","page":"124070","source":"Institute of Physics","title":"Five methodological updates of the Danish Pesticide Load Indicator to support EU-wide pesticide risk reduction policies","volume":"20","author":[{"family":"Vandevoorde","given":"Noé"},{"family":"Kudsk","given":"Per"},{"family":"Agnan","given":"Yannick"},{"family":"Baret","given":"Philippe V"}],"issued":{"date-parts":[["2025",12]]}}}],"schema":"https://github.com/citation-style-language/schema/raw/master/csl-citation.json"} </w:instrText>
      </w:r>
      <w:r w:rsidR="0047780D">
        <w:rPr>
          <w:lang w:val="en-US"/>
        </w:rPr>
        <w:fldChar w:fldCharType="separate"/>
      </w:r>
      <w:r w:rsidR="0047780D" w:rsidRPr="004B32D1">
        <w:rPr>
          <w:lang w:val="da-DK"/>
        </w:rPr>
        <w:t>(Kudsk et al., 2018; Vandevoorde et al., 2025)</w:t>
      </w:r>
      <w:r w:rsidR="0047780D">
        <w:rPr>
          <w:lang w:val="en-US"/>
        </w:rPr>
        <w:fldChar w:fldCharType="end"/>
      </w:r>
      <w:r w:rsidR="0047780D" w:rsidRPr="004B32D1">
        <w:rPr>
          <w:lang w:val="da-DK"/>
        </w:rPr>
        <w:t xml:space="preserve"> or </w:t>
      </w:r>
      <w:r w:rsidR="0047780D" w:rsidRPr="00FE707C">
        <w:rPr>
          <w:lang w:val="en-US"/>
          <w:rPrChange w:id="11" w:author="Virginia Anne Nichols" w:date="2026-04-28T12:00:00Z" w16du:dateUtc="2026-04-28T10:00:00Z">
            <w:rPr>
              <w:lang w:val="da-DK"/>
            </w:rPr>
          </w:rPrChange>
        </w:rPr>
        <w:t xml:space="preserve">the USEtox database </w:t>
      </w:r>
      <w:r w:rsidR="0047780D">
        <w:rPr>
          <w:lang w:val="en-US"/>
        </w:rPr>
        <w:fldChar w:fldCharType="begin"/>
      </w:r>
      <w:r w:rsidR="0047780D" w:rsidRPr="00FE707C">
        <w:rPr>
          <w:lang w:val="en-US"/>
          <w:rPrChange w:id="12" w:author="Virginia Anne Nichols" w:date="2026-04-28T12:00:00Z" w16du:dateUtc="2026-04-28T10:00:00Z">
            <w:rPr>
              <w:lang w:val="da-DK"/>
            </w:rPr>
          </w:rPrChange>
        </w:rPr>
        <w:instrText xml:space="preserve"> ADDIN ZOTERO_ITEM CSL_CITATION {"citationID":"M96lZbit","properties":{"formattedCitation":"(Westh et al., 2015)","plainCitation":"(Westh et al., 2015)","noteIndex":0},"citationItems":[{"id":2359,"uris":["http://zotero.org/users/3599437/items/9ZTSDU6R"],"itemData":{"id":2359,"type":"article-journal","abstract":"USEtox is a scientific consensus model for assessing human toxicological and ecotoxicological impacts that is widely used in life cycle assessment (LCA) and other comparative assessments. However, how user requirements are met has never been investigated. To guide future model developments, we analyzed user expectations and experiences and compared them with the developers’ visions.","container-title":"The International Journal of Life Cycle Assessment","DOI":"10.1007/s11367-014-0829-8","ISSN":"1614-7502","issue":"2","journalAbbreviation":"Int J Life Cycle Assess","language":"en","page":"299-310","source":"Springer Link","title":"The USEtox story: a survey of model developer visions and user requirements","title-short":"The USEtox story","volume":"20","author":[{"family":"Westh","given":"Torbjørn Bochsen"},{"family":"Hauschild","given":"Michael Zwicky"},{"family":"Birkved","given":"Morten"},{"family":"Jørgensen","given":"Michael Søgaard"},{"family":"Rosenbaum","given":"Ralph K."},{"family":"Fantke","given":"Peter"}],"issued":{"date-parts":[["2015",2,1]]}}}],"schema":"https://github.com/citation-sty</w:instrText>
      </w:r>
      <w:r w:rsidR="0047780D" w:rsidRPr="004B32D1">
        <w:rPr>
          <w:lang w:val="en-US"/>
        </w:rPr>
        <w:instrText xml:space="preserve">le-language/schema/raw/master/csl-citation.json"} </w:instrText>
      </w:r>
      <w:r w:rsidR="0047780D">
        <w:rPr>
          <w:lang w:val="en-US"/>
        </w:rPr>
        <w:fldChar w:fldCharType="separate"/>
      </w:r>
      <w:r w:rsidR="0047780D" w:rsidRPr="004B32D1">
        <w:rPr>
          <w:lang w:val="en-US"/>
        </w:rPr>
        <w:t>(Westh et al., 2015)</w:t>
      </w:r>
      <w:r w:rsidR="0047780D">
        <w:rPr>
          <w:lang w:val="en-US"/>
        </w:rPr>
        <w:fldChar w:fldCharType="end"/>
      </w:r>
      <w:r w:rsidR="0047780D" w:rsidRPr="004B32D1">
        <w:rPr>
          <w:lang w:val="en-US"/>
        </w:rPr>
        <w:t xml:space="preserve"> </w:t>
      </w:r>
      <w:r w:rsidR="0047780D">
        <w:rPr>
          <w:lang w:val="en-US"/>
        </w:rPr>
        <w:t xml:space="preserve">can provide reliable and scientifically based estimates based only on active ingredients and application rates </w:t>
      </w:r>
      <w:r w:rsidR="0047780D">
        <w:rPr>
          <w:lang w:val="en-US"/>
        </w:rPr>
        <w:fldChar w:fldCharType="begin"/>
      </w:r>
      <w:r w:rsidR="0047780D">
        <w:rPr>
          <w:lang w:val="en-US"/>
        </w:rPr>
        <w:instrText xml:space="preserve"> ADDIN ZOTERO_ITEM CSL_CITATION {"citationID":"2XTxnsdb","properties":{"formattedCitation":"(Lewis et al., 2021)","plainCitation":"(Lewis et al., 2021)","noteIndex":0},"citationItems":[{"id":828,"uris":["http://zotero.org/users/3599437/items/EKBAID76"],"itemData":{"id":828,"type":"article-journal","abstract":"Pesticides are an important component of worldwide agriculture systems and have contributed to significant increases in crop quality and yields and therefore to food security. However, despite their societal benefits, pesticides can be hazardous to humans and the environment. Therefore, effective pesticide polices are needed that balance the societal and economic benefits with the unintentional and undesirable environmental and health impacts. As a result, there has been consistent policy interest in pragmatic and practical techniques that are suitable for assessing the environmental and human health implications of agricultural pesticide use from a national perspective for assisting in the development of policy initiatives and for communicating policy outcomes to the public. The work described herein explored the appropriateness of the Danish Pesticide Load Indictor for assessing agricultural pesticides applied in the United Kingdom from 2016 and 2018. The findings for the two datasets appear broadly comparable, suggesting that the overall environmental load from pesticides on the U.K. environment remained relatively constant during this period. Regional differences in environmental load and the major contributing substances were identified. Where large differences between the two years were seen, regulatory interventions appear to have been the cause. Overall, the indicator behaves as expected and appears to be sufficiently responsive to changes in pesticide use. However, various concerns were identified that may lead to modifications in how the indicator is calculated and what parameters are included to make it better able to deliver U.K. policy objectives.","container-title":"Journal of Environmental Quality","DOI":"10.1002/jeq2.20262","ISSN":"1537-2537","issue":"5","language":"en","license":"© 2021 The Authors. Journal of Environmental Quality published by Wiley Periodicals LLC on behalf of American Society of Agronomy, Crop Science Society of America, and Soil Science Society of America","note":"_eprint: https://onlinelibrary.wiley.com/doi/pdf/10.1002/jeq2.20262","page":"1110-1122","source":"Wiley Online Library","title":"Application of the Danish pesticide load indicator to arable agriculture in the United Kingdom","volume":"50","author":[{"family":"Lewis","given":"Kathleen"},{"family":"Rainford","given":"James"},{"family":"Tzilivakis","given":"John"},{"family":"Garthwaite","given":"David"}],"issued":{"date-parts":[["2021"]]}}}],"schema":"https://github.com/citation-style-language/schema/raw/master/csl-citation.json"} </w:instrText>
      </w:r>
      <w:r w:rsidR="0047780D">
        <w:rPr>
          <w:lang w:val="en-US"/>
        </w:rPr>
        <w:fldChar w:fldCharType="separate"/>
      </w:r>
      <w:r w:rsidR="0047780D" w:rsidRPr="00F51540">
        <w:t>(Lewis et al., 2021)</w:t>
      </w:r>
      <w:r w:rsidR="0047780D">
        <w:rPr>
          <w:lang w:val="en-US"/>
        </w:rPr>
        <w:fldChar w:fldCharType="end"/>
      </w:r>
      <w:r w:rsidR="0047780D">
        <w:rPr>
          <w:lang w:val="en-US"/>
        </w:rPr>
        <w:t xml:space="preserve">. </w:t>
      </w:r>
    </w:p>
    <w:p w14:paraId="2CD16BEE" w14:textId="53EC78DC" w:rsidR="007977B7" w:rsidRDefault="006C3DC0" w:rsidP="00B84F20">
      <w:pPr>
        <w:spacing w:line="360" w:lineRule="auto"/>
        <w:rPr>
          <w:lang w:val="en-US"/>
        </w:rPr>
      </w:pPr>
      <w:r w:rsidRPr="006C3DC0">
        <w:rPr>
          <w:lang w:val="en-US"/>
        </w:rPr>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p>
    <w:p w14:paraId="792646D3" w14:textId="25CCCB8C" w:rsidR="007977B7" w:rsidRPr="006C3DC0" w:rsidRDefault="007977B7" w:rsidP="007977B7">
      <w:pPr>
        <w:spacing w:line="360" w:lineRule="auto"/>
        <w:rPr>
          <w:lang w:val="en-US"/>
        </w:rPr>
      </w:pPr>
      <w:r w:rsidRPr="006C3DC0">
        <w:rPr>
          <w:lang w:val="en-US"/>
        </w:rPr>
        <w:t>The</w:t>
      </w:r>
      <w:r>
        <w:rPr>
          <w:lang w:val="en-US"/>
        </w:rPr>
        <w:t xml:space="preserve"> following</w:t>
      </w:r>
      <w:r w:rsidRPr="006C3DC0">
        <w:rPr>
          <w:lang w:val="en-US"/>
        </w:rPr>
        <w:t xml:space="preserv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5C231B94" w:rsidR="006C3DC0" w:rsidRPr="006C3DC0" w:rsidRDefault="006C3DC0" w:rsidP="006F3CE0">
      <w:pPr>
        <w:numPr>
          <w:ilvl w:val="0"/>
          <w:numId w:val="1"/>
        </w:numPr>
        <w:spacing w:line="360" w:lineRule="auto"/>
        <w:rPr>
          <w:lang w:val="en-US"/>
        </w:rPr>
      </w:pPr>
      <w:r w:rsidRPr="006C3DC0">
        <w:rPr>
          <w:lang w:val="en-US"/>
        </w:rPr>
        <w:t xml:space="preserve">Soil </w:t>
      </w:r>
      <w:r w:rsidR="00B84F20">
        <w:rPr>
          <w:lang w:val="en-US"/>
        </w:rPr>
        <w:t>coverage</w:t>
      </w:r>
    </w:p>
    <w:p w14:paraId="47F50C6C" w14:textId="1EBE1A73" w:rsidR="006C3DC0" w:rsidRPr="006C3DC0" w:rsidRDefault="00B84F20" w:rsidP="006F3CE0">
      <w:pPr>
        <w:numPr>
          <w:ilvl w:val="0"/>
          <w:numId w:val="1"/>
        </w:numPr>
        <w:spacing w:line="360" w:lineRule="auto"/>
        <w:rPr>
          <w:lang w:val="en-US"/>
        </w:rPr>
      </w:pPr>
      <w:r>
        <w:rPr>
          <w:lang w:val="en-US"/>
        </w:rPr>
        <w:t>Fall biomass</w:t>
      </w:r>
    </w:p>
    <w:p w14:paraId="1EEA56D7" w14:textId="3BC38C35" w:rsidR="006C3DC0" w:rsidRPr="006C3DC0" w:rsidRDefault="0047780D" w:rsidP="006F3CE0">
      <w:pPr>
        <w:numPr>
          <w:ilvl w:val="0"/>
          <w:numId w:val="1"/>
        </w:numPr>
        <w:spacing w:line="360" w:lineRule="auto"/>
        <w:rPr>
          <w:lang w:val="en-US"/>
        </w:rPr>
      </w:pPr>
      <w:r>
        <w:rPr>
          <w:lang w:val="en-US"/>
        </w:rPr>
        <w:t>P</w:t>
      </w:r>
      <w:r w:rsidR="006C3DC0" w:rsidRPr="006C3DC0">
        <w:rPr>
          <w:lang w:val="en-US"/>
        </w:rPr>
        <w:t>lant community ecological value</w:t>
      </w:r>
      <w:r w:rsidR="00901263">
        <w:rPr>
          <w:lang w:val="en-US"/>
        </w:rPr>
        <w:t xml:space="preserve"> (e.g., pollinator and food web support)</w:t>
      </w:r>
    </w:p>
    <w:p w14:paraId="4FBD8672" w14:textId="157B431C" w:rsidR="006C3DC0" w:rsidRDefault="00B84F20" w:rsidP="006F3CE0">
      <w:pPr>
        <w:numPr>
          <w:ilvl w:val="0"/>
          <w:numId w:val="1"/>
        </w:numPr>
        <w:spacing w:line="360" w:lineRule="auto"/>
        <w:rPr>
          <w:lang w:val="en-US"/>
        </w:rPr>
      </w:pPr>
      <w:r>
        <w:rPr>
          <w:lang w:val="en-US"/>
        </w:rPr>
        <w:t>P</w:t>
      </w:r>
      <w:r w:rsidR="00901263">
        <w:rPr>
          <w:lang w:val="en-US"/>
        </w:rPr>
        <w:t xml:space="preserve">erennial weed </w:t>
      </w:r>
      <w:r>
        <w:rPr>
          <w:lang w:val="en-US"/>
        </w:rPr>
        <w:t>presence</w:t>
      </w:r>
    </w:p>
    <w:p w14:paraId="77217DA1" w14:textId="4B251331" w:rsidR="001A1339" w:rsidRPr="006C3DC0" w:rsidRDefault="001A1339" w:rsidP="006F3CE0">
      <w:pPr>
        <w:numPr>
          <w:ilvl w:val="0"/>
          <w:numId w:val="1"/>
        </w:numPr>
        <w:spacing w:line="360" w:lineRule="auto"/>
        <w:rPr>
          <w:lang w:val="en-US"/>
        </w:rPr>
      </w:pPr>
      <w:r>
        <w:rPr>
          <w:lang w:val="en-US"/>
        </w:rPr>
        <w:t xml:space="preserve">Pesticide </w:t>
      </w:r>
      <w:r w:rsidR="005579A3">
        <w:rPr>
          <w:lang w:val="en-US"/>
        </w:rPr>
        <w:t xml:space="preserve">toxicity </w:t>
      </w:r>
      <w:r>
        <w:rPr>
          <w:lang w:val="en-US"/>
        </w:rPr>
        <w:t>loads</w:t>
      </w:r>
      <w:r w:rsidR="00806BB5">
        <w:rPr>
          <w:lang w:val="en-US"/>
        </w:rPr>
        <w:t xml:space="preserve"> </w:t>
      </w:r>
      <w:r w:rsidR="00901263">
        <w:rPr>
          <w:lang w:val="en-US"/>
        </w:rPr>
        <w:t xml:space="preserve">to </w:t>
      </w:r>
      <w:r w:rsidR="00806BB5">
        <w:rPr>
          <w:lang w:val="en-US"/>
        </w:rPr>
        <w:t>human health</w:t>
      </w:r>
      <w:r w:rsidR="005579A3">
        <w:rPr>
          <w:lang w:val="en-US"/>
        </w:rPr>
        <w:t xml:space="preserve">, ecosystems, </w:t>
      </w:r>
      <w:r w:rsidR="0047780D">
        <w:rPr>
          <w:lang w:val="en-US"/>
        </w:rPr>
        <w:t xml:space="preserve">and the </w:t>
      </w:r>
      <w:r w:rsidR="00806BB5">
        <w:rPr>
          <w:lang w:val="en-US"/>
        </w:rPr>
        <w:t>environment</w:t>
      </w:r>
    </w:p>
    <w:p w14:paraId="5F62FED0" w14:textId="01F1BE63"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clear accounting </w:t>
      </w:r>
      <w:r w:rsidR="00F35751">
        <w:rPr>
          <w:lang w:val="en-US"/>
        </w:rPr>
        <w:t>using multi</w:t>
      </w:r>
      <w:r w:rsidR="0047780D">
        <w:rPr>
          <w:lang w:val="en-US"/>
        </w:rPr>
        <w:t>-</w:t>
      </w:r>
      <w:r w:rsidR="00F35751">
        <w:rPr>
          <w:lang w:val="en-US"/>
        </w:rPr>
        <w:t xml:space="preserve">criteria evaluation methods would </w:t>
      </w:r>
      <w:r w:rsidR="00706329">
        <w:rPr>
          <w:lang w:val="en-US"/>
        </w:rPr>
        <w:t>highlight favorable combinations of practices.</w:t>
      </w:r>
    </w:p>
    <w:p w14:paraId="4021A756" w14:textId="2A902757" w:rsidR="0053182E" w:rsidRPr="00045088" w:rsidRDefault="006C3DC0" w:rsidP="00CD7E08">
      <w:pPr>
        <w:spacing w:line="360" w:lineRule="auto"/>
      </w:pPr>
      <w:r w:rsidRPr="006C3DC0">
        <w:rPr>
          <w:lang w:val="en-US"/>
        </w:rPr>
        <w:lastRenderedPageBreak/>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540B3EAF"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which was established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commentRangeStart w:id="13"/>
      <w:r w:rsidRPr="00CD7E08">
        <w:rPr>
          <w:lang w:val="en-US"/>
        </w:rPr>
        <w:t>)</w:t>
      </w:r>
      <w:commentRangeEnd w:id="13"/>
      <w:r w:rsidR="008457D3">
        <w:rPr>
          <w:rStyle w:val="CommentReference"/>
          <w:sz w:val="24"/>
          <w:szCs w:val="24"/>
          <w:lang w:val="en-US"/>
        </w:rPr>
        <w:commentReference w:id="13"/>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2AFC3CB8" w:rsidR="007A00AB" w:rsidRPr="001A455C" w:rsidRDefault="008D32E3" w:rsidP="002317FF">
      <w:pPr>
        <w:spacing w:line="360" w:lineRule="auto"/>
      </w:pPr>
      <w:r w:rsidRPr="00CD7E08">
        <w:rPr>
          <w:lang w:val="en-US"/>
        </w:rPr>
        <w:t xml:space="preserve">The overall experimental design </w:t>
      </w:r>
      <w:r>
        <w:rPr>
          <w:lang w:val="en-US"/>
        </w:rPr>
        <w:t>is</w:t>
      </w:r>
      <w:r w:rsidRPr="00CD7E08">
        <w:rPr>
          <w:lang w:val="en-US"/>
        </w:rPr>
        <w:t xml:space="preserve"> a split-split plot with four replications.</w:t>
      </w:r>
      <w:r>
        <w:rPr>
          <w:lang w:val="en-US"/>
        </w:rPr>
        <w:t xml:space="preserve"> </w:t>
      </w:r>
      <w:r w:rsidRPr="001A455C">
        <w:rPr>
          <w:lang w:val="en-US"/>
        </w:rPr>
        <w:t xml:space="preserve">For the purpose of the present study, </w:t>
      </w:r>
      <w:r>
        <w:rPr>
          <w:lang w:val="en-US"/>
        </w:rPr>
        <w:t xml:space="preserve">treatments </w:t>
      </w:r>
      <w:r w:rsidRPr="001A455C">
        <w:rPr>
          <w:lang w:val="en-US"/>
        </w:rPr>
        <w:t>were selected that had the same sequence of crops</w:t>
      </w:r>
      <w:r w:rsidR="002317FF">
        <w:rPr>
          <w:lang w:val="en-US"/>
        </w:rPr>
        <w:t xml:space="preserve">, and straw management represented the </w:t>
      </w:r>
      <w:r w:rsidR="001A455C" w:rsidRPr="001A455C">
        <w:rPr>
          <w:lang w:val="en-US"/>
        </w:rPr>
        <w:t xml:space="preserve">main-plot treatment. </w:t>
      </w:r>
      <w:r>
        <w:rPr>
          <w:lang w:val="en-US"/>
        </w:rPr>
        <w:t>Nested within straw management</w:t>
      </w:r>
      <w:r w:rsidR="002317FF">
        <w:rPr>
          <w:lang w:val="en-US"/>
        </w:rPr>
        <w:t xml:space="preserve"> (two levels)</w:t>
      </w:r>
      <w:r>
        <w:rPr>
          <w:lang w:val="en-US"/>
        </w:rPr>
        <w:t>, t</w:t>
      </w:r>
      <w:r w:rsidR="001A455C" w:rsidRPr="001A455C">
        <w:rPr>
          <w:lang w:val="en-US"/>
        </w:rPr>
        <w:t xml:space="preserve">illage </w:t>
      </w:r>
      <w:r w:rsidR="002317FF">
        <w:rPr>
          <w:lang w:val="en-US"/>
        </w:rPr>
        <w:t xml:space="preserve">(three levels) </w:t>
      </w:r>
      <w:r w:rsidR="001A455C" w:rsidRPr="001A455C">
        <w:rPr>
          <w:lang w:val="en-US"/>
        </w:rPr>
        <w:t xml:space="preserve">subplots were 5 meters wide and 40 m long.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supplementary material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plots. In summary, this experiment included all combinations of two straw-managements,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02121260" w:rsidR="001A455C" w:rsidRPr="001A455C" w:rsidRDefault="001A455C" w:rsidP="001A455C">
      <w:pPr>
        <w:spacing w:line="360" w:lineRule="auto"/>
        <w:rPr>
          <w:b/>
          <w:bCs/>
          <w:lang w:val="en-US"/>
        </w:rPr>
      </w:pPr>
      <w:r w:rsidRPr="003C7F19">
        <w:rPr>
          <w:b/>
          <w:bCs/>
        </w:rPr>
        <w:lastRenderedPageBreak/>
        <w:t>2.1.</w:t>
      </w:r>
      <w:r w:rsidR="002317FF">
        <w:rPr>
          <w:b/>
          <w:bCs/>
        </w:rPr>
        <w:t>2</w:t>
      </w:r>
      <w:r w:rsidRPr="003C7F19">
        <w:rPr>
          <w:b/>
          <w:bCs/>
        </w:rPr>
        <w:t xml:space="preserve">  </w:t>
      </w:r>
      <w:r w:rsidRPr="001A455C">
        <w:rPr>
          <w:b/>
          <w:bCs/>
          <w:lang w:val="en-US"/>
        </w:rPr>
        <w:t>Straw and tillage treatments</w:t>
      </w:r>
    </w:p>
    <w:p w14:paraId="73CAF7F4" w14:textId="46FCEDCE" w:rsidR="00D5253E" w:rsidRDefault="001A455C" w:rsidP="001A455C">
      <w:pPr>
        <w:spacing w:line="360" w:lineRule="auto"/>
        <w:rPr>
          <w:lang w:val="en-US"/>
        </w:rPr>
      </w:pPr>
      <w:r w:rsidRPr="001A455C">
        <w:rPr>
          <w:lang w:val="en-US"/>
        </w:rPr>
        <w:t xml:space="preserve">The same </w:t>
      </w:r>
      <w:commentRangeStart w:id="14"/>
      <w:r w:rsidRPr="001A455C">
        <w:rPr>
          <w:lang w:val="en-US"/>
        </w:rPr>
        <w:t xml:space="preserve">straw managements </w:t>
      </w:r>
      <w:commentRangeEnd w:id="14"/>
      <w:r w:rsidR="000B4E24" w:rsidRPr="001A455C">
        <w:rPr>
          <w:rStyle w:val="CommentReference"/>
          <w:sz w:val="24"/>
          <w:szCs w:val="24"/>
          <w:lang w:val="en-US"/>
        </w:rPr>
        <w:commentReference w:id="14"/>
      </w:r>
      <w:r w:rsidRPr="001A455C">
        <w:rPr>
          <w:lang w:val="en-US"/>
        </w:rPr>
        <w:t xml:space="preserve">and categorical tillage system treatments </w:t>
      </w:r>
      <w:r w:rsidR="002505D4">
        <w:rPr>
          <w:lang w:val="en-US"/>
        </w:rPr>
        <w:t>[</w:t>
      </w:r>
      <w:commentRangeStart w:id="15"/>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commentRangeEnd w:id="15"/>
      <w:r w:rsidR="002001AC">
        <w:rPr>
          <w:rStyle w:val="CommentReference"/>
          <w:sz w:val="24"/>
          <w:szCs w:val="24"/>
          <w:lang w:val="en-US"/>
        </w:rPr>
        <w:commentReference w:id="15"/>
      </w:r>
      <w:r w:rsidR="002505D4">
        <w:rPr>
          <w:lang w:val="en-US"/>
        </w:rPr>
        <w:t>]</w:t>
      </w:r>
      <w:r w:rsidRPr="001A455C">
        <w:rPr>
          <w:lang w:val="en-US"/>
        </w:rPr>
        <w:t xml:space="preserve"> have been in </w:t>
      </w:r>
      <w:r w:rsidR="002317FF">
        <w:rPr>
          <w:lang w:val="en-US"/>
        </w:rPr>
        <w:t>place</w:t>
      </w:r>
      <w:r w:rsidRPr="001A455C">
        <w:rPr>
          <w:lang w:val="en-US"/>
        </w:rPr>
        <w:t xml:space="preserve"> since 2002. In the straw-removal treatments, </w:t>
      </w:r>
      <w:r w:rsidR="00D5253E">
        <w:rPr>
          <w:lang w:val="en-US"/>
        </w:rPr>
        <w:t xml:space="preserve">residue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straw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straw-retained treatments, </w:t>
      </w:r>
      <w:r w:rsidR="00D5253E">
        <w:rPr>
          <w:lang w:val="en-US"/>
        </w:rPr>
        <w:t xml:space="preserve">residue remained in the field </w:t>
      </w:r>
      <w:r w:rsidR="001A1339">
        <w:rPr>
          <w:lang w:val="en-US"/>
        </w:rPr>
        <w:t>following harvest</w:t>
      </w:r>
      <w:r w:rsidRPr="001A455C">
        <w:rPr>
          <w:lang w:val="en-US"/>
        </w:rPr>
        <w:t xml:space="preserve">. </w:t>
      </w:r>
    </w:p>
    <w:p w14:paraId="1D52ABA7" w14:textId="1802B749" w:rsidR="001A455C" w:rsidRPr="001A455C" w:rsidRDefault="00D5253E" w:rsidP="001A455C">
      <w:pPr>
        <w:spacing w:line="360" w:lineRule="auto"/>
        <w:rPr>
          <w:lang w:val="en-US"/>
        </w:rPr>
      </w:pPr>
      <w:r>
        <w:rPr>
          <w:lang w:val="en-US"/>
        </w:rPr>
        <w:t>While the overall tillage philosophies have remained the same, t</w:t>
      </w:r>
      <w:r w:rsidR="001A455C" w:rsidRPr="001A455C">
        <w:rPr>
          <w:lang w:val="en-US"/>
        </w:rPr>
        <w:t xml:space="preserve">he exact machinery and timing of operations have varied since 2002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w:t>
      </w:r>
      <w:commentRangeStart w:id="16"/>
      <w:r w:rsidR="001A455C" w:rsidRPr="001A455C">
        <w:rPr>
          <w:lang w:val="en-US"/>
        </w:rPr>
        <w:t>cash crop planting</w:t>
      </w:r>
      <w:commentRangeEnd w:id="16"/>
      <w:r w:rsidR="00ED00E5" w:rsidRPr="001A455C">
        <w:rPr>
          <w:rStyle w:val="CommentReference"/>
          <w:sz w:val="24"/>
          <w:szCs w:val="24"/>
          <w:lang w:val="en-US"/>
        </w:rPr>
        <w:commentReference w:id="16"/>
      </w:r>
      <w:r w:rsidR="001A455C" w:rsidRPr="001A455C">
        <w:rPr>
          <w:lang w:val="en-US"/>
        </w:rPr>
        <w:t xml:space="preserve">; </w:t>
      </w:r>
      <w:r w:rsidR="00D276E3">
        <w:rPr>
          <w:lang w:val="en-US"/>
        </w:rPr>
        <w:t xml:space="preserve">all </w:t>
      </w:r>
      <w:r w:rsidR="001A455C" w:rsidRPr="001A455C">
        <w:rPr>
          <w:lang w:val="en-US"/>
        </w:rPr>
        <w:t>c</w:t>
      </w:r>
      <w:r w:rsidR="001A455C" w:rsidRPr="001A455C">
        <w:t xml:space="preserve">rops were then sown with a traditional seed drill (Nordsten Lift-o-matic CLH300) with row spacings of 12.5 cm. </w:t>
      </w:r>
      <w:r w:rsidR="001A455C" w:rsidRPr="001A455C">
        <w:rPr>
          <w:lang w:val="en-US"/>
        </w:rPr>
        <w:t xml:space="preserve">For the </w:t>
      </w:r>
      <w:r w:rsidR="003C4420">
        <w:rPr>
          <w:lang w:val="en-US"/>
        </w:rPr>
        <w:t>surface</w:t>
      </w:r>
      <w:r w:rsidR="001A455C" w:rsidRPr="001A455C">
        <w:rPr>
          <w:lang w:val="en-US"/>
        </w:rPr>
        <w:t xml:space="preserve"> </w:t>
      </w:r>
      <w:r w:rsidR="002317FF">
        <w:rPr>
          <w:lang w:val="en-US"/>
        </w:rPr>
        <w:t xml:space="preserve">tillage </w:t>
      </w:r>
      <w:r w:rsidR="001A455C" w:rsidRPr="001A455C">
        <w:rPr>
          <w:lang w:val="en-US"/>
        </w:rPr>
        <w:t>system (non-inversion</w:t>
      </w:r>
      <w:r w:rsidR="00645D68">
        <w:rPr>
          <w:lang w:val="en-US"/>
        </w:rPr>
        <w:t xml:space="preserve"> tillage</w:t>
      </w:r>
      <w:r w:rsidR="001A455C" w:rsidRPr="001A455C">
        <w:rPr>
          <w:lang w:val="en-US"/>
        </w:rPr>
        <w:t xml:space="preserve">), a </w:t>
      </w:r>
      <w:r w:rsidR="001A455C" w:rsidRPr="001A455C">
        <w:rPr>
          <w:vertAlign w:val="subscript"/>
          <w:lang w:val="en-US"/>
        </w:rPr>
        <w:t xml:space="preserve"> </w:t>
      </w:r>
      <w:r w:rsidR="001A455C" w:rsidRPr="001A455C">
        <w:t>Horsch Terrano 3 FX stubble tine cultivator was used to till to a depth 8-10 cm in the spring before cash crop planting</w:t>
      </w:r>
      <w:r w:rsidR="009B6949">
        <w:t xml:space="preserve">. In the late-planted radish cover crop treatment, </w:t>
      </w:r>
      <w:r w:rsidR="00571F26">
        <w:t xml:space="preserve">surface </w:t>
      </w:r>
      <w:r w:rsidR="002317FF">
        <w:t>tilled</w:t>
      </w:r>
      <w:r w:rsidR="00571F26">
        <w:t xml:space="preserve"> </w:t>
      </w:r>
      <w:r w:rsidR="009B6949">
        <w:t xml:space="preserve">plots were also </w:t>
      </w:r>
      <w:r w:rsidR="007010D9">
        <w:t>harrowed</w:t>
      </w:r>
      <w:r w:rsidR="00D276E3">
        <w:t xml:space="preserve"> to a depth of 3-4 cm after </w:t>
      </w:r>
      <w:r>
        <w:t xml:space="preserve">cash crop </w:t>
      </w:r>
      <w:r w:rsidR="00D276E3">
        <w:t>harvest</w:t>
      </w:r>
      <w:r w:rsidR="009B6949">
        <w:t xml:space="preserve"> to prepare the soil for cover crop planting</w:t>
      </w:r>
      <w:r w:rsidR="00D276E3">
        <w:t xml:space="preserve"> (see Table 1)</w:t>
      </w:r>
      <w:r w:rsidR="001A455C"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001A455C" w:rsidRPr="001A455C">
        <w:t xml:space="preserve">In both the </w:t>
      </w:r>
      <w:r w:rsidR="007A49E4">
        <w:t>NT</w:t>
      </w:r>
      <w:r w:rsidR="001A455C" w:rsidRPr="001A455C">
        <w:t xml:space="preserve"> and</w:t>
      </w:r>
      <w:r w:rsidR="00423AE6">
        <w:t xml:space="preserve"> surface tillage</w:t>
      </w:r>
      <w:r w:rsidR="001A455C" w:rsidRPr="001A455C">
        <w:t xml:space="preserve"> systems, </w:t>
      </w:r>
      <w:r w:rsidR="002317FF">
        <w:t xml:space="preserve">cash </w:t>
      </w:r>
      <w:r w:rsidR="001A455C" w:rsidRPr="001A455C">
        <w:t xml:space="preserve">crops were sown with a chisel coulter (Horsch Airseeder CO 3) with row spacings of 17.5 cm for </w:t>
      </w:r>
      <w:r w:rsidR="00D276E3">
        <w:t>all crops</w:t>
      </w:r>
      <w:r w:rsidR="009B6949">
        <w:t xml:space="preserve"> (compared to 12.5 cm for the </w:t>
      </w:r>
      <w:commentRangeStart w:id="17"/>
      <w:r w:rsidR="00423AE6">
        <w:t>inversion</w:t>
      </w:r>
      <w:r w:rsidR="009B6949">
        <w:t xml:space="preserve"> systems</w:t>
      </w:r>
      <w:commentRangeEnd w:id="17"/>
      <w:r w:rsidR="00B442F7">
        <w:rPr>
          <w:rStyle w:val="CommentReference"/>
          <w:sz w:val="24"/>
          <w:szCs w:val="24"/>
        </w:rPr>
        <w:commentReference w:id="17"/>
      </w:r>
      <w:r w:rsidR="009B6949">
        <w:t>)</w:t>
      </w:r>
      <w:r w:rsidR="001A455C" w:rsidRPr="001A455C">
        <w:t xml:space="preserve">. Row spacings were different for the </w:t>
      </w:r>
      <w:r w:rsidR="00423AE6">
        <w:t>inversion</w:t>
      </w:r>
      <w:r w:rsidR="007A49E4">
        <w:t xml:space="preserve"> system </w:t>
      </w:r>
      <w:r w:rsidR="001A455C" w:rsidRPr="001A455C">
        <w:t xml:space="preserve">due to </w:t>
      </w:r>
      <w:r w:rsidR="001A1339">
        <w:t xml:space="preserve">differences in the </w:t>
      </w:r>
      <w:r w:rsidR="001A455C" w:rsidRPr="001A455C">
        <w:t xml:space="preserve">equipment representing typical production environments for each tillage system. </w:t>
      </w:r>
      <w:commentRangeStart w:id="18"/>
      <w:r w:rsidR="009B6949">
        <w:t>Seeding rates were 20% higher in NT systems to compensate for poor establishment.</w:t>
      </w:r>
      <w:commentRangeEnd w:id="18"/>
      <w:r w:rsidR="002317FF" w:rsidRPr="001A455C">
        <w:rPr>
          <w:rStyle w:val="CommentReference"/>
          <w:sz w:val="24"/>
          <w:szCs w:val="24"/>
          <w:lang w:val="en-US"/>
        </w:rPr>
        <w:commentReference w:id="18"/>
      </w:r>
    </w:p>
    <w:p w14:paraId="34082C05" w14:textId="40424BF0" w:rsidR="001A455C" w:rsidRPr="001A455C" w:rsidRDefault="001A455C" w:rsidP="001A455C">
      <w:pPr>
        <w:spacing w:line="360" w:lineRule="auto"/>
        <w:rPr>
          <w:b/>
          <w:bCs/>
          <w:lang w:val="en-US"/>
        </w:rPr>
      </w:pPr>
      <w:r w:rsidRPr="003C7F19">
        <w:rPr>
          <w:b/>
          <w:bCs/>
        </w:rPr>
        <w:t>2.1.</w:t>
      </w:r>
      <w:r w:rsidR="00C04813">
        <w:rPr>
          <w:b/>
          <w:bCs/>
        </w:rPr>
        <w:t>4</w:t>
      </w:r>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A14BD5D" w:rsidR="001A455C" w:rsidRPr="007A00AB" w:rsidRDefault="001A455C" w:rsidP="001A455C">
      <w:pPr>
        <w:spacing w:line="360" w:lineRule="auto"/>
        <w:rPr>
          <w:i/>
          <w:iCs/>
          <w:lang w:val="en-US"/>
        </w:rPr>
      </w:pPr>
      <w:r w:rsidRPr="007A00AB">
        <w:rPr>
          <w:i/>
          <w:iCs/>
          <w:lang w:val="en-US"/>
        </w:rPr>
        <w:t>Table 1. Summary of the five cover crop systems</w:t>
      </w:r>
      <w:r w:rsidR="00CF6D65" w:rsidRPr="007A00AB">
        <w:rPr>
          <w:i/>
          <w:iCs/>
          <w:lang w:val="en-US"/>
        </w:rPr>
        <w:t xml:space="preserve"> including an early-season planted mixture (MixE), </w:t>
      </w:r>
      <w:r w:rsidR="00423AE6" w:rsidRPr="007A00AB">
        <w:rPr>
          <w:i/>
          <w:iCs/>
          <w:lang w:val="en-US"/>
        </w:rPr>
        <w:t>a mixture (MixM) and forage radish (RadM)</w:t>
      </w:r>
      <w:r w:rsidR="007A00AB">
        <w:rPr>
          <w:i/>
          <w:iCs/>
          <w:lang w:val="en-US"/>
        </w:rPr>
        <w:t xml:space="preserve"> planted </w:t>
      </w:r>
      <w:r w:rsidR="007A00AB" w:rsidRPr="007A00AB">
        <w:rPr>
          <w:i/>
          <w:iCs/>
          <w:lang w:val="en-US"/>
        </w:rPr>
        <w:t>mid-season</w:t>
      </w:r>
      <w:r w:rsidR="00423AE6" w:rsidRPr="007A00AB">
        <w:rPr>
          <w:i/>
          <w:iCs/>
          <w:lang w:val="en-US"/>
        </w:rPr>
        <w:t xml:space="preserve">, forage radish </w:t>
      </w:r>
      <w:r w:rsidR="007A00AB">
        <w:rPr>
          <w:i/>
          <w:iCs/>
          <w:lang w:val="en-US"/>
        </w:rPr>
        <w:t>planted late season (RadL)</w:t>
      </w:r>
      <w:r w:rsidR="00423AE6" w:rsidRPr="007A00AB">
        <w:rPr>
          <w:i/>
          <w:iCs/>
          <w:lang w:val="en-US"/>
        </w:rPr>
        <w:t>, and a no-cover control (NoCC).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lastRenderedPageBreak/>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1A455C"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r w:rsidRPr="001A455C">
              <w:rPr>
                <w:lang w:val="en-US"/>
              </w:rPr>
              <w:t>MixE</w:t>
            </w:r>
          </w:p>
        </w:tc>
        <w:tc>
          <w:tcPr>
            <w:tcW w:w="3265" w:type="dxa"/>
            <w:tcBorders>
              <w:top w:val="single" w:sz="4" w:space="0" w:color="auto"/>
              <w:bottom w:val="single" w:sz="4" w:space="0" w:color="auto"/>
            </w:tcBorders>
            <w:vAlign w:val="center"/>
          </w:tcPr>
          <w:p w14:paraId="7A5DF9D6" w14:textId="6875B07A"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19"/>
            <w:r w:rsidR="00A83EB3" w:rsidRPr="001A455C">
              <w:rPr>
                <w:lang w:val="en-US"/>
              </w:rPr>
              <w:t>12.5 cm</w:t>
            </w:r>
            <w:r w:rsidR="00A83EB3">
              <w:rPr>
                <w:lang w:val="en-US"/>
              </w:rPr>
              <w:t xml:space="preserve"> or 17.5 cm, see section 2.1.2</w:t>
            </w:r>
            <w:commentRangeEnd w:id="19"/>
            <w:r w:rsidR="002505D4">
              <w:rPr>
                <w:rStyle w:val="CommentReference"/>
                <w:sz w:val="24"/>
                <w:szCs w:val="24"/>
                <w:lang w:val="en-US"/>
              </w:rPr>
              <w:commentReference w:id="19"/>
            </w:r>
            <w:r w:rsidR="00A83EB3">
              <w:rPr>
                <w:lang w:val="en-US"/>
              </w:rPr>
              <w:t>)</w:t>
            </w:r>
            <w:r w:rsidR="00A83EB3" w:rsidRPr="001A455C">
              <w:rPr>
                <w:lang w:val="en-US"/>
              </w:rPr>
              <w:t xml:space="preserve"> shortly after cash crop planting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1A455C" w:rsidRDefault="00A83EB3" w:rsidP="00A83EB3">
            <w:pPr>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Pr="001A455C">
              <w:rPr>
                <w:lang w:val="en-US"/>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r w:rsidRPr="001A455C">
              <w:rPr>
                <w:lang w:val="en-US"/>
              </w:rPr>
              <w:t>MixM</w:t>
            </w:r>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r w:rsidRPr="001A455C">
              <w:rPr>
                <w:lang w:val="en-US"/>
              </w:rPr>
              <w:t>RadM</w:t>
            </w:r>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r w:rsidRPr="001A455C">
              <w:rPr>
                <w:lang w:val="en-US"/>
              </w:rPr>
              <w:t>RadL</w:t>
            </w:r>
          </w:p>
        </w:tc>
        <w:tc>
          <w:tcPr>
            <w:tcW w:w="3265" w:type="dxa"/>
            <w:tcBorders>
              <w:top w:val="single" w:sz="4" w:space="0" w:color="auto"/>
              <w:bottom w:val="single" w:sz="4" w:space="0" w:color="auto"/>
            </w:tcBorders>
            <w:vAlign w:val="center"/>
          </w:tcPr>
          <w:p w14:paraId="0404C5B2" w14:textId="6BE3D3F4" w:rsidR="00A83EB3" w:rsidRPr="001A455C" w:rsidRDefault="00423AE6" w:rsidP="00A83EB3">
            <w:pPr>
              <w:jc w:val="center"/>
              <w:rPr>
                <w:lang w:val="en-US"/>
              </w:rPr>
            </w:pPr>
            <w:r>
              <w:rPr>
                <w:lang w:val="en-US"/>
              </w:rPr>
              <w:t xml:space="preserve">(Late season) </w:t>
            </w:r>
            <w:r w:rsidR="00A83EB3" w:rsidRPr="001A455C">
              <w:rPr>
                <w:lang w:val="en-US"/>
              </w:rPr>
              <w:t>Broadcast into the crop stubble post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r w:rsidRPr="001A455C">
              <w:rPr>
                <w:lang w:val="en-US"/>
              </w:rPr>
              <w:t>NoCC</w:t>
            </w:r>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FB33794" w:rsidR="001A455C" w:rsidRPr="001A455C" w:rsidRDefault="001A455C" w:rsidP="001A455C">
      <w:pPr>
        <w:spacing w:line="360" w:lineRule="auto"/>
        <w:rPr>
          <w:b/>
          <w:bCs/>
          <w:lang w:val="en-US"/>
        </w:rPr>
      </w:pPr>
      <w:r w:rsidRPr="003C7F19">
        <w:rPr>
          <w:b/>
          <w:bCs/>
        </w:rPr>
        <w:t>2.1.</w:t>
      </w:r>
      <w:r w:rsidR="00C04813">
        <w:rPr>
          <w:b/>
          <w:bCs/>
        </w:rPr>
        <w:t>5</w:t>
      </w:r>
      <w:r w:rsidRPr="003C7F19">
        <w:rPr>
          <w:b/>
          <w:bCs/>
        </w:rPr>
        <w:t xml:space="preserve">  </w:t>
      </w:r>
      <w:r w:rsidR="007A00AB">
        <w:rPr>
          <w:b/>
          <w:bCs/>
        </w:rPr>
        <w:t>H</w:t>
      </w:r>
      <w:r>
        <w:rPr>
          <w:b/>
          <w:bCs/>
          <w:lang w:val="en-US"/>
        </w:rPr>
        <w:t>erbicides</w:t>
      </w:r>
    </w:p>
    <w:p w14:paraId="041B093F" w14:textId="132BE72E"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F41E5B">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Studies","event-place":"Cham","ISBN":"978-3-319-43916-7","language":"en","note":"DOI: 10.1007/978-3-319-43916-7_13","page":"303-320","publisher":"Springer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p>
    <w:p w14:paraId="27459135" w14:textId="77777777" w:rsidR="009C1E41" w:rsidRDefault="009C1E41" w:rsidP="009C1E41">
      <w:pPr>
        <w:spacing w:line="360" w:lineRule="auto"/>
      </w:pPr>
    </w:p>
    <w:p w14:paraId="1C3E713C" w14:textId="7268316B" w:rsidR="009C1E41" w:rsidRPr="007A00AB" w:rsidRDefault="009C1E41" w:rsidP="009C1E41">
      <w:pPr>
        <w:spacing w:line="360" w:lineRule="auto"/>
        <w:rPr>
          <w:i/>
          <w:iCs/>
        </w:rPr>
      </w:pPr>
      <w:r w:rsidRPr="007A00AB">
        <w:rPr>
          <w:i/>
          <w:iCs/>
        </w:rPr>
        <w:t>Table 2. Summary of trial’s herbicide applications; each herbicide package (HP) is described in detail in supplemental material</w:t>
      </w:r>
      <w:r w:rsidR="000F7586" w:rsidRPr="007A00AB">
        <w:rPr>
          <w:i/>
          <w:iCs/>
        </w:rPr>
        <w:t>; MixE</w:t>
      </w:r>
      <w:r w:rsidR="00E0386A" w:rsidRPr="007A00AB">
        <w:rPr>
          <w:i/>
          <w:iCs/>
        </w:rPr>
        <w:t xml:space="preserve">: </w:t>
      </w:r>
      <w:r w:rsidR="000F7586" w:rsidRPr="007A00AB">
        <w:rPr>
          <w:i/>
          <w:iCs/>
        </w:rPr>
        <w:t>cover crop mixture planted shortly after cash crop planting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77777777" w:rsidR="00DE11A5" w:rsidRDefault="00DE11A5" w:rsidP="00DE11A5">
            <w:pPr>
              <w:jc w:val="center"/>
              <w:rPr>
                <w:sz w:val="22"/>
                <w:szCs w:val="22"/>
              </w:rPr>
            </w:pPr>
            <w:r w:rsidRPr="00593698">
              <w:rPr>
                <w:sz w:val="22"/>
                <w:szCs w:val="22"/>
              </w:rPr>
              <w:t xml:space="preserve">Before cash crop planting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All except MixE</w:t>
            </w:r>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All except MixE</w:t>
            </w:r>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All except MixE</w:t>
            </w:r>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77777777" w:rsidR="00DE11A5" w:rsidRDefault="00DE11A5" w:rsidP="00DE11A5">
            <w:pPr>
              <w:jc w:val="center"/>
              <w:rPr>
                <w:sz w:val="22"/>
                <w:szCs w:val="22"/>
              </w:rPr>
            </w:pPr>
            <w:r w:rsidRPr="00593698">
              <w:rPr>
                <w:sz w:val="22"/>
                <w:szCs w:val="22"/>
              </w:rPr>
              <w:t xml:space="preserve">Before cash crop planting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77777777" w:rsidR="00DE11A5" w:rsidRDefault="00DE11A5" w:rsidP="00DE11A5">
            <w:pPr>
              <w:jc w:val="center"/>
              <w:rPr>
                <w:sz w:val="22"/>
                <w:szCs w:val="22"/>
              </w:rPr>
            </w:pPr>
            <w:r w:rsidRPr="00593698">
              <w:rPr>
                <w:sz w:val="22"/>
                <w:szCs w:val="22"/>
              </w:rPr>
              <w:t xml:space="preserve">Before cash crop planting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45A1BFFE"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planting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planting. </w:t>
      </w:r>
      <w:r w:rsidR="00645D68">
        <w:t>For in</w:t>
      </w:r>
      <w:r w:rsidR="00645D68">
        <w:rPr>
          <w:lang w:val="en-US"/>
        </w:rPr>
        <w:t xml:space="preserve">-season weed control, herbicide packages applied in the MixE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those same herbicides could not be used in the MixE plots</w:t>
      </w:r>
      <w:r w:rsidR="00063C63">
        <w:t>, so the best available option was instead used</w:t>
      </w:r>
      <w:r w:rsidR="00AC0E09">
        <w:t xml:space="preserve">. </w:t>
      </w:r>
      <w:bookmarkStart w:id="20" w:name="_Hlk190689276"/>
      <w:r w:rsidR="001A455C" w:rsidRPr="001A455C">
        <w:t xml:space="preserve">Following faba bean planting in 2020, all </w:t>
      </w:r>
      <w:r w:rsidR="00AC0E09">
        <w:t xml:space="preserve">plots received the same herbicide treatments, with special consideration to control </w:t>
      </w:r>
      <w:r w:rsidR="001A455C" w:rsidRPr="001A455C">
        <w:t>wild oat (</w:t>
      </w:r>
      <w:r w:rsidR="001A455C" w:rsidRPr="001A455C">
        <w:rPr>
          <w:i/>
          <w:iCs/>
        </w:rPr>
        <w:t>Avena fatua</w:t>
      </w:r>
      <w:r w:rsidR="00E64C10">
        <w:rPr>
          <w:i/>
          <w:iCs/>
        </w:rPr>
        <w:t xml:space="preserve"> </w:t>
      </w:r>
      <w:r w:rsidR="00E64C10">
        <w:t>L.</w:t>
      </w:r>
      <w:r w:rsidR="001A455C" w:rsidRPr="001A455C">
        <w:t xml:space="preserve">). </w:t>
      </w:r>
      <w:bookmarkEnd w:id="20"/>
      <w:commentRangeStart w:id="21"/>
      <w:r w:rsidR="001A455C" w:rsidRPr="00A142CB">
        <w:rPr>
          <w:lang w:val="en-US"/>
        </w:rPr>
        <w:t xml:space="preserve">Herbicide use data was translated into potential toxicity loads using the </w:t>
      </w:r>
      <w:r w:rsidR="00A142CB" w:rsidRPr="00A142CB">
        <w:rPr>
          <w:lang w:val="en-US"/>
        </w:rPr>
        <w:t>Danish</w:t>
      </w:r>
      <w:r w:rsidR="002A7D26" w:rsidRPr="00A142CB">
        <w:rPr>
          <w:lang w:val="en-US"/>
        </w:rPr>
        <w:t xml:space="preserve"> </w:t>
      </w:r>
      <w:r w:rsidR="001A455C" w:rsidRPr="00A142CB">
        <w:rPr>
          <w:lang w:val="en-US"/>
        </w:rPr>
        <w:t xml:space="preserve">Pesticide Load </w:t>
      </w:r>
      <w:r w:rsidR="00063C63">
        <w:rPr>
          <w:lang w:val="en-US"/>
        </w:rPr>
        <w:t>(</w:t>
      </w:r>
      <w:r w:rsidR="000F7586">
        <w:rPr>
          <w:lang w:val="en-US"/>
        </w:rPr>
        <w:t>D</w:t>
      </w:r>
      <w:r w:rsidR="00063C63">
        <w:rPr>
          <w:lang w:val="en-US"/>
        </w:rPr>
        <w:t xml:space="preserve">PL) </w:t>
      </w:r>
      <w:r w:rsidR="00A142CB" w:rsidRPr="00A142CB">
        <w:rPr>
          <w:lang w:val="en-US"/>
        </w:rPr>
        <w:t>values</w:t>
      </w:r>
      <w:r w:rsidR="002A7D26" w:rsidRPr="00A142CB">
        <w:rPr>
          <w:lang w:val="en-US"/>
        </w:rPr>
        <w:t xml:space="preserve"> </w:t>
      </w:r>
      <w:r w:rsidR="007010D9" w:rsidRPr="00A142CB">
        <w:rPr>
          <w:lang w:val="en-US"/>
        </w:rPr>
        <w:fldChar w:fldCharType="begin"/>
      </w:r>
      <w:r w:rsidR="00A142CB" w:rsidRPr="00A142CB">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007010D9" w:rsidRPr="00A142CB">
        <w:rPr>
          <w:lang w:val="en-US"/>
        </w:rPr>
        <w:fldChar w:fldCharType="separate"/>
      </w:r>
      <w:r w:rsidR="00A142CB" w:rsidRPr="00A142CB">
        <w:rPr>
          <w:lang w:val="en-US"/>
        </w:rPr>
        <w:t>(Kudsk et al., 2018)</w:t>
      </w:r>
      <w:r w:rsidR="007010D9" w:rsidRPr="00A142CB">
        <w:rPr>
          <w:lang w:val="en-US"/>
        </w:rPr>
        <w:fldChar w:fldCharType="end"/>
      </w:r>
      <w:r w:rsidR="00EF786B">
        <w:rPr>
          <w:lang w:val="en-US"/>
        </w:rPr>
        <w:t>, and the total DPL was summed for each of the 30 cropping systems over the three year study period</w:t>
      </w:r>
      <w:r w:rsidR="001A455C" w:rsidRPr="00A142CB">
        <w:rPr>
          <w:lang w:val="en-US"/>
        </w:rPr>
        <w:t>.</w:t>
      </w:r>
      <w:commentRangeEnd w:id="21"/>
      <w:r w:rsidR="00561C21" w:rsidRPr="001A455C">
        <w:rPr>
          <w:rStyle w:val="CommentReference"/>
          <w:sz w:val="24"/>
          <w:szCs w:val="24"/>
          <w:lang w:val="en-US"/>
        </w:rPr>
        <w:commentReference w:id="21"/>
      </w:r>
    </w:p>
    <w:p w14:paraId="14086690" w14:textId="77777777" w:rsidR="002317FF" w:rsidRDefault="002317FF" w:rsidP="002317FF">
      <w:pPr>
        <w:spacing w:line="360" w:lineRule="auto"/>
        <w:rPr>
          <w:b/>
          <w:bCs/>
        </w:rPr>
      </w:pPr>
      <w:r w:rsidRPr="003C7F19">
        <w:rPr>
          <w:b/>
          <w:bCs/>
        </w:rPr>
        <w:t>2.1.</w:t>
      </w:r>
      <w:r>
        <w:rPr>
          <w:b/>
          <w:bCs/>
        </w:rPr>
        <w:t>2</w:t>
      </w:r>
      <w:r w:rsidRPr="003C7F19">
        <w:rPr>
          <w:b/>
          <w:bCs/>
        </w:rPr>
        <w:t xml:space="preserve">  </w:t>
      </w:r>
      <w:r>
        <w:rPr>
          <w:b/>
          <w:bCs/>
        </w:rPr>
        <w:t>General management</w:t>
      </w:r>
    </w:p>
    <w:p w14:paraId="21535890" w14:textId="718D6A6F"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ll plots were managed identically for diseases and insect pests according to</w:t>
      </w:r>
      <w:r>
        <w:t xml:space="preserve"> 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 xml:space="preserve">The long-term experiment is rainfed, but in 2018 an exception was made due to an extremely hot and dry early growing season. In order to maintain the long-term viability of the </w:t>
      </w:r>
      <w:r w:rsidRPr="001A455C">
        <w:rPr>
          <w:lang w:val="en-US"/>
        </w:rPr>
        <w:lastRenderedPageBreak/>
        <w:t>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w:t>
      </w:r>
      <w:commentRangeStart w:id="22"/>
      <w:r>
        <w:rPr>
          <w:lang w:val="en-US"/>
        </w:rPr>
        <w:t xml:space="preserve">This was also done on production fields in Denmark </w:t>
      </w:r>
      <w:commentRangeEnd w:id="22"/>
      <w:r w:rsidR="00CF6ABE">
        <w:rPr>
          <w:rStyle w:val="CommentReference"/>
          <w:sz w:val="24"/>
          <w:szCs w:val="24"/>
          <w:lang w:val="en-US"/>
        </w:rPr>
        <w:commentReference w:id="22"/>
      </w:r>
      <w:r>
        <w:rPr>
          <w:lang w:val="en-US"/>
        </w:rPr>
        <w:t xml:space="preserve">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23"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23"/>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063C63">
            <w:pPr>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063C63">
            <w:pPr>
              <w:rPr>
                <w:lang w:val="en-US"/>
              </w:rPr>
            </w:pPr>
            <w:r w:rsidRPr="001A455C">
              <w:rPr>
                <w:lang w:val="en-US"/>
              </w:rPr>
              <w:t>Soil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063C63">
            <w:pPr>
              <w:rPr>
                <w:lang w:val="en-US"/>
              </w:rPr>
            </w:pPr>
            <w:r w:rsidRPr="001A455C">
              <w:rPr>
                <w:lang w:val="en-US"/>
              </w:rPr>
              <w:t>Cover crop</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063C63">
            <w:pPr>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66AED407"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xml:space="preserve">). Percent coverage of each type was then calculated by dividing the number of touched intersections in that category by 289 intersections. For </w:t>
      </w:r>
      <w:r w:rsidRPr="001A455C">
        <w:rPr>
          <w:lang w:val="en-US"/>
        </w:rPr>
        <w:lastRenderedPageBreak/>
        <w:t>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m2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3D5A5746"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E7F4658" w14:textId="37D7C354" w:rsidR="00247F49" w:rsidRDefault="00BC2028" w:rsidP="00045088">
      <w:pPr>
        <w:spacing w:line="360" w:lineRule="auto"/>
      </w:pPr>
      <w:r w:rsidRPr="00BC2028">
        <w:t xml:space="preserve">Potential ecological value was estimated using a methodology </w:t>
      </w:r>
      <w:r w:rsidR="00FD249C">
        <w:t xml:space="preserve">and database </w:t>
      </w:r>
      <w:r w:rsidRPr="00BC2028">
        <w:t>from Yvoz et al. 2021</w:t>
      </w:r>
      <w:r w:rsidR="009B158E">
        <w:t>. The fall vegetation produced</w:t>
      </w:r>
      <w:commentRangeStart w:id="24"/>
      <w:r w:rsidR="009B158E">
        <w:t xml:space="preserve"> blooms (see supplemental material), so </w:t>
      </w:r>
      <w:r w:rsidR="008A7792">
        <w:t xml:space="preserve">both </w:t>
      </w:r>
      <w:r w:rsidRPr="00BC2028">
        <w:t>pollinator value and ecological food web support</w:t>
      </w:r>
      <w:r w:rsidR="009B158E">
        <w:t xml:space="preserve"> were considered</w:t>
      </w:r>
      <w:r w:rsidRPr="00BC2028">
        <w:t>.</w:t>
      </w:r>
      <w:commentRangeEnd w:id="24"/>
      <w:r w:rsidR="00EF09B0" w:rsidRPr="00BC2028">
        <w:rPr>
          <w:rStyle w:val="CommentReference"/>
          <w:sz w:val="24"/>
          <w:szCs w:val="24"/>
        </w:rPr>
        <w:commentReference w:id="24"/>
      </w:r>
      <w:r w:rsidRPr="00BC2028">
        <w:t xml:space="preserve"> Details on this calculation are presented in supplementary material</w:t>
      </w:r>
      <w:r w:rsidR="00247F49">
        <w:t>, but a high level description is provided below</w:t>
      </w:r>
      <w:r w:rsidRPr="00BC2028">
        <w:t xml:space="preserve">. </w:t>
      </w:r>
    </w:p>
    <w:p w14:paraId="2B926BF3" w14:textId="517508DF"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Yvoz et al. 2021 for 155 plant species were used to assign sub-index values. Out of the 11 species in our study, six had exact matches in </w:t>
      </w:r>
      <w:r>
        <w:t>the</w:t>
      </w:r>
      <w:r w:rsidR="00E0386A">
        <w:t xml:space="preserve">ir </w:t>
      </w:r>
      <w:r w:rsidRPr="00BC2028">
        <w:t xml:space="preserve">database. For the other species and genus (Table </w:t>
      </w:r>
      <w:r w:rsidR="00D00598">
        <w:t>3</w:t>
      </w:r>
      <w:r w:rsidRPr="00BC2028">
        <w:t>), the mean value</w:t>
      </w:r>
      <w:r w:rsidR="009B158E">
        <w:t>s</w:t>
      </w:r>
      <w:r w:rsidRPr="00BC2028">
        <w:t xml:space="preserve"> for all </w:t>
      </w:r>
      <w:r w:rsidRPr="00BC2028">
        <w:lastRenderedPageBreak/>
        <w:t>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Cereals are planted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For comparison, w</w:t>
      </w:r>
      <w:r w:rsidR="00D208C5">
        <w:t>inter</w:t>
      </w:r>
      <w:r w:rsidR="006E6121">
        <w:t xml:space="preserve"> rapeseed (</w:t>
      </w:r>
      <w:r w:rsidR="006E6121" w:rsidRPr="006E6121">
        <w:rPr>
          <w:i/>
          <w:iCs/>
        </w:rPr>
        <w:t>Brassica napus subsp. Napus</w:t>
      </w:r>
      <w:r w:rsidR="006E6121" w:rsidRPr="006E6121">
        <w:t>)</w:t>
      </w:r>
      <w:r w:rsidR="006E6121">
        <w:t xml:space="preserve"> is planted on approximately 0.2M hectares (</w:t>
      </w:r>
      <w:commentRangeStart w:id="25"/>
      <w:r w:rsidR="006E6121">
        <w:t>7% of agricultural land</w:t>
      </w:r>
      <w:commentRangeEnd w:id="25"/>
      <w:r w:rsidR="00995E96">
        <w:rPr>
          <w:rStyle w:val="CommentReference"/>
          <w:sz w:val="24"/>
          <w:szCs w:val="24"/>
        </w:rPr>
        <w:commentReference w:id="25"/>
      </w:r>
      <w:r w:rsidR="006E6121">
        <w:t xml:space="preserve">), so the fodder radish cover crop was </w:t>
      </w:r>
      <w:r w:rsidR="00D00598">
        <w:t>assumed to contribute to additional ecological value on the landscape</w:t>
      </w:r>
      <w:r w:rsidR="009B158E">
        <w:t xml:space="preserve"> as assigned by the database</w:t>
      </w:r>
      <w:r w:rsidR="006E6121">
        <w:t xml:space="preserve">. </w:t>
      </w:r>
      <w:r w:rsidR="00D00598">
        <w:t xml:space="preserve">The </w:t>
      </w:r>
      <w:commentRangeStart w:id="26"/>
      <w:r w:rsidR="00D00598">
        <w:t>sensitivity of results to this assumption was tested</w:t>
      </w:r>
      <w:commentRangeEnd w:id="26"/>
      <w:r w:rsidR="006E0711">
        <w:rPr>
          <w:rStyle w:val="CommentReference"/>
          <w:sz w:val="24"/>
          <w:szCs w:val="24"/>
        </w:rPr>
        <w:commentReference w:id="26"/>
      </w:r>
      <w:r w:rsidR="00D00598">
        <w:t xml:space="preserve"> by excluding the value of fodder radish in the calculations.</w:t>
      </w:r>
    </w:p>
    <w:p w14:paraId="00BF3892" w14:textId="491AE338"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w:t>
      </w:r>
      <w:r w:rsidR="00C817D7">
        <w:t>ex</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t>Potential pesticide toxicity loads (</w:t>
      </w:r>
      <w:r w:rsidR="00E0386A">
        <w:rPr>
          <w:lang w:val="en-US"/>
        </w:rPr>
        <w:t xml:space="preserve">Danish pesticide loads to </w:t>
      </w:r>
      <w:r>
        <w:rPr>
          <w:lang w:val="en-US"/>
        </w:rPr>
        <w:t xml:space="preserve">human health, ecosystems, environment) </w:t>
      </w:r>
    </w:p>
    <w:p w14:paraId="0F1DF917" w14:textId="77777777" w:rsidR="00FD6C6D" w:rsidRDefault="00700ACD" w:rsidP="00FD6C6D">
      <w:pPr>
        <w:spacing w:line="360" w:lineRule="auto"/>
      </w:pPr>
      <w:r>
        <w:t>To summarise the performance 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 xml:space="preserve">extracted from </w:t>
      </w:r>
      <w:r w:rsidR="00E11F92">
        <w:lastRenderedPageBreak/>
        <w:t>statistical models</w:t>
      </w:r>
      <w:r w:rsidR="00B27B76">
        <w:t xml:space="preserve"> in the performance metric’s original units. </w:t>
      </w:r>
      <w:commentRangeStart w:id="27"/>
      <w:r w:rsidR="004639D1">
        <w:t xml:space="preserve">In all metrics, a value of zero had a physical interpretation, </w:t>
      </w:r>
      <w:commentRangeEnd w:id="27"/>
      <w:r w:rsidR="00A01C46">
        <w:rPr>
          <w:rStyle w:val="CommentReference"/>
          <w:sz w:val="24"/>
          <w:szCs w:val="24"/>
        </w:rPr>
        <w:commentReference w:id="27"/>
      </w:r>
      <w:r w:rsidR="004639D1">
        <w:t>so we scaled the performances by dividing by the maximum performance value observed. This retained a meaningful zero interpretation and avoided exaggeration of small differences in absolute performances. The result was normalized values for all performances on a scale from 0 to 1.</w:t>
      </w:r>
    </w:p>
    <w:p w14:paraId="534375A9" w14:textId="6F6459D2" w:rsidR="00700ACD" w:rsidRPr="00700ACD" w:rsidRDefault="00B27B76" w:rsidP="00FD6C6D">
      <w:pPr>
        <w:spacing w:line="360" w:lineRule="auto"/>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28B99BA4"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r w:rsidR="00955506" w:rsidRPr="00955506">
        <w:rPr>
          <w:i/>
          <w:iCs/>
        </w:rPr>
        <w:t>multcomp</w:t>
      </w:r>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 xml:space="preserve">3  </w:t>
      </w:r>
      <w:commentRangeStart w:id="28"/>
      <w:r w:rsidRPr="00D00706">
        <w:rPr>
          <w:b/>
          <w:bCs/>
        </w:rPr>
        <w:t>RESULTS</w:t>
      </w:r>
      <w:commentRangeEnd w:id="28"/>
      <w:r w:rsidR="00195BF8" w:rsidRPr="00D00706">
        <w:rPr>
          <w:rStyle w:val="CommentReference"/>
          <w:b/>
          <w:bCs/>
          <w:sz w:val="24"/>
          <w:szCs w:val="24"/>
        </w:rPr>
        <w:commentReference w:id="28"/>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6A78ADB4" w:rsidR="00CC097D" w:rsidRPr="00CC097D" w:rsidRDefault="002B4C35" w:rsidP="00CC097D">
            <w:pPr>
              <w:spacing w:line="360" w:lineRule="auto"/>
              <w:rPr>
                <w:lang w:val="da-DK"/>
              </w:rPr>
            </w:pPr>
            <w:r>
              <w:rPr>
                <w:noProof/>
                <w:lang w:val="da-DK"/>
              </w:rPr>
              <w:lastRenderedPageBreak/>
              <w:drawing>
                <wp:inline distT="0" distB="0" distL="0" distR="0" wp14:anchorId="32ACCD93" wp14:editId="048A6B0C">
                  <wp:extent cx="5731510" cy="4457700"/>
                  <wp:effectExtent l="0" t="0" r="2540" b="0"/>
                  <wp:docPr id="16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 name="Picture 1666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153A9C49" w:rsidR="00F07C2C" w:rsidRPr="00F07C2C" w:rsidRDefault="00F07C2C" w:rsidP="00CF32A9">
            <w:pPr>
              <w:rPr>
                <w:i/>
                <w:iCs/>
              </w:rPr>
            </w:pPr>
            <w:r w:rsidRPr="007D24BE">
              <w:rPr>
                <w:i/>
                <w:iCs/>
              </w:rPr>
              <w:t>Figure 1</w:t>
            </w:r>
            <w:r w:rsidR="00953C94">
              <w:rPr>
                <w:i/>
                <w:iCs/>
              </w:rPr>
              <w:t xml:space="preserve">. (Top) </w:t>
            </w:r>
            <w:r w:rsidR="00A75203">
              <w:rPr>
                <w:i/>
                <w:iCs/>
              </w:rPr>
              <w:t>Weather summaries comparing study years to 30-year averages</w:t>
            </w:r>
            <w:r w:rsidR="004639D1">
              <w:rPr>
                <w:i/>
                <w:iCs/>
              </w:rPr>
              <w:t xml:space="preserve"> [long-term (LT) means]</w:t>
            </w:r>
            <w:r w:rsidR="00A75203">
              <w:rPr>
                <w:i/>
                <w:iCs/>
              </w:rPr>
              <w:t xml:space="preserve">. (Bottom) </w:t>
            </w:r>
            <w:r w:rsidR="002B4C35">
              <w:rPr>
                <w:i/>
                <w:iCs/>
              </w:rPr>
              <w:t xml:space="preserve">Yields (presented as estimated marginal means with 95% confidence intervals)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planted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56F03895" w:rsidR="00953C94" w:rsidRPr="00A75203" w:rsidRDefault="00953C94" w:rsidP="00A75203">
      <w:pPr>
        <w:spacing w:line="360" w:lineRule="auto"/>
      </w:pPr>
      <w:r w:rsidRPr="00A75203">
        <w:t xml:space="preserve">Yields varied significantly by </w:t>
      </w:r>
      <w:r w:rsidR="009B158E">
        <w:t xml:space="preserve">the main effects of </w:t>
      </w:r>
      <w:commentRangeStart w:id="29"/>
      <w:r w:rsidRPr="00A75203">
        <w:t>crop</w:t>
      </w:r>
      <w:r w:rsidR="0092460A">
        <w:t xml:space="preserve"> year</w:t>
      </w:r>
      <w:r w:rsidRPr="00A75203">
        <w:t xml:space="preserve"> </w:t>
      </w:r>
      <w:commentRangeEnd w:id="29"/>
      <w:r w:rsidR="00943C91" w:rsidRPr="00A75203">
        <w:rPr>
          <w:rStyle w:val="CommentReference"/>
          <w:sz w:val="24"/>
          <w:szCs w:val="24"/>
        </w:rPr>
        <w:commentReference w:id="29"/>
      </w:r>
      <w:r w:rsidRPr="00A75203">
        <w:t>(p&lt;0.001)</w:t>
      </w:r>
      <w:r w:rsidR="009B158E">
        <w:t xml:space="preserve"> and</w:t>
      </w:r>
      <w:r w:rsidRPr="00A75203">
        <w:t xml:space="preserve"> cover crop treatment (p&lt;0.001)</w:t>
      </w:r>
      <w:r w:rsidR="009B158E">
        <w:t xml:space="preserve"> with no interaction</w:t>
      </w:r>
      <w:r w:rsidR="00452AA0">
        <w:t xml:space="preserve"> (see supplemental material)</w:t>
      </w:r>
      <w:r w:rsidR="009B158E">
        <w:t xml:space="preserve">. </w:t>
      </w:r>
      <w:r w:rsidRPr="00A75203">
        <w:t xml:space="preserve">In 2018 spring barley yields averaged </w:t>
      </w:r>
      <w:commentRangeStart w:id="30"/>
      <w:r w:rsidRPr="00A75203">
        <w:t>4.07 Mg ha</w:t>
      </w:r>
      <w:r w:rsidRPr="006F4E10">
        <w:rPr>
          <w:vertAlign w:val="superscript"/>
        </w:rPr>
        <w:t>-1</w:t>
      </w:r>
      <w:r w:rsidRPr="00A75203">
        <w:t xml:space="preserve"> </w:t>
      </w:r>
      <w:commentRangeEnd w:id="30"/>
      <w:r w:rsidR="00712B50" w:rsidRPr="00A75203">
        <w:rPr>
          <w:rStyle w:val="CommentReference"/>
          <w:sz w:val="24"/>
          <w:szCs w:val="24"/>
        </w:rPr>
        <w:commentReference w:id="30"/>
      </w:r>
      <w:r w:rsidRPr="00A75203">
        <w:t xml:space="preserve">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While the interaction between cover crop and crop year was not significant</w:t>
      </w:r>
      <w:r w:rsidR="009B158E">
        <w:t xml:space="preserve"> (p</w:t>
      </w:r>
      <w:r w:rsidR="006263B4">
        <w:t>=0.20)</w:t>
      </w:r>
      <w:r w:rsidR="0092460A">
        <w:t xml:space="preserve">, there was an amplification of the differences over time (Figure 1). </w:t>
      </w:r>
      <w:r w:rsidRPr="00A75203">
        <w:t>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t xml:space="preserve">There was a significant interaction between </w:t>
      </w:r>
      <w:r w:rsidR="006263B4">
        <w:lastRenderedPageBreak/>
        <w:t xml:space="preserve">tillage and crop (p=0.02), which was driven by lower yields in the 2020 faba bean in the 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364CF1A9" w:rsidR="00F07C2C" w:rsidRDefault="00A75203" w:rsidP="00045088">
      <w:pPr>
        <w:spacing w:line="360" w:lineRule="auto"/>
      </w:pPr>
      <w:r>
        <w:t xml:space="preserve">The full statistical model </w:t>
      </w:r>
      <w:r w:rsidR="005070A2">
        <w:t xml:space="preserve">predicting fall biomass </w:t>
      </w:r>
      <w:r>
        <w:t>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0347C5">
        <w:t>Residue treatment had a small but significant (p&lt;0.001) main effect without significant interactions, with residue removal reducing fall biomass by 0.2 Mg ha</w:t>
      </w:r>
      <w:r w:rsidR="000347C5" w:rsidRPr="006F4E10">
        <w:rPr>
          <w:vertAlign w:val="superscript"/>
        </w:rPr>
        <w:t>-1</w:t>
      </w:r>
      <w:r w:rsidR="000347C5">
        <w:t xml:space="preserve"> (</w:t>
      </w:r>
      <w:commentRangeStart w:id="31"/>
      <w:r w:rsidR="000347C5">
        <w:t>SE:0.05</w:t>
      </w:r>
      <w:commentRangeEnd w:id="31"/>
      <w:r w:rsidR="00642F45">
        <w:rPr>
          <w:rStyle w:val="CommentReference"/>
          <w:sz w:val="24"/>
          <w:szCs w:val="24"/>
        </w:rPr>
        <w:commentReference w:id="31"/>
      </w:r>
      <w:r w:rsidR="000347C5">
        <w:t xml:space="preserve">).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w:t>
      </w:r>
      <w:r w:rsidR="0033669D">
        <w:t xml:space="preserve">biomass was highest in NT, and </w:t>
      </w:r>
      <w:r w:rsidR="008D2724" w:rsidRPr="008D2724">
        <w:t xml:space="preserve">increasing tillage intensity significantly decreased fall biomass by 27% and 9%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8D2724" w:rsidRPr="008D2724">
        <w:t xml:space="preserve"> respectively. </w:t>
      </w:r>
      <w:r w:rsidR="00DC0149">
        <w:t xml:space="preserve">Tillage effects on biomass were strongest in the RadM and RadL </w:t>
      </w:r>
      <w:r w:rsidR="00DC0149" w:rsidRPr="008D2724">
        <w:t>(p=0.048)</w:t>
      </w:r>
      <w:r w:rsidR="00DC0149">
        <w:t xml:space="preserve"> compared to other treatments, and this pattern was consistent across years</w:t>
      </w:r>
      <w:r w:rsidR="0033669D">
        <w:t>, with the NT combined with RadM offering the highest fall biomass in both years</w:t>
      </w:r>
      <w:r w:rsidR="00DC0149">
        <w:t xml:space="preserve">. </w:t>
      </w:r>
      <w:commentRangeStart w:id="32"/>
      <w:r w:rsidR="002314A6">
        <w:t>Growing degree days accumulated from cover crop planting to biomass sampling were not related to fall biomass values</w:t>
      </w:r>
      <w:r w:rsidR="004346DF">
        <w:t xml:space="preserve"> </w:t>
      </w:r>
      <w:commentRangeEnd w:id="32"/>
      <w:r w:rsidR="00F90BE9">
        <w:rPr>
          <w:rStyle w:val="CommentReference"/>
          <w:sz w:val="24"/>
          <w:szCs w:val="24"/>
        </w:rPr>
        <w:commentReference w:id="32"/>
      </w:r>
      <w:r w:rsidR="004346DF">
        <w:t>(Figure 2)</w:t>
      </w:r>
      <w:r w:rsidR="002314A6">
        <w:t>.</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CE35BD2" w14:textId="04B37E0B" w:rsidR="008D70A4" w:rsidRPr="008D70A4" w:rsidRDefault="00452AA0" w:rsidP="008D70A4">
            <w:pPr>
              <w:spacing w:line="360" w:lineRule="auto"/>
              <w:rPr>
                <w:lang w:val="da-DK"/>
              </w:rPr>
            </w:pPr>
            <w:r w:rsidRPr="00452AA0">
              <w:rPr>
                <w:noProof/>
                <w:lang w:val="da-DK"/>
              </w:rPr>
              <w:drawing>
                <wp:inline distT="0" distB="0" distL="0" distR="0" wp14:anchorId="58D05F40" wp14:editId="34574A54">
                  <wp:extent cx="5731510" cy="4011930"/>
                  <wp:effectExtent l="0" t="0" r="2540" b="7620"/>
                  <wp:docPr id="56588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A5114B0" w14:textId="24B8A502" w:rsidR="001D3CD3" w:rsidRPr="001D3CD3" w:rsidRDefault="001D3CD3" w:rsidP="001D3CD3">
            <w:pPr>
              <w:spacing w:line="360" w:lineRule="auto"/>
              <w:rPr>
                <w:lang w:val="da-DK"/>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4EDED627"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standard errors)</w:t>
            </w:r>
            <w:r w:rsidR="00950EEA">
              <w:rPr>
                <w:i/>
                <w:iCs/>
              </w:rPr>
              <w:t xml:space="preserve"> was not related to growing degree days (GDDs, italic number in red</w:t>
            </w:r>
            <w:r w:rsidR="00AF5044">
              <w:rPr>
                <w:i/>
                <w:iCs/>
              </w:rPr>
              <w:t>) and exhibited complex treatment interactions (</w:t>
            </w:r>
            <w:r w:rsidR="004346DF">
              <w:rPr>
                <w:i/>
                <w:iCs/>
              </w:rPr>
              <w:t>different</w:t>
            </w:r>
            <w:r w:rsidR="00050CDF">
              <w:rPr>
                <w:i/>
                <w:iCs/>
              </w:rPr>
              <w:t xml:space="preserve"> </w:t>
            </w:r>
            <w:r w:rsidR="00AF5044">
              <w:rPr>
                <w:i/>
                <w:iCs/>
              </w:rPr>
              <w:t>letters within a year indicate significant differences)</w:t>
            </w:r>
            <w:r w:rsidR="0092460A">
              <w:rPr>
                <w:i/>
                <w:iCs/>
              </w:rPr>
              <w:t xml:space="preserve">, but the </w:t>
            </w:r>
            <w:r w:rsidR="0033669D">
              <w:rPr>
                <w:i/>
                <w:iCs/>
              </w:rPr>
              <w:t xml:space="preserve">no-till </w:t>
            </w:r>
            <w:r w:rsidR="0092460A">
              <w:rPr>
                <w:i/>
                <w:iCs/>
              </w:rPr>
              <w:t>mid-season planted radish (RadM)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1EACA3CC" w14:textId="6F06A9EB" w:rsidR="00C13EAE" w:rsidRDefault="00452AA0" w:rsidP="00055C8C">
      <w:pPr>
        <w:spacing w:line="360" w:lineRule="auto"/>
      </w:pPr>
      <w:r>
        <w:t xml:space="preserve">The percentage of the soil covered by vegetation varied significantly by year (p=0.03) with a mean of 77% (SE:2%) soil coverage in 2018 and 70% (SE:3%) in 2019 (Figure 2), but did not vary by treatments. </w:t>
      </w:r>
      <w:r w:rsidR="00C13EAE">
        <w:t xml:space="preserve">Overall, </w:t>
      </w:r>
      <w:r w:rsidR="00A71CA9">
        <w:t>the vegetati</w:t>
      </w:r>
      <w:r>
        <w:t>ve</w:t>
      </w:r>
      <w:r w:rsidR="00A71CA9">
        <w:t xml:space="preserve"> soil</w:t>
      </w:r>
      <w:r w:rsidR="00C13EAE">
        <w:t xml:space="preserve"> cover was dominated by cash crop volunteers (</w:t>
      </w:r>
      <w:r w:rsidR="004A3F82">
        <w:t xml:space="preserve">2-87%, mean of </w:t>
      </w:r>
      <w:r w:rsidR="00C13EAE">
        <w:t>45%</w:t>
      </w:r>
      <w:r w:rsidR="004A3F82">
        <w:t xml:space="preserve"> soil cover</w:t>
      </w:r>
      <w:r w:rsidR="00C13EAE">
        <w:t>) followed by cover crops (</w:t>
      </w:r>
      <w:r w:rsidR="004A3F82">
        <w:t xml:space="preserve">0-29%, </w:t>
      </w:r>
      <w:r w:rsidR="00C13EAE">
        <w:t xml:space="preserve">mean of 9%), </w:t>
      </w:r>
      <w:r w:rsidR="00A71CA9">
        <w:t>with</w:t>
      </w:r>
      <w:r w:rsidR="00C13EAE">
        <w:t xml:space="preserve"> weeds contribut</w:t>
      </w:r>
      <w:r w:rsidR="00A71CA9">
        <w:t>ing</w:t>
      </w:r>
      <w:r w:rsidR="00C13EAE">
        <w:t xml:space="preserve"> less than 1% of coverage</w:t>
      </w:r>
      <w:r w:rsidR="00A71CA9">
        <w:t xml:space="preserve"> on average</w:t>
      </w:r>
      <w:r w:rsidR="004A3F82">
        <w:t xml:space="preserve"> (range of 0-3%)</w:t>
      </w:r>
      <w:r w:rsidR="00C13EAE">
        <w:t xml:space="preserve">. </w:t>
      </w:r>
    </w:p>
    <w:p w14:paraId="56C0BF29" w14:textId="2EEAD8CB" w:rsidR="005C0BB4" w:rsidRPr="005C0BB4" w:rsidRDefault="00055C8C" w:rsidP="005C0BB4">
      <w:pPr>
        <w:spacing w:line="360" w:lineRule="auto"/>
        <w:rPr>
          <w:lang w:val="en-US"/>
        </w:rPr>
      </w:pPr>
      <w:r>
        <w:t>The cover crop</w:t>
      </w:r>
      <w:r w:rsidR="00A71CA9">
        <w:t xml:space="preserve"> contribution to coverage</w:t>
      </w:r>
      <w:r>
        <w:t xml:space="preserve"> </w:t>
      </w:r>
      <w:r w:rsidR="00763F20">
        <w:t>varied significantly by cover crop treatment</w:t>
      </w:r>
      <w:r>
        <w:t xml:space="preserve"> </w:t>
      </w:r>
      <w:r w:rsidR="004A3F82">
        <w:t>with</w:t>
      </w:r>
      <w:r>
        <w:t xml:space="preserve"> </w:t>
      </w:r>
      <w:r w:rsidR="00A71CA9">
        <w:t>a cross-over</w:t>
      </w:r>
      <w:r>
        <w:t xml:space="preserve"> interaction with year</w:t>
      </w:r>
      <w:r w:rsidR="00763F20">
        <w:t xml:space="preserve"> (p&lt;0.001)</w:t>
      </w:r>
      <w:r>
        <w:t xml:space="preserve">, while </w:t>
      </w:r>
      <w:r w:rsidR="00A71CA9">
        <w:t xml:space="preserve">neither </w:t>
      </w:r>
      <w:r>
        <w:t>t</w:t>
      </w:r>
      <w:r w:rsidR="00EA5B2A">
        <w:t xml:space="preserve">illage, residue, nor their interactions had significant impacts on </w:t>
      </w:r>
      <w:r w:rsidR="00406592">
        <w:t>how</w:t>
      </w:r>
      <w:r w:rsidR="00EA5B2A">
        <w:t xml:space="preserve"> </w:t>
      </w:r>
      <w:r w:rsidR="00406592">
        <w:t xml:space="preserve">the </w:t>
      </w:r>
      <w:r w:rsidR="002E25E6">
        <w:t xml:space="preserve">cover crop </w:t>
      </w:r>
      <w:r w:rsidR="00406592">
        <w:t>contributed to coverage</w:t>
      </w:r>
      <w:r w:rsidR="00EA5B2A">
        <w:t>. The</w:t>
      </w:r>
      <w:r>
        <w:t xml:space="preserve"> </w:t>
      </w:r>
      <w:r w:rsidR="00A71CA9">
        <w:t xml:space="preserve">year/cover crop </w:t>
      </w:r>
      <w:r>
        <w:t xml:space="preserve">cross-over effect </w:t>
      </w:r>
      <w:r w:rsidR="00A71CA9">
        <w:t xml:space="preserve">was driven by </w:t>
      </w:r>
      <w:r w:rsidR="00EA5B2A">
        <w:t xml:space="preserve">MixE: in 2018 the </w:t>
      </w:r>
      <w:r w:rsidR="00A3505F">
        <w:t xml:space="preserve">MixE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average of 58% (SE:6%</w:t>
      </w:r>
      <w:r w:rsidR="004346DF">
        <w:t>; Figure 2</w:t>
      </w:r>
      <w:r w:rsidR="00AF348D">
        <w:t xml:space="preserve">).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with RadM having the highest cover crop coverage</w:t>
      </w:r>
      <w:r>
        <w:t xml:space="preserve"> across years</w:t>
      </w:r>
      <w:r w:rsidR="005C0BB4">
        <w:t xml:space="preserve"> (50%, SE:4%), followed by RadL (25%, SE:4%), MixM (7%, SE:3%) and NoCC (&lt;1%, SE:3%)</w:t>
      </w:r>
      <w:r w:rsidR="00AF348D">
        <w:t>.</w:t>
      </w:r>
      <w:r w:rsidR="00F87470">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575F52C0"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w:t>
      </w:r>
      <w:r w:rsidR="004346DF">
        <w:t xml:space="preserve"> (Figure 3)</w:t>
      </w:r>
      <w:r w:rsidR="00EA65A3">
        <w:t xml:space="preserve">.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(MixE and MixM) had communities distinct from the two radish treatments (RadM and RadL), with the NoCC communities being more similar to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lastRenderedPageBreak/>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5CD32A04" w:rsidR="0038548F" w:rsidRDefault="0038548F" w:rsidP="00045088">
            <w:pPr>
              <w:spacing w:line="360" w:lineRule="auto"/>
            </w:pPr>
            <w:r w:rsidRPr="00D86704">
              <w:rPr>
                <w:b/>
                <w:bCs/>
              </w:rPr>
              <w:t>Figure 3</w:t>
            </w:r>
            <w:r w:rsidR="009133AC">
              <w:t xml:space="preserve"> </w:t>
            </w:r>
            <w:commentRangeStart w:id="33"/>
            <w:r w:rsidR="009133AC" w:rsidRPr="00D86704">
              <w:rPr>
                <w:i/>
                <w:iCs/>
              </w:rPr>
              <w:t>(Top)</w:t>
            </w:r>
            <w:r w:rsidR="009133AC">
              <w:t xml:space="preserve"> </w:t>
            </w:r>
            <w:commentRangeEnd w:id="33"/>
            <w:r w:rsidR="00B461AB">
              <w:rPr>
                <w:rStyle w:val="CommentReference"/>
                <w:sz w:val="24"/>
                <w:szCs w:val="24"/>
              </w:rPr>
              <w:commentReference w:id="33"/>
            </w:r>
            <w:r w:rsidR="009133AC">
              <w:t>Cover crop system had the largest impact on fall vegetation communities, with a minor impact of tillage system</w:t>
            </w:r>
            <w:r w:rsidR="00EF62F9">
              <w:t xml:space="preserve"> and straw removal</w:t>
            </w:r>
            <w:r w:rsidR="0089183E">
              <w:t>.</w:t>
            </w:r>
            <w:r w:rsidR="009133AC">
              <w:t xml:space="preserve"> </w:t>
            </w:r>
            <w:r w:rsidR="009133AC" w:rsidRPr="00D86704">
              <w:rPr>
                <w:i/>
                <w:iCs/>
              </w:rPr>
              <w:t>(Bottom)</w:t>
            </w:r>
            <w:r w:rsidR="009133AC">
              <w:t xml:space="preserve"> Radish cover crop systems (RadM, RadL) had the highest potential ecosystem value, with the mixes (MixE, MixM) and NoCC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600974BD" w:rsidR="00CA273C" w:rsidRDefault="00B83835" w:rsidP="00045088">
      <w:pPr>
        <w:spacing w:line="360" w:lineRule="auto"/>
      </w:pPr>
      <w:commentRangeStart w:id="34"/>
      <w:r>
        <w:t>Year</w:t>
      </w:r>
      <w:commentRangeEnd w:id="34"/>
      <w:r w:rsidR="005D7C28">
        <w:rPr>
          <w:rStyle w:val="CommentReference"/>
          <w:sz w:val="24"/>
          <w:szCs w:val="24"/>
        </w:rPr>
        <w:commentReference w:id="34"/>
      </w:r>
      <w:r>
        <w:t xml:space="preserve"> and cover crop treatment had significant impacts on the number of species</w:t>
      </w:r>
      <w:r w:rsidR="008D70A4">
        <w:t>/genuses (Table 3)</w:t>
      </w:r>
      <w:r>
        <w:t xml:space="preserve"> observed in a community (p&lt;0.001). </w:t>
      </w:r>
      <w:r w:rsidR="006D5A73">
        <w:t xml:space="preserve">The number of species observed ranged from one to eight, with a mode of two in 2018 and three in 2019. </w:t>
      </w:r>
      <w:r>
        <w:t>The MixE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RadL and RadM communities, respectively, but the number of species in all other cover crop treatment </w:t>
      </w:r>
      <w:r w:rsidR="006804BA">
        <w:lastRenderedPageBreak/>
        <w:t xml:space="preserve">comparisons were not significantly different. </w:t>
      </w:r>
      <w:r w:rsidR="00CA273C">
        <w:t xml:space="preserve">The evenness of the communities </w:t>
      </w:r>
      <w:r w:rsidR="00770D8A">
        <w:t xml:space="preserve">ranged from </w:t>
      </w:r>
      <w:commentRangeStart w:id="35"/>
      <w:r w:rsidR="00770D8A">
        <w:t>0.09 to 1</w:t>
      </w:r>
      <w:commentRangeEnd w:id="35"/>
      <w:r w:rsidR="007A2BF0">
        <w:rPr>
          <w:rStyle w:val="CommentReference"/>
          <w:sz w:val="24"/>
          <w:szCs w:val="24"/>
        </w:rPr>
        <w:commentReference w:id="35"/>
      </w:r>
      <w:r w:rsidR="00770D8A">
        <w:t>, and there was an amplifying interaction between cover crop treatment and year (p&lt;0.001)</w:t>
      </w:r>
      <w:r w:rsidR="00A3505F">
        <w:t>. E</w:t>
      </w:r>
      <w:r w:rsidR="00770D8A">
        <w:t xml:space="preserve">venness </w:t>
      </w:r>
      <w:r w:rsidR="00B20190">
        <w:t xml:space="preserve">was generally </w:t>
      </w:r>
      <w:commentRangeStart w:id="36"/>
      <w:commentRangeStart w:id="37"/>
      <w:r w:rsidR="00B20190">
        <w:t>higher in the radish cover crop treatments</w:t>
      </w:r>
      <w:commentRangeEnd w:id="36"/>
      <w:r w:rsidR="0046703B">
        <w:rPr>
          <w:rStyle w:val="CommentReference"/>
          <w:sz w:val="24"/>
          <w:szCs w:val="24"/>
        </w:rPr>
        <w:commentReference w:id="36"/>
      </w:r>
      <w:commentRangeEnd w:id="37"/>
      <w:r w:rsidR="002C3A32">
        <w:rPr>
          <w:rStyle w:val="CommentReference"/>
          <w:sz w:val="24"/>
          <w:szCs w:val="24"/>
        </w:rPr>
        <w:commentReference w:id="37"/>
      </w:r>
      <w:r w:rsidR="00770D8A">
        <w:t xml:space="preserve">, followed by </w:t>
      </w:r>
      <w:r w:rsidR="0078154B">
        <w:t>MixE</w:t>
      </w:r>
      <w:r w:rsidR="00770D8A">
        <w:t xml:space="preserve">, followed by </w:t>
      </w:r>
      <w:r w:rsidR="0078154B">
        <w:t>MixM</w:t>
      </w:r>
      <w:r w:rsidR="00770D8A">
        <w:t xml:space="preserve"> and </w:t>
      </w:r>
      <w:r w:rsidR="0078154B">
        <w:t>NoCC</w:t>
      </w:r>
      <w:r w:rsidR="00770D8A">
        <w:t xml:space="preserve"> treatments; this pattern was true </w:t>
      </w:r>
      <w:r w:rsidR="00B20190">
        <w:t>regardless of tillage</w:t>
      </w:r>
      <w:r w:rsidR="00770D8A">
        <w:t xml:space="preserve"> system, straw management, and year</w:t>
      </w:r>
      <w:r w:rsidR="00B20190">
        <w:t xml:space="preserve"> (supporting information). </w:t>
      </w:r>
    </w:p>
    <w:p w14:paraId="7815ADC7" w14:textId="23810886"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w:t>
      </w:r>
      <w:r w:rsidR="00593AFB">
        <w:t>radish (</w:t>
      </w:r>
      <w:r w:rsidR="00602B25">
        <w:t>RAPSR</w:t>
      </w:r>
      <w:r w:rsidR="00593AFB">
        <w:t>)</w:t>
      </w:r>
      <w:r w:rsidR="00602B25">
        <w:t xml:space="preserve"> coverage </w:t>
      </w:r>
      <w:r w:rsidR="00C75709">
        <w:t>exhibiting</w:t>
      </w:r>
      <w:r w:rsidR="00602B25">
        <w:t xml:space="preserve">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(see supplemental material). </w:t>
      </w:r>
      <w:r w:rsidR="009133AC">
        <w:t xml:space="preserve">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5BBA3D3"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residue (p&lt;0.001). Within the </w:t>
      </w:r>
      <w:r w:rsidR="005515FA">
        <w:t>NT</w:t>
      </w:r>
      <w:r>
        <w:t xml:space="preserve"> system, MixE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w:t>
      </w:r>
      <w:r w:rsidR="0000618C" w:rsidRPr="00D215DB">
        <w:t xml:space="preserve">On average there were twice as many weeds in 2019 (mean:163, SE:10) compared to 2020 (mean:76, SE:5).  </w:t>
      </w:r>
      <w:r w:rsidR="00206215" w:rsidRPr="00D215DB">
        <w:t>On average, 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SE:</w:t>
      </w:r>
      <w:r w:rsidR="00206215" w:rsidRPr="00D215DB">
        <w:t>14</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SE:</w:t>
      </w:r>
      <w:r w:rsidR="00206215" w:rsidRPr="00D215DB">
        <w:t>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SE:</w:t>
      </w:r>
      <w:r w:rsidR="00206215" w:rsidRPr="00D215DB">
        <w:t>5</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86566B">
        <w:t xml:space="preserve">magnified in 2019 </w:t>
      </w:r>
      <w:r w:rsidR="0000618C">
        <w:t>(when there were more weeds)</w:t>
      </w:r>
      <w:r w:rsidR="0086566B">
        <w:t xml:space="preserve">. </w:t>
      </w:r>
      <w:r w:rsidR="00D215DB">
        <w:t>Within NT, the</w:t>
      </w:r>
      <w:r w:rsidR="00FE32A7">
        <w:t xml:space="preserve"> MixE </w:t>
      </w:r>
      <w:r w:rsidR="00D215DB">
        <w:t xml:space="preserve">had </w:t>
      </w:r>
      <w:r w:rsidR="00FE32A7">
        <w:t>1.5-1.7 times more weeds compared to the other cover crop treatments.</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3CA67C49" w14:textId="047580DD" w:rsidR="00925DAA" w:rsidRPr="00925DAA" w:rsidRDefault="00925DAA" w:rsidP="00925DAA">
            <w:pPr>
              <w:spacing w:line="360" w:lineRule="auto"/>
              <w:rPr>
                <w:lang w:val="da-DK"/>
              </w:rPr>
            </w:pPr>
            <w:r w:rsidRPr="00925DAA">
              <w:rPr>
                <w:noProof/>
                <w:lang w:val="da-DK"/>
              </w:rPr>
              <w:lastRenderedPageBreak/>
              <w:drawing>
                <wp:inline distT="0" distB="0" distL="0" distR="0" wp14:anchorId="558DD162" wp14:editId="53B76076">
                  <wp:extent cx="5731510" cy="6550025"/>
                  <wp:effectExtent l="0" t="0" r="2540" b="3175"/>
                  <wp:docPr id="107701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D3067F2" w:rsidR="005E12EA" w:rsidRPr="00133612" w:rsidRDefault="005E12EA" w:rsidP="00030F1C">
            <w:pPr>
              <w:spacing w:line="360" w:lineRule="auto"/>
              <w:rPr>
                <w:b/>
                <w:bCs/>
              </w:rPr>
            </w:pPr>
            <w:commentRangeStart w:id="38"/>
            <w:r w:rsidRPr="00BE5883">
              <w:rPr>
                <w:b/>
                <w:bCs/>
              </w:rPr>
              <w:t xml:space="preserve">Figure </w:t>
            </w:r>
            <w:r w:rsidR="00BE5883" w:rsidRPr="00BE5883">
              <w:rPr>
                <w:b/>
                <w:bCs/>
              </w:rPr>
              <w:t>4</w:t>
            </w:r>
            <w:r w:rsidRPr="00BE5883">
              <w:rPr>
                <w:b/>
                <w:bCs/>
              </w:rPr>
              <w:t>.</w:t>
            </w:r>
            <w:r w:rsidR="00BE5883">
              <w:rPr>
                <w:b/>
                <w:bCs/>
              </w:rPr>
              <w:t xml:space="preserve"> </w:t>
            </w:r>
            <w:commentRangeEnd w:id="38"/>
            <w:r w:rsidR="009418D4" w:rsidRPr="00D215DB">
              <w:rPr>
                <w:rStyle w:val="CommentReference"/>
                <w:sz w:val="24"/>
                <w:szCs w:val="24"/>
              </w:rPr>
              <w:commentReference w:id="38"/>
            </w:r>
            <w:r w:rsidR="00D215DB" w:rsidRPr="00D215DB">
              <w:t xml:space="preserve">Marginal mean estimates </w:t>
            </w:r>
            <w:r w:rsidR="003B1029">
              <w:t xml:space="preserve">averaged </w:t>
            </w:r>
            <w:r w:rsidR="00D215DB" w:rsidRPr="00D215DB">
              <w:t>over years and residue management</w:t>
            </w:r>
            <w:r w:rsidR="00D215DB">
              <w:rPr>
                <w:b/>
                <w:bCs/>
              </w:rPr>
              <w:t xml:space="preserve"> </w:t>
            </w:r>
            <w:r w:rsidR="00D215DB" w:rsidRPr="00925DAA">
              <w:t>with</w:t>
            </w:r>
            <w:r w:rsidR="00925DAA">
              <w:rPr>
                <w:b/>
                <w:bCs/>
              </w:rPr>
              <w:t xml:space="preserve"> </w:t>
            </w:r>
            <w:r w:rsidR="00925DAA" w:rsidRPr="00925DAA">
              <w:t>standard errors of the means</w:t>
            </w:r>
            <w:r w:rsidR="003B1029">
              <w:t xml:space="preserve">. </w:t>
            </w:r>
            <w:r w:rsidR="00F960D0">
              <w:t xml:space="preserve">There were no differences in total or perennial weed counts within the inversion tillage treatment, but in </w:t>
            </w:r>
            <w:r w:rsidR="00C70707">
              <w:t xml:space="preserve">the </w:t>
            </w:r>
            <w:r w:rsidR="003B1029">
              <w:t>no-till</w:t>
            </w:r>
            <w:r w:rsidR="00C70707">
              <w:t xml:space="preserve"> and surface</w:t>
            </w:r>
            <w:r w:rsidR="00F960D0">
              <w:t xml:space="preserve"> </w:t>
            </w:r>
            <w:r w:rsidR="00C70707">
              <w:t xml:space="preserve">tillage systems </w:t>
            </w:r>
            <w:r w:rsidR="00F960D0">
              <w:t xml:space="preserve">the early-planted mix </w:t>
            </w:r>
            <w:r w:rsidR="00D215DB">
              <w:t xml:space="preserve">(MixE) </w:t>
            </w:r>
            <w:r w:rsidR="00C70707">
              <w:t>had significantly higher perennial weed counts</w:t>
            </w:r>
            <w:r w:rsidR="00F960D0">
              <w:t>,</w:t>
            </w:r>
            <w:r w:rsidR="00C70707">
              <w:t xml:space="preserve"> reflecting its different herbicide program</w:t>
            </w:r>
            <w:r w:rsidR="00F960D0">
              <w:t xml:space="preserve"> compared to other cover crop systems</w:t>
            </w:r>
            <w:r w:rsidR="00C70707">
              <w:t xml:space="preserve"> (Table 2)</w:t>
            </w:r>
            <w:r w:rsidR="00623603">
              <w:t>.</w:t>
            </w:r>
          </w:p>
        </w:tc>
      </w:tr>
    </w:tbl>
    <w:p w14:paraId="0FE38C89" w14:textId="77777777" w:rsidR="0054576C" w:rsidRDefault="0054576C" w:rsidP="0054576C">
      <w:pPr>
        <w:spacing w:line="360" w:lineRule="auto"/>
      </w:pPr>
    </w:p>
    <w:p w14:paraId="12FFB7EF" w14:textId="0D20DF93" w:rsidR="0000618C" w:rsidRDefault="0000618C" w:rsidP="0054576C">
      <w:pPr>
        <w:spacing w:line="360" w:lineRule="auto"/>
      </w:pPr>
      <w:r>
        <w:lastRenderedPageBreak/>
        <w:t xml:space="preserve">Despite having less total weeds, both </w:t>
      </w:r>
      <w:r w:rsidR="005515FA">
        <w:t>NT</w:t>
      </w:r>
      <w:r>
        <w:t xml:space="preserve"> and </w:t>
      </w:r>
      <w:r w:rsidR="003C4420">
        <w:t>surface tillage</w:t>
      </w:r>
      <w:r>
        <w:t xml:space="preserve"> had significantly increased numbers of perennial weeds compared to inversion tillage. The perennial weeds were mainly CIRAR (82%, versus 18% EQUAR). Averaged over </w:t>
      </w:r>
      <w:r w:rsidR="005515FA">
        <w:t>NT</w:t>
      </w:r>
      <w:r>
        <w:t xml:space="preserve"> and </w:t>
      </w:r>
      <w:r w:rsidR="003C4420">
        <w:t>surface</w:t>
      </w:r>
      <w:r>
        <w:t xml:space="preserve"> treatments, the number of perennial weeds in the MixE was 11 times higher (SE:6; p&lt;0.001) compared to the the NoCC treatment, and 2.6-8.6 times higher than the other cover crop treatments; these effects were erased </w:t>
      </w:r>
      <w:r w:rsidR="003B1029">
        <w:t>with inversion tillage</w:t>
      </w:r>
      <w:r>
        <w:t xml:space="preserve">. The MixM had a borderline significant increase in perennial weeds compared to the NoCC </w:t>
      </w:r>
      <w:r w:rsidR="00C20C1A">
        <w:t xml:space="preserve">in the </w:t>
      </w:r>
      <w:r w:rsidR="005515FA">
        <w:t>NT</w:t>
      </w:r>
      <w:r w:rsidR="00C20C1A">
        <w:t xml:space="preserve"> system </w:t>
      </w:r>
      <w:r>
        <w:t xml:space="preserve">(p=0.05), but all other treatments were not significantly different from the NoCC.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(see supporting information)</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D8D0990"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 </w:t>
      </w:r>
      <w:r w:rsidR="00765D21">
        <w:t>In all systems</w:t>
      </w:r>
      <w:r>
        <w:t xml:space="preserve"> and years</w:t>
      </w:r>
      <w:r w:rsidR="00765D21">
        <w:t>, pesticide loads were lowest in the MixE treatments</w:t>
      </w:r>
      <w:r w:rsidR="00C70707">
        <w:t xml:space="preserve"> compared to the other cover crop treatments (</w:t>
      </w:r>
      <w:r w:rsidR="00737D7A">
        <w:t>supporting information</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0166A5F9" w:rsidR="007348E9" w:rsidRDefault="00A80E50" w:rsidP="002F64DC">
      <w:pPr>
        <w:spacing w:line="360" w:lineRule="auto"/>
      </w:pPr>
      <w:r>
        <w:t xml:space="preserve">The system with the highest overall value (assuming equal weighting for all metrics) was the mid-season planted radish (RadM) implemented in a </w:t>
      </w:r>
      <w:r w:rsidR="005515FA">
        <w:t>NT</w:t>
      </w:r>
      <w:r>
        <w:t xml:space="preserve"> system with retained residue (</w:t>
      </w:r>
      <w:r w:rsidRPr="00A80E50">
        <w:rPr>
          <w:b/>
          <w:bCs/>
        </w:rPr>
        <w:t>Figure 5</w:t>
      </w:r>
      <w:r>
        <w:t xml:space="preserve">), while the system with the lowest overall value was the mid-season planted mixture (MixM) implemented in a </w:t>
      </w:r>
      <w:r w:rsidR="005515FA">
        <w:t>NT</w:t>
      </w:r>
      <w:r>
        <w:t xml:space="preserve"> system with residue removal. </w:t>
      </w:r>
      <w:r w:rsidR="003C4420">
        <w:t>Averaged a</w:t>
      </w:r>
      <w:r>
        <w:t>cross tillage and residue management systems, the RadM was the best performing cover crop treatment, and the MixM the worst.</w:t>
      </w:r>
      <w:r w:rsidR="00F61077">
        <w:t xml:space="preserve"> The early-planted mixture (MixE) performed well in the inversion tillage system, but poorly in the other tillage systems. The impact of residue management on the total value was marginal in the inversion tillage system, but residue retention in the </w:t>
      </w:r>
      <w:r w:rsidR="003C4420">
        <w:t>surface</w:t>
      </w:r>
      <w:r w:rsidR="00F508EF">
        <w:t xml:space="preserve"> and </w:t>
      </w:r>
      <w:r w:rsidR="005515FA">
        <w:t>NT</w:t>
      </w:r>
      <w:r w:rsidR="00F508EF">
        <w:t xml:space="preserve">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3512D6F3" w14:textId="0B4C8BFE" w:rsidR="005A4CB9" w:rsidRPr="005A4CB9" w:rsidRDefault="005A4CB9" w:rsidP="005A4CB9">
            <w:pPr>
              <w:spacing w:line="360" w:lineRule="auto"/>
              <w:rPr>
                <w:lang w:val="da-DK"/>
              </w:rPr>
            </w:pPr>
            <w:r w:rsidRPr="005A4CB9">
              <w:rPr>
                <w:noProof/>
                <w:lang w:val="da-DK"/>
              </w:rPr>
              <w:lastRenderedPageBreak/>
              <w:drawing>
                <wp:inline distT="0" distB="0" distL="0" distR="0" wp14:anchorId="3BF159E7" wp14:editId="7F659034">
                  <wp:extent cx="5588000" cy="5588000"/>
                  <wp:effectExtent l="0" t="0" r="0" b="0"/>
                  <wp:docPr id="1220575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8837" cy="5588837"/>
                          </a:xfrm>
                          <a:prstGeom prst="rect">
                            <a:avLst/>
                          </a:prstGeom>
                          <a:noFill/>
                          <a:ln>
                            <a:noFill/>
                          </a:ln>
                        </pic:spPr>
                      </pic:pic>
                    </a:graphicData>
                  </a:graphic>
                </wp:inline>
              </w:drawing>
            </w:r>
          </w:p>
          <w:p w14:paraId="6939112F" w14:textId="27535B20" w:rsidR="00F34EA9" w:rsidRPr="00F34EA9" w:rsidRDefault="00F34EA9" w:rsidP="00F34EA9">
            <w:pPr>
              <w:spacing w:line="360" w:lineRule="auto"/>
              <w:rPr>
                <w:lang w:val="da-DK"/>
              </w:rPr>
            </w:pPr>
          </w:p>
          <w:p w14:paraId="7D227F4E" w14:textId="7424A6A3" w:rsidR="007348E9" w:rsidRPr="007348E9" w:rsidRDefault="007348E9" w:rsidP="0054576C">
            <w:pPr>
              <w:spacing w:line="360" w:lineRule="auto"/>
              <w:rPr>
                <w:lang w:val="da-DK"/>
              </w:rPr>
            </w:pPr>
          </w:p>
        </w:tc>
      </w:tr>
      <w:tr w:rsidR="007348E9" w14:paraId="5FB38B66" w14:textId="77777777" w:rsidTr="007348E9">
        <w:tc>
          <w:tcPr>
            <w:tcW w:w="9016" w:type="dxa"/>
          </w:tcPr>
          <w:p w14:paraId="130FC98B" w14:textId="079306A2" w:rsidR="007348E9" w:rsidRPr="007348E9" w:rsidRDefault="007348E9" w:rsidP="0054576C">
            <w:pPr>
              <w:spacing w:line="360" w:lineRule="auto"/>
              <w:rPr>
                <w:b/>
                <w:bCs/>
              </w:rPr>
            </w:pPr>
            <w:commentRangeStart w:id="39"/>
            <w:r w:rsidRPr="007348E9">
              <w:rPr>
                <w:b/>
                <w:bCs/>
              </w:rPr>
              <w:t xml:space="preserve">Figure 5. </w:t>
            </w:r>
            <w:commentRangeEnd w:id="39"/>
            <w:r w:rsidR="006868D5">
              <w:rPr>
                <w:rStyle w:val="CommentReference"/>
                <w:sz w:val="24"/>
                <w:szCs w:val="24"/>
              </w:rPr>
              <w:commentReference w:id="39"/>
            </w:r>
            <w:r>
              <w:t xml:space="preserve">Summary of cropping systems’ performance in protecting soil </w:t>
            </w:r>
            <w:r w:rsidRPr="007348E9">
              <w:t>(Soi)</w:t>
            </w:r>
            <w:r>
              <w:t xml:space="preserve">, mitigation of fall nitrate leaching via fall biomass production (Bio), supporting ecosystems (Eco), grain production (Gra), perennial weed suppression </w:t>
            </w:r>
            <w:commentRangeStart w:id="40"/>
            <w:r>
              <w:t xml:space="preserve">(Per), </w:t>
            </w:r>
            <w:commentRangeEnd w:id="40"/>
            <w:r w:rsidR="00CE05BB">
              <w:rPr>
                <w:rStyle w:val="CommentReference"/>
                <w:sz w:val="24"/>
                <w:szCs w:val="24"/>
              </w:rPr>
              <w:commentReference w:id="40"/>
            </w:r>
            <w:r>
              <w:t>and promoting human health and environmental safety (Saf)</w:t>
            </w:r>
            <w:r w:rsidR="00D92540">
              <w:t xml:space="preserve">; rows represent cover crop treatments, and columns represent tillage and </w:t>
            </w:r>
            <w:r w:rsidR="008A7792">
              <w:t xml:space="preserve">residue retained </w:t>
            </w:r>
            <w:commentRangeStart w:id="41"/>
            <w:r w:rsidR="008A7792">
              <w:t>(res+) or removed (res-)</w:t>
            </w:r>
            <w:commentRangeEnd w:id="41"/>
            <w:r w:rsidR="00900493">
              <w:rPr>
                <w:rStyle w:val="CommentReference"/>
                <w:sz w:val="24"/>
                <w:szCs w:val="24"/>
              </w:rPr>
              <w:commentReference w:id="41"/>
            </w:r>
            <w:del w:id="42" w:author="Emma Sofia Randahl-Beltran" w:date="2026-04-10T15:35:00Z" w16du:dateUtc="2026-04-10T13:35:00Z">
              <w:r w:rsidR="008A7792" w:rsidDel="00C02A85">
                <w:delText>)</w:delText>
              </w:r>
            </w:del>
            <w:r w:rsidR="00D92540">
              <w:t xml:space="preserve">.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45B6BDE0" w:rsidR="005E150B" w:rsidRDefault="000347C5" w:rsidP="00045088">
      <w:pPr>
        <w:spacing w:line="360" w:lineRule="auto"/>
      </w:pPr>
      <w:r w:rsidRPr="00A75203">
        <w:lastRenderedPageBreak/>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5BFF5979" w:rsidR="00EF786B" w:rsidRPr="00561BED" w:rsidRDefault="002F64DC" w:rsidP="00EF786B">
      <w:pPr>
        <w:spacing w:line="360" w:lineRule="auto"/>
        <w:rPr>
          <w:lang w:val="en-US"/>
        </w:rPr>
      </w:pPr>
      <w:r>
        <w:t xml:space="preserve">Consistent with our hypothesis, no single system performed the best in all categories (Figure 5). While the best </w:t>
      </w:r>
      <w:r w:rsidR="00150FA9">
        <w:t xml:space="preserve">overall </w:t>
      </w:r>
      <w:r>
        <w:t>performance was seen in mid-season planted radish</w:t>
      </w:r>
      <w:r w:rsidR="006B61B6">
        <w:t xml:space="preserve"> in a NT system with straw retention, </w:t>
      </w:r>
      <w:r>
        <w:t xml:space="preserve">mid-season planted </w:t>
      </w:r>
      <w:r w:rsidR="00EF786B">
        <w:t>radish performed well in the majority of performance metrics across tillage systems, straw managements,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planting radish before crop harvest was necessary to achieve beneficial outcomes, as </w:t>
      </w:r>
      <w:r>
        <w:t xml:space="preserve">radish cover crops planted after crop harvest (as well as the mid-season planted cover crop mixture)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 important to establish fast-growing cover crop species early in the season</w:t>
      </w:r>
      <w:r w:rsidR="00EF786B">
        <w:t>. Early planted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planted early</w:t>
      </w:r>
      <w:r w:rsidR="00150FA9">
        <w:t xml:space="preserve">, and </w:t>
      </w:r>
      <w:r w:rsidR="006B61B6">
        <w:t xml:space="preserve">in inversion tillage treatments. </w:t>
      </w:r>
      <w:r w:rsidR="00561BED">
        <w:t>Mid-season plantings did not establish, but the early planting restricted herbicide use, and w</w:t>
      </w:r>
      <w:r w:rsidR="006B61B6">
        <w:t>hen tillage was reduced</w:t>
      </w:r>
      <w:r w:rsidR="00561BED">
        <w:t xml:space="preserve"> this led to an increase in</w:t>
      </w:r>
      <w:r w:rsidR="006B61B6">
        <w:t xml:space="preserve"> perennial weeds</w:t>
      </w:r>
      <w:r w:rsidR="00561BED">
        <w:t xml:space="preserve">, which in turn led to lower crop yields.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EF786B">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EF786B" w:rsidRPr="002F303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EF786B" w:rsidRPr="00561BED">
        <w:rPr>
          <w:lang w:val="en-US"/>
        </w:rPr>
        <w:t xml:space="preserve"> </w:t>
      </w:r>
    </w:p>
    <w:p w14:paraId="7CDFBBC3" w14:textId="03880C20" w:rsidR="00EF786B" w:rsidRDefault="00EF786B" w:rsidP="00EF786B">
      <w:pPr>
        <w:spacing w:line="360" w:lineRule="auto"/>
      </w:pPr>
      <w:r>
        <w:lastRenderedPageBreak/>
        <w:t xml:space="preserve">Of the management practices investigated, straw management (retention or removal) had the weakest impacts on the outcomes evaluated in this study. Particularly for small grains, residue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(Lacroix et al., 2024; Shi et al., 2026)</w:t>
      </w:r>
      <w:r>
        <w:fldChar w:fldCharType="end"/>
      </w:r>
      <w:r>
        <w:t xml:space="preserve"> and yields </w:t>
      </w:r>
      <w:r>
        <w:fldChar w:fldCharType="begin"/>
      </w:r>
      <w:r>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ONE","language":"en","note":"publisher: Public Library of Science","page":"e0231740","source":"PLoS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Limited","note":"publisher: Nature Publishing Group","page":"365-368","source":"www.nature.com","title":"Productivity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factors like tillage. Moreover, these weak effects could be due to the incomplete removal of straw using a two-pass system wherein the straw is removed after grain has been harvested, resulting in around 60% of the straw being removed.</w:t>
      </w:r>
    </w:p>
    <w:p w14:paraId="055086BC" w14:textId="36AA6C3C" w:rsidR="000347C5" w:rsidRPr="00150FA9" w:rsidRDefault="009A35F5" w:rsidP="00045088">
      <w:pPr>
        <w:spacing w:line="360" w:lineRule="auto"/>
        <w:rPr>
          <w:lang w:val="en-US"/>
        </w:rPr>
      </w:pPr>
      <w:r>
        <w:t>NEEDS SOME WORK….</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1C2FA3D8"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rsidR="00FF7EEE">
        <w:fldChar w:fldCharType="begin"/>
      </w:r>
      <w:r w:rsidR="0066480E">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FF7EEE">
        <w:fldChar w:fldCharType="separate"/>
      </w:r>
      <w:r w:rsidR="0066480E" w:rsidRPr="0066480E">
        <w:t>(Elhakeem et al., 2023; Miranda-Vélez et al., 2026)</w:t>
      </w:r>
      <w:r w:rsidR="00FF7EEE">
        <w:fldChar w:fldCharType="end"/>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radish cover crops </w:t>
      </w:r>
      <w:commentRangeStart w:id="43"/>
      <w:commentRangeStart w:id="44"/>
      <w:r>
        <w:t xml:space="preserve">may also support </w:t>
      </w:r>
      <w:commentRangeEnd w:id="43"/>
      <w:r w:rsidR="00B65B7A">
        <w:rPr>
          <w:rStyle w:val="CommentReference"/>
          <w:sz w:val="24"/>
          <w:szCs w:val="24"/>
        </w:rPr>
        <w:commentReference w:id="43"/>
      </w:r>
      <w:commentRangeEnd w:id="44"/>
      <w:r w:rsidR="00105CCD">
        <w:rPr>
          <w:rStyle w:val="CommentReference"/>
          <w:sz w:val="24"/>
          <w:szCs w:val="24"/>
        </w:rPr>
        <w:commentReference w:id="44"/>
      </w:r>
      <w:r>
        <w:t xml:space="preserve">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w:t>
      </w:r>
      <w:r w:rsidR="00022B75">
        <w:t xml:space="preserve">those </w:t>
      </w:r>
      <w:r w:rsidR="00022B75" w:rsidRPr="00022B75">
        <w:t xml:space="preserve">communities had lower evenness than </w:t>
      </w:r>
      <w:commentRangeStart w:id="45"/>
      <w:r w:rsidR="00022B75" w:rsidRPr="00022B75">
        <w:t>the</w:t>
      </w:r>
      <w:r>
        <w:t xml:space="preserve"> radish treatments</w:t>
      </w:r>
      <w:commentRangeEnd w:id="45"/>
      <w:r w:rsidR="003A2FC2">
        <w:rPr>
          <w:rStyle w:val="CommentReference"/>
          <w:sz w:val="24"/>
          <w:szCs w:val="24"/>
        </w:rPr>
        <w:commentReference w:id="45"/>
      </w:r>
      <w:r>
        <w:t xml:space="preserve">; the contributions </w:t>
      </w:r>
      <w:commentRangeStart w:id="46"/>
      <w:r>
        <w:t xml:space="preserve">of species </w:t>
      </w:r>
      <w:commentRangeEnd w:id="46"/>
      <w:r w:rsidR="007C64ED">
        <w:rPr>
          <w:rStyle w:val="CommentReference"/>
          <w:sz w:val="24"/>
          <w:szCs w:val="24"/>
        </w:rPr>
        <w:commentReference w:id="46"/>
      </w:r>
      <w:r>
        <w:t xml:space="preserve">to soil cover was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6B271877" w14:textId="5B26E50D" w:rsidR="000347C5" w:rsidRDefault="00AE3AE5" w:rsidP="00045088">
      <w:pPr>
        <w:spacing w:line="360" w:lineRule="auto"/>
        <w:rPr>
          <w:b/>
          <w:bCs/>
        </w:rPr>
      </w:pPr>
      <w:r w:rsidRPr="009A203A">
        <w:rPr>
          <w:b/>
          <w:bCs/>
        </w:rPr>
        <w:t>4.</w:t>
      </w:r>
      <w:r>
        <w:rPr>
          <w:b/>
          <w:bCs/>
        </w:rPr>
        <w:t>4</w:t>
      </w:r>
      <w:r w:rsidRPr="009A203A">
        <w:rPr>
          <w:b/>
          <w:bCs/>
        </w:rPr>
        <w:t xml:space="preserve"> </w:t>
      </w:r>
      <w:r>
        <w:rPr>
          <w:b/>
          <w:bCs/>
        </w:rPr>
        <w:t>Multiple criteria optimization</w:t>
      </w:r>
    </w:p>
    <w:p w14:paraId="43CAEFBB" w14:textId="7B30B69C" w:rsidR="00AE3AE5" w:rsidRPr="00045088" w:rsidRDefault="00FA1677" w:rsidP="00045088">
      <w:pPr>
        <w:spacing w:line="360" w:lineRule="auto"/>
      </w:pPr>
      <w:r w:rsidRPr="006F4E10">
        <w:t>Through multicriteria analysis, we were able to highlight systems with good performance, while identifying areas for improvement</w:t>
      </w:r>
      <w:r w:rsidR="006F4E10" w:rsidRPr="006F4E10">
        <w:t xml:space="preserve">. </w:t>
      </w:r>
      <w:r w:rsidR="00AE3AE5" w:rsidRPr="006F4E10">
        <w:t xml:space="preserve">In this study we gave equal weight to each category – in reality these weights would differ according to farmer values and priorities, as well as </w:t>
      </w:r>
      <w:r w:rsidR="00AE3AE5" w:rsidRPr="006F4E10">
        <w:lastRenderedPageBreak/>
        <w:t>policy and financial contexts. Utilizing different weightings to represent these different contexts could help identify</w:t>
      </w:r>
      <w:r w:rsidRPr="006F4E10">
        <w:t xml:space="preserve"> systems best suited to certain farm ideotypes, or identify </w:t>
      </w:r>
      <w:r w:rsidR="00AE3AE5" w:rsidRPr="006F4E10">
        <w:t>policy levers to promote certain outcomes.</w:t>
      </w:r>
      <w:r w:rsidRPr="006F4E10">
        <w:t xml:space="preserve"> Datasets such as the one produced in the present study could also be combined to utilize machine learning techniques to design systems that optimize outcomes</w:t>
      </w:r>
      <w:r w:rsidR="00170EC0">
        <w:t xml:space="preserve"> </w:t>
      </w:r>
      <w:r w:rsidR="00170EC0">
        <w:fldChar w:fldCharType="begin"/>
      </w:r>
      <w:r w:rsidR="00170EC0">
        <w:instrText xml:space="preserve"> ADDIN ZOTERO_ITEM CSL_CITATION {"citationID":"Es9420UU","properties":{"formattedCitation":"(Xiao et al., 2022)","plainCitation":"(Xiao et al., 2022)","noteIndex":0},"citationItems":[{"id":2433,"uris":["http://zotero.org/users/3599437/items/QD7PSKER"],"itemData":{"id":2433,"type":"article-journal","abstract":"Process-based agricultural system models are a major tool for assessing climate-agriculture-management interactions. However, their application across large scales is limited by computational cost, model uncertainty, and data availability, hindering policy-making for sustainable agricultural production at the scale meaningful for land management by farmers. Using the Agricultural Production System sIMulator (APSIM) as an example model, the APSIM model was run for 101 years from 1980 to 2080 in a typical cropping region (i.e., the Huang-Huai-Hai plain) of China. Then, machine learning (ML)-based models were trained to emulate the performance of the APSIM model and used to map crop production and soil carbon (which is a key indicator of soil health and quality) dynamics under a great number of nitrogen and water management scenarios. We found that ML-based emulators can accurately and quickly reproduce APSIM predictions of crop yield and soil carbon dynamics across the region under different spatial resolutions, and capture main processes driving APSIM predictions with much less input data. In addition, the emulators can be easily and quickly applied to identify optimal nitrogen management to achieve yield potential and sequester soil carbon across the region. The approach can be used for modelling other complex systems and amplifying the usage of agricultural system models for guiding agricultural management strategies and policy-making to address global environmental challenges from agriculture intensification.","container-title":"Environmental Research Letters","DOI":"10.1088/1748-9326/ac9c71","ISSN":"1748-9326","issue":"11","journalAbbreviation":"Environ. Res. Lett.","language":"en","note":"publisher: IOP Publishing","page":"114027","source":"Institute of Physics","title":"Coupling agricultural system models with machine learning to facilitate regional predictions of management practices and crop production","volume":"17","author":[{"family":"Xiao","given":"Liujun"},{"family":"Wang","given":"Guocheng"},{"family":"Zhou","given":"Hangxin"},{"family":"Jin","given":"Xiao"},{"family":"Luo","given":"Zhongkui"}],"issued":{"date-parts":[["2022",11]]}}}],"schema":"https://github.com/citation-style-language/schema/raw/master/csl-citation.json"} </w:instrText>
      </w:r>
      <w:r w:rsidR="00170EC0">
        <w:fldChar w:fldCharType="separate"/>
      </w:r>
      <w:r w:rsidR="00170EC0" w:rsidRPr="00170EC0">
        <w:t>(Xiao et al., 2022)</w:t>
      </w:r>
      <w:r w:rsidR="00170EC0">
        <w:fldChar w:fldCharType="end"/>
      </w:r>
      <w:r w:rsidRPr="006F4E10">
        <w:t xml:space="preserve">.  </w:t>
      </w:r>
      <w:r w:rsidR="00AE3AE5" w:rsidRPr="006F4E10">
        <w:t xml:space="preserve"> </w:t>
      </w:r>
      <w:r w:rsidR="00AE3AE5">
        <w:rPr>
          <w:b/>
          <w:bCs/>
        </w:rPr>
        <w:t xml:space="preserve"> </w:t>
      </w: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0E0EF75E" w:rsidR="00D00706" w:rsidRDefault="00494819" w:rsidP="00045088">
      <w:pPr>
        <w:spacing w:line="360" w:lineRule="auto"/>
      </w:pPr>
      <w:r>
        <w:t>Will write</w:t>
      </w:r>
      <w:r w:rsidR="00150FA9">
        <w:t>…</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1BA33D80" w:rsidR="00045088" w:rsidRPr="00045088" w:rsidRDefault="0040336B" w:rsidP="00045088">
      <w:pPr>
        <w:spacing w:line="360" w:lineRule="auto"/>
      </w:pPr>
      <w:commentRangeStart w:id="47"/>
      <w:r>
        <w:t xml:space="preserve">The authors acknowledge the contributions of Eugene Driessen, Karen XX, XXX who collected all data presented and whose field and laboratory expertise contributed significantly to this work. </w:t>
      </w:r>
      <w:commentRangeEnd w:id="47"/>
      <w:r w:rsidR="00602609" w:rsidRPr="00045088">
        <w:rPr>
          <w:rStyle w:val="CommentReference"/>
          <w:sz w:val="24"/>
          <w:szCs w:val="24"/>
        </w:rPr>
        <w:commentReference w:id="47"/>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2AE2AB40" w14:textId="77777777" w:rsidR="00E744AB" w:rsidRDefault="00602609" w:rsidP="00E744AB">
      <w:pPr>
        <w:pStyle w:val="Bibliography"/>
      </w:pPr>
      <w:r>
        <w:rPr>
          <w:b/>
          <w:bCs/>
        </w:rPr>
        <w:fldChar w:fldCharType="begin"/>
      </w:r>
      <w:r w:rsidR="00D276E3">
        <w:rPr>
          <w:b/>
          <w:bCs/>
        </w:rPr>
        <w:instrText xml:space="preserve"> ADDIN ZOTERO_BIBL {"uncited":[],"omitted":[],"custom":[]} CSL_BIBLIOGRAPHY </w:instrText>
      </w:r>
      <w:r>
        <w:rPr>
          <w:b/>
          <w:bCs/>
        </w:rPr>
        <w:fldChar w:fldCharType="separate"/>
      </w:r>
      <w:r w:rsidR="00E744AB">
        <w:t xml:space="preserve">Adeux, G., Cordeau, S., Antichi, D., Carlesi, S., Mazzoncini, M., Munier-Jolain, N., &amp; Bàrberi, P. (2021). Cover crops promote crop productivity but do not enhance weed management in tillage-based cropping systems. </w:t>
      </w:r>
      <w:r w:rsidR="00E744AB">
        <w:rPr>
          <w:i/>
          <w:iCs/>
        </w:rPr>
        <w:t>European Journal of Agronomy</w:t>
      </w:r>
      <w:r w:rsidR="00E744AB">
        <w:t xml:space="preserve">, </w:t>
      </w:r>
      <w:r w:rsidR="00E744AB">
        <w:rPr>
          <w:i/>
          <w:iCs/>
        </w:rPr>
        <w:t>123</w:t>
      </w:r>
      <w:r w:rsidR="00E744AB">
        <w:t>, 126221. https://doi.org/10.1016/j.eja.2020.126221</w:t>
      </w:r>
    </w:p>
    <w:p w14:paraId="54D0933C" w14:textId="77777777" w:rsidR="00E744AB" w:rsidRDefault="00E744AB" w:rsidP="00E744AB">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60AD4E98" w14:textId="77777777" w:rsidR="00E744AB" w:rsidRDefault="00E744AB" w:rsidP="00E744AB">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73AD0956" w14:textId="77777777" w:rsidR="00E744AB" w:rsidRDefault="00E744AB" w:rsidP="00E744AB">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504C2C91" w14:textId="77777777" w:rsidR="00E744AB" w:rsidRDefault="00E744AB" w:rsidP="00E744AB">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15568820" w14:textId="77777777" w:rsidR="00E744AB" w:rsidRDefault="00E744AB" w:rsidP="00E744AB">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33B0F81C" w14:textId="77777777" w:rsidR="00E744AB" w:rsidRDefault="00E744AB" w:rsidP="00E744AB">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272B24C3" w14:textId="77777777" w:rsidR="00E744AB" w:rsidRDefault="00E744AB" w:rsidP="00E744AB">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D2E1778" w14:textId="77777777" w:rsidR="00E744AB" w:rsidRDefault="00E744AB" w:rsidP="00E744AB">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2C472D23" w14:textId="77777777" w:rsidR="00E744AB" w:rsidRDefault="00E744AB" w:rsidP="00E744AB">
      <w:pPr>
        <w:pStyle w:val="Bibliography"/>
      </w:pPr>
      <w:r>
        <w:lastRenderedPageBreak/>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419B69B0" w14:textId="77777777" w:rsidR="00E744AB" w:rsidRDefault="00E744AB" w:rsidP="00E744AB">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023253D7" w14:textId="77777777" w:rsidR="00E744AB" w:rsidRDefault="00E744AB" w:rsidP="00E744AB">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5FC71CD8" w14:textId="77777777" w:rsidR="00E744AB" w:rsidRPr="00E744AB" w:rsidRDefault="00E744AB" w:rsidP="00E744AB">
      <w:pPr>
        <w:pStyle w:val="Bibliography"/>
        <w:rPr>
          <w:lang w:val="da-DK"/>
        </w:rPr>
      </w:pPr>
      <w:r>
        <w:t xml:space="preserve">Cusser, S., Bahlai, C., Swinton, S. M., Robertson, G. P., &amp; Haddad, N. M. (2020). Long-term research avoids spurious and misleading trends in sustainability attributes of no-till. </w:t>
      </w:r>
      <w:r w:rsidRPr="00E744AB">
        <w:rPr>
          <w:i/>
          <w:iCs/>
          <w:lang w:val="da-DK"/>
        </w:rPr>
        <w:t>Global Change Biology</w:t>
      </w:r>
      <w:r w:rsidRPr="00E744AB">
        <w:rPr>
          <w:lang w:val="da-DK"/>
        </w:rPr>
        <w:t xml:space="preserve">, </w:t>
      </w:r>
      <w:r w:rsidRPr="00E744AB">
        <w:rPr>
          <w:i/>
          <w:iCs/>
          <w:lang w:val="da-DK"/>
        </w:rPr>
        <w:t>26</w:t>
      </w:r>
      <w:r w:rsidRPr="00E744AB">
        <w:rPr>
          <w:lang w:val="da-DK"/>
        </w:rPr>
        <w:t>(6), 3715–3725. https://doi.org/10.1111/gcb.15080</w:t>
      </w:r>
    </w:p>
    <w:p w14:paraId="74AA7E15" w14:textId="77777777" w:rsidR="00E744AB" w:rsidRDefault="00E744AB" w:rsidP="00E744AB">
      <w:pPr>
        <w:pStyle w:val="Bibliography"/>
      </w:pPr>
      <w:r w:rsidRPr="00E744AB">
        <w:rPr>
          <w:lang w:val="da-DK"/>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4BB3E6E3" w14:textId="77777777" w:rsidR="00E744AB" w:rsidRDefault="00E744AB" w:rsidP="00E744AB">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4FAD64A9" w14:textId="77777777" w:rsidR="00E744AB" w:rsidRDefault="00E744AB" w:rsidP="00E744AB">
      <w:pPr>
        <w:pStyle w:val="Bibliography"/>
      </w:pPr>
      <w:r>
        <w:lastRenderedPageBreak/>
        <w:t xml:space="preserve">DMI. (2025). </w:t>
      </w:r>
      <w:r>
        <w:rPr>
          <w:i/>
          <w:iCs/>
        </w:rPr>
        <w:t>Denmark Meteorological Institute Open Data</w:t>
      </w:r>
      <w:r>
        <w:t>. https://www.dmi.dk/friedata/dokumentation/data</w:t>
      </w:r>
    </w:p>
    <w:p w14:paraId="49FB8B33" w14:textId="77777777" w:rsidR="00E744AB" w:rsidRDefault="00E744AB" w:rsidP="00E744AB">
      <w:pPr>
        <w:pStyle w:val="Bibliography"/>
      </w:pPr>
      <w:r w:rsidRPr="00E744AB">
        <w:rPr>
          <w:lang w:val="da-DK"/>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5217FB45" w14:textId="77777777" w:rsidR="00E744AB" w:rsidRDefault="00E744AB" w:rsidP="00E744AB">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7D0F5470" w14:textId="77777777" w:rsidR="00E744AB" w:rsidRDefault="00E744AB" w:rsidP="00E744AB">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50274CBD" w14:textId="77777777" w:rsidR="00E744AB" w:rsidRDefault="00E744AB" w:rsidP="00E744AB">
      <w:pPr>
        <w:pStyle w:val="Bibliography"/>
      </w:pPr>
      <w:r>
        <w:t xml:space="preserve">FAO. (2023). </w:t>
      </w:r>
      <w:r>
        <w:rPr>
          <w:i/>
          <w:iCs/>
        </w:rPr>
        <w:t>Crop and Livestock Products</w:t>
      </w:r>
      <w:r>
        <w:t xml:space="preserve"> [Dataset]. Food and Agriculture Organization of the United Nations. https://www.fao.org/faostat/en/#data/QCL</w:t>
      </w:r>
    </w:p>
    <w:p w14:paraId="0EB7D8D6" w14:textId="77777777" w:rsidR="00E744AB" w:rsidRDefault="00E744AB" w:rsidP="00E744AB">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3E064BFB" w14:textId="77777777" w:rsidR="00E744AB" w:rsidRDefault="00E744AB" w:rsidP="00E744AB">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129DA58B" w14:textId="77777777" w:rsidR="00E744AB" w:rsidRDefault="00E744AB" w:rsidP="00E744AB">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44E4724E" w14:textId="77777777" w:rsidR="00E744AB" w:rsidRDefault="00E744AB" w:rsidP="00E744AB">
      <w:pPr>
        <w:pStyle w:val="Bibliography"/>
      </w:pPr>
      <w:r>
        <w:lastRenderedPageBreak/>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0B01E5A4" w14:textId="77777777" w:rsidR="00E744AB" w:rsidRDefault="00E744AB" w:rsidP="00E744AB">
      <w:pPr>
        <w:pStyle w:val="Bibliography"/>
      </w:pPr>
      <w:r w:rsidRPr="00E744AB">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62D38D1B" w14:textId="77777777" w:rsidR="00E744AB" w:rsidRDefault="00E744AB" w:rsidP="00E744AB">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68D93E6A" w14:textId="77777777" w:rsidR="00E744AB" w:rsidRDefault="00E744AB" w:rsidP="00E744AB">
      <w:pPr>
        <w:pStyle w:val="Bibliography"/>
      </w:pPr>
      <w:r>
        <w:t xml:space="preserve">Hothorn, T., Bretz, F., &amp; Westfall, P. (2002). </w:t>
      </w:r>
      <w:r>
        <w:rPr>
          <w:i/>
          <w:iCs/>
        </w:rPr>
        <w:t>multcomp: Simultaneous Inference in General Parametric Models</w:t>
      </w:r>
      <w:r>
        <w:t xml:space="preserve"> (p. 1.4-30) [Dataset]. https://doi.org/10.32614/CRAN.package.multcomp</w:t>
      </w:r>
    </w:p>
    <w:p w14:paraId="713C6124" w14:textId="77777777" w:rsidR="00E744AB" w:rsidRDefault="00E744AB" w:rsidP="00E744AB">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34678CDA" w14:textId="77777777" w:rsidR="00E744AB" w:rsidRDefault="00E744AB" w:rsidP="00E744AB">
      <w:pPr>
        <w:pStyle w:val="Bibliography"/>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03935AE5" w14:textId="77777777" w:rsidR="00E744AB" w:rsidRDefault="00E744AB" w:rsidP="00E744AB">
      <w:pPr>
        <w:pStyle w:val="Bibliography"/>
      </w:pPr>
      <w:r w:rsidRPr="00E744AB">
        <w:rPr>
          <w:lang w:val="da-DK"/>
        </w:rPr>
        <w:lastRenderedPageBreak/>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4712B28C" w14:textId="77777777" w:rsidR="00E744AB" w:rsidRDefault="00E744AB" w:rsidP="00E744AB">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335876E8" w14:textId="77777777" w:rsidR="00E744AB" w:rsidRDefault="00E744AB" w:rsidP="00E744AB">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63D67826" w14:textId="77777777" w:rsidR="00E744AB" w:rsidRDefault="00E744AB" w:rsidP="00E744AB">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5CC29CA" w14:textId="77777777" w:rsidR="00E744AB" w:rsidRDefault="00E744AB" w:rsidP="00E744AB">
      <w:pPr>
        <w:pStyle w:val="Bibliography"/>
      </w:pPr>
      <w:r>
        <w:t xml:space="preserve">Lenth, R. V. (2024). </w:t>
      </w:r>
      <w:r>
        <w:rPr>
          <w:i/>
          <w:iCs/>
        </w:rPr>
        <w:t>emmeans: Estimated Marginal Means, aka Least-Squares Means</w:t>
      </w:r>
      <w:r>
        <w:t>. https://CRAN.R-project.org/package=emmeans</w:t>
      </w:r>
    </w:p>
    <w:p w14:paraId="746BF801" w14:textId="77777777" w:rsidR="00E744AB" w:rsidRDefault="00E744AB" w:rsidP="00E744AB">
      <w:pPr>
        <w:pStyle w:val="Bibliography"/>
      </w:pPr>
      <w:r w:rsidRPr="00E744AB">
        <w:rPr>
          <w:lang w:val="da-DK"/>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6D164575" w14:textId="77777777" w:rsidR="00E744AB" w:rsidRDefault="00E744AB" w:rsidP="00E744AB">
      <w:pPr>
        <w:pStyle w:val="Bibliography"/>
      </w:pPr>
      <w:r>
        <w:t xml:space="preserve">Lewis, K., Rainford, J., Tzilivakis, J., &amp; Garthwaite, D. (2021). Application of the Danish pesticide load indicator to arable agriculture in the United Kingdom. </w:t>
      </w:r>
      <w:r>
        <w:rPr>
          <w:i/>
          <w:iCs/>
        </w:rPr>
        <w:t>Journal of Environmental Quality</w:t>
      </w:r>
      <w:r>
        <w:t xml:space="preserve">, </w:t>
      </w:r>
      <w:r>
        <w:rPr>
          <w:i/>
          <w:iCs/>
        </w:rPr>
        <w:t>50</w:t>
      </w:r>
      <w:r>
        <w:t>(5), 1110–1122. https://doi.org/10.1002/jeq2.20262</w:t>
      </w:r>
    </w:p>
    <w:p w14:paraId="0A738687" w14:textId="77777777" w:rsidR="00E744AB" w:rsidRDefault="00E744AB" w:rsidP="00E744AB">
      <w:pPr>
        <w:pStyle w:val="Bibliography"/>
      </w:pPr>
      <w:r>
        <w:lastRenderedPageBreak/>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0CFCA79D" w14:textId="77777777" w:rsidR="00E744AB" w:rsidRDefault="00E744AB" w:rsidP="00E744AB">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53B6D8D9" w14:textId="77777777" w:rsidR="00E744AB" w:rsidRDefault="00E744AB" w:rsidP="00E744AB">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28A9DA1F" w14:textId="77777777" w:rsidR="00E744AB" w:rsidRDefault="00E744AB" w:rsidP="00E744AB">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17219036" w14:textId="77777777" w:rsidR="00E744AB" w:rsidRDefault="00E744AB" w:rsidP="00E744AB">
      <w:pPr>
        <w:pStyle w:val="Bibliography"/>
      </w:pPr>
      <w:r>
        <w:t xml:space="preserve">Melander, B., Holst, N., Jensen, P. K., Hansen, E. M., &amp; Olesen, J. E. (2008). Apera spica-venti population dynamics and impact on crop yield as affected by tillage, crop rotation, location and herbicide programmes. </w:t>
      </w:r>
      <w:r>
        <w:rPr>
          <w:i/>
          <w:iCs/>
        </w:rPr>
        <w:t>Weed Research</w:t>
      </w:r>
      <w:r>
        <w:t xml:space="preserve">, </w:t>
      </w:r>
      <w:r>
        <w:rPr>
          <w:i/>
          <w:iCs/>
        </w:rPr>
        <w:t>48</w:t>
      </w:r>
      <w:r>
        <w:t>(1), 48–57. https://doi.org/10.1111/j.1365-3180.2008.00597.x</w:t>
      </w:r>
    </w:p>
    <w:p w14:paraId="7DA61CE3" w14:textId="77777777" w:rsidR="00E744AB" w:rsidRDefault="00E744AB" w:rsidP="00E744AB">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68AF3649" w14:textId="77777777" w:rsidR="00E744AB" w:rsidRDefault="00E744AB" w:rsidP="00E744AB">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24C2783F" w14:textId="77777777" w:rsidR="00E744AB" w:rsidRDefault="00E744AB" w:rsidP="00E744AB">
      <w:pPr>
        <w:pStyle w:val="Bibliography"/>
      </w:pPr>
      <w:r>
        <w:lastRenderedPageBreak/>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538BC7AD" w14:textId="77777777" w:rsidR="00E744AB" w:rsidRDefault="00E744AB" w:rsidP="00E744AB">
      <w:pPr>
        <w:pStyle w:val="Bibliography"/>
      </w:pPr>
      <w:r>
        <w:t xml:space="preserve">Moreau, D., Pointurier, O., Nicolardot, B., Villerd,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347819EE" w14:textId="77777777" w:rsidR="00E744AB" w:rsidRDefault="00E744AB" w:rsidP="00E744AB">
      <w:pPr>
        <w:pStyle w:val="Bibliography"/>
      </w:pPr>
      <w:r>
        <w:t xml:space="preserve">Nause, N., Strassemeyer, J., Mahlein, A.-K., &amp; Stockfisch, N. (2021). Pesticide use in sugar beet cultivation in Germany and assessment of the associated environmental risks using the risk indicator SYNOPS-GIS. </w:t>
      </w:r>
      <w:r>
        <w:rPr>
          <w:i/>
          <w:iCs/>
        </w:rPr>
        <w:t>Pest Management Science</w:t>
      </w:r>
      <w:r>
        <w:t xml:space="preserve">, </w:t>
      </w:r>
      <w:r>
        <w:rPr>
          <w:i/>
          <w:iCs/>
        </w:rPr>
        <w:t>77</w:t>
      </w:r>
      <w:r>
        <w:t>(10), 4614–4626. https://doi.org/10.1002/ps.6501</w:t>
      </w:r>
    </w:p>
    <w:p w14:paraId="7E879061" w14:textId="77777777" w:rsidR="00E744AB" w:rsidRDefault="00E744AB" w:rsidP="00E744AB">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31BAE009" w14:textId="77777777" w:rsidR="00E744AB" w:rsidRDefault="00E744AB" w:rsidP="00E744AB">
      <w:pPr>
        <w:pStyle w:val="Bibliography"/>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69318A6A" w14:textId="77777777" w:rsidR="00E744AB" w:rsidRDefault="00E744AB" w:rsidP="00E744AB">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2C97F9D9" w14:textId="77777777" w:rsidR="00E744AB" w:rsidRDefault="00E744AB" w:rsidP="00E744AB">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lastRenderedPageBreak/>
        <w:t>Environmental Management</w:t>
      </w:r>
      <w:r>
        <w:t xml:space="preserve">, </w:t>
      </w:r>
      <w:r>
        <w:rPr>
          <w:i/>
          <w:iCs/>
        </w:rPr>
        <w:t>56</w:t>
      </w:r>
      <w:r>
        <w:t>(5), 1078–1090. https://doi.org/10.1007/s00267-015-0554-5</w:t>
      </w:r>
    </w:p>
    <w:p w14:paraId="5D58BE8A" w14:textId="77777777" w:rsidR="00E744AB" w:rsidRDefault="00E744AB" w:rsidP="00E744AB">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092A3A1" w14:textId="77777777" w:rsidR="00E744AB" w:rsidRDefault="00E744AB" w:rsidP="00E744AB">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049C15C2" w14:textId="77777777" w:rsidR="00E744AB" w:rsidRDefault="00E744AB" w:rsidP="00E744AB">
      <w:pPr>
        <w:pStyle w:val="Bibliography"/>
      </w:pPr>
      <w:r>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72FB64C7" w14:textId="77777777" w:rsidR="00E744AB" w:rsidRDefault="00E744AB" w:rsidP="00E744AB">
      <w:pPr>
        <w:pStyle w:val="Bibliography"/>
      </w:pPr>
      <w:r>
        <w:t xml:space="preserve">R Core Team. (2024). </w:t>
      </w:r>
      <w:r>
        <w:rPr>
          <w:i/>
          <w:iCs/>
        </w:rPr>
        <w:t>R: A Language and Environment for Statistical Computing</w:t>
      </w:r>
      <w:r>
        <w:t>. R Foundation for Statistical Computing. https://www.R-project.org/</w:t>
      </w:r>
    </w:p>
    <w:p w14:paraId="31561410" w14:textId="77777777" w:rsidR="00E744AB" w:rsidRDefault="00E744AB" w:rsidP="00E744AB">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4E4C87B2" w14:textId="77777777" w:rsidR="00E744AB" w:rsidRDefault="00E744AB" w:rsidP="00E744AB">
      <w:pPr>
        <w:pStyle w:val="Bibliography"/>
      </w:pPr>
      <w:r>
        <w:t xml:space="preserve">Ritchie, H., &amp; Roser, M. (2019). Half of the world’s habitable land is used for agriculture. </w:t>
      </w:r>
      <w:r>
        <w:rPr>
          <w:i/>
          <w:iCs/>
        </w:rPr>
        <w:t>Our World in Data</w:t>
      </w:r>
      <w:r>
        <w:t>.</w:t>
      </w:r>
    </w:p>
    <w:p w14:paraId="68FEA85B" w14:textId="77777777" w:rsidR="00E744AB" w:rsidRDefault="00E744AB" w:rsidP="00E744AB">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0C8D8C18" w14:textId="77777777" w:rsidR="00E744AB" w:rsidRDefault="00E744AB" w:rsidP="00E744AB">
      <w:pPr>
        <w:pStyle w:val="Bibliography"/>
      </w:pPr>
      <w:r>
        <w:lastRenderedPageBreak/>
        <w:t xml:space="preserve">Salonen, J., Andersson, L., Andreasen, C., &amp; Semb Torresen, K. (2008). </w:t>
      </w:r>
      <w:r>
        <w:rPr>
          <w:i/>
          <w:iCs/>
        </w:rPr>
        <w:t>Key perennial weeds in arable crops in the Nordic countries</w:t>
      </w:r>
      <w:r>
        <w:t>.</w:t>
      </w:r>
    </w:p>
    <w:p w14:paraId="2D4430D0" w14:textId="77777777" w:rsidR="00E744AB" w:rsidRDefault="00E744AB" w:rsidP="00E744AB">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2C1168F7" w14:textId="77777777" w:rsidR="00E744AB" w:rsidRDefault="00E744AB" w:rsidP="00E744AB">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32F4978F" w14:textId="77777777" w:rsidR="00E744AB" w:rsidRDefault="00E744AB" w:rsidP="00E744AB">
      <w:pPr>
        <w:pStyle w:val="Bibliography"/>
      </w:pPr>
      <w:r>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6C671BE4" w14:textId="77777777" w:rsidR="00E744AB" w:rsidRDefault="00E744AB" w:rsidP="00E744AB">
      <w:pPr>
        <w:pStyle w:val="Bibliography"/>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4AA5FCF4" w14:textId="77777777" w:rsidR="00E744AB" w:rsidRDefault="00E744AB" w:rsidP="00E744AB">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5CE5F1AF" w14:textId="77777777" w:rsidR="00E744AB" w:rsidRDefault="00E744AB" w:rsidP="00E744AB">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7C75A6A1" w14:textId="77777777" w:rsidR="00E744AB" w:rsidRDefault="00E744AB" w:rsidP="00E744AB">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48866972" w14:textId="77777777" w:rsidR="00E744AB" w:rsidRPr="00E744AB" w:rsidRDefault="00E744AB" w:rsidP="00E744AB">
      <w:pPr>
        <w:pStyle w:val="Bibliography"/>
        <w:rPr>
          <w:lang w:val="da-DK"/>
        </w:rPr>
      </w:pPr>
      <w:r>
        <w:lastRenderedPageBreak/>
        <w:t xml:space="preserve">Smith, R. G., Warren, N. D., &amp; Cordeau, S. (2020). Are cover crop mixtures better at suppressing weeds than cover crop monocultures? </w:t>
      </w:r>
      <w:r w:rsidRPr="00E744AB">
        <w:rPr>
          <w:i/>
          <w:iCs/>
          <w:lang w:val="da-DK"/>
        </w:rPr>
        <w:t>Weed Science</w:t>
      </w:r>
      <w:r w:rsidRPr="00E744AB">
        <w:rPr>
          <w:lang w:val="da-DK"/>
        </w:rPr>
        <w:t xml:space="preserve">, </w:t>
      </w:r>
      <w:r w:rsidRPr="00E744AB">
        <w:rPr>
          <w:i/>
          <w:iCs/>
          <w:lang w:val="da-DK"/>
        </w:rPr>
        <w:t>68</w:t>
      </w:r>
      <w:r w:rsidRPr="00E744AB">
        <w:rPr>
          <w:lang w:val="da-DK"/>
        </w:rPr>
        <w:t>(2), 186–194. https://doi.org/10.1017/wsc.2020.12</w:t>
      </w:r>
    </w:p>
    <w:p w14:paraId="67881719" w14:textId="77777777" w:rsidR="00E744AB" w:rsidRDefault="00E744AB" w:rsidP="00E744AB">
      <w:pPr>
        <w:pStyle w:val="Bibliography"/>
      </w:pPr>
      <w:r w:rsidRPr="00E744AB">
        <w:rPr>
          <w:lang w:val="da-DK"/>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6AEB0E5E" w14:textId="77777777" w:rsidR="00E744AB" w:rsidRDefault="00E744AB" w:rsidP="00E744AB">
      <w:pPr>
        <w:pStyle w:val="Bibliography"/>
      </w:pPr>
      <w:r>
        <w:t xml:space="preserve">Statistics Denmark. (2025). </w:t>
      </w:r>
      <w:r>
        <w:rPr>
          <w:i/>
          <w:iCs/>
        </w:rPr>
        <w:t>Cropland</w:t>
      </w:r>
      <w:r>
        <w:t>. https://www.dst.dk/en/Statistik/emner/erhvervsliv/landbrug-gartneri-og-skovbrug/det-dyrkede-areal</w:t>
      </w:r>
    </w:p>
    <w:p w14:paraId="569328C1" w14:textId="77777777" w:rsidR="00E744AB" w:rsidRDefault="00E744AB" w:rsidP="00E744AB">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668F50A6" w14:textId="77777777" w:rsidR="00E744AB" w:rsidRDefault="00E744AB" w:rsidP="00E744AB">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2315D6A9" w14:textId="77777777" w:rsidR="00E744AB" w:rsidRDefault="00E744AB" w:rsidP="00E744AB">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17D8C985" w14:textId="77777777" w:rsidR="00E744AB" w:rsidRDefault="00E744AB" w:rsidP="00E744AB">
      <w:pPr>
        <w:pStyle w:val="Bibliography"/>
      </w:pPr>
      <w:r>
        <w:t xml:space="preserve">Vandevoorde, N., Kudsk, P., Agnan, Y., &amp; Baret, P. V. (2025). Five methodological updates of the Danish Pesticide Load Indicator to support EU-wide pesticide risk reduction policies. </w:t>
      </w:r>
      <w:r>
        <w:rPr>
          <w:i/>
          <w:iCs/>
        </w:rPr>
        <w:t>Environmental Research Letters</w:t>
      </w:r>
      <w:r>
        <w:t xml:space="preserve">, </w:t>
      </w:r>
      <w:r>
        <w:rPr>
          <w:i/>
          <w:iCs/>
        </w:rPr>
        <w:t>20</w:t>
      </w:r>
      <w:r>
        <w:t>(12), 124070. https://doi.org/10.1088/1748-9326/ae269b</w:t>
      </w:r>
    </w:p>
    <w:p w14:paraId="72B7A8AA" w14:textId="77777777" w:rsidR="00E744AB" w:rsidRDefault="00E744AB" w:rsidP="00E744AB">
      <w:pPr>
        <w:pStyle w:val="Bibliography"/>
      </w:pPr>
      <w:r>
        <w:lastRenderedPageBreak/>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0ACE6830" w14:textId="77777777" w:rsidR="00E744AB" w:rsidRDefault="00E744AB" w:rsidP="00E744AB">
      <w:pPr>
        <w:pStyle w:val="Bibliography"/>
      </w:pPr>
      <w:r>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2B7FB89B" w14:textId="77777777" w:rsidR="00E744AB" w:rsidRDefault="00E744AB" w:rsidP="00E744AB">
      <w:pPr>
        <w:pStyle w:val="Bibliography"/>
      </w:pPr>
      <w:r>
        <w:t xml:space="preserve">Westh, T. B., Hauschild, M. Z., Birkved, M., Jørgensen, M. S., Rosenbaum, R. K., &amp; Fantke, P. (2015). The USEtox story: A survey of model developer visions and user requirements. </w:t>
      </w:r>
      <w:r>
        <w:rPr>
          <w:i/>
          <w:iCs/>
        </w:rPr>
        <w:t>The International Journal of Life Cycle Assessment</w:t>
      </w:r>
      <w:r>
        <w:t xml:space="preserve">, </w:t>
      </w:r>
      <w:r>
        <w:rPr>
          <w:i/>
          <w:iCs/>
        </w:rPr>
        <w:t>20</w:t>
      </w:r>
      <w:r>
        <w:t>(2), 299–310. https://doi.org/10.1007/s11367-014-0829-8</w:t>
      </w:r>
    </w:p>
    <w:p w14:paraId="5DD9CA81" w14:textId="77777777" w:rsidR="00E744AB" w:rsidRDefault="00E744AB" w:rsidP="00E744AB">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073A998C" w14:textId="77777777" w:rsidR="00E744AB" w:rsidRDefault="00E744AB" w:rsidP="00E744AB">
      <w:pPr>
        <w:pStyle w:val="Bibliography"/>
      </w:pPr>
      <w:r>
        <w:t xml:space="preserve">Wickham, H., &amp; Bryan, J. (2023). </w:t>
      </w:r>
      <w:r>
        <w:rPr>
          <w:i/>
          <w:iCs/>
        </w:rPr>
        <w:t>readxl: Read Excel Files</w:t>
      </w:r>
      <w:r>
        <w:t>. https://CRAN.R-project.org/package=readxl</w:t>
      </w:r>
    </w:p>
    <w:p w14:paraId="6E214BCD" w14:textId="77777777" w:rsidR="00E744AB" w:rsidRDefault="00E744AB" w:rsidP="00E744AB">
      <w:pPr>
        <w:pStyle w:val="Bibliography"/>
      </w:pPr>
      <w:r>
        <w:t xml:space="preserve">Wickham, H., Pedersen, T. L., &amp; Seidel, D. (2025). </w:t>
      </w:r>
      <w:r>
        <w:rPr>
          <w:i/>
          <w:iCs/>
        </w:rPr>
        <w:t>scales: Scale Functions for Visualization</w:t>
      </w:r>
      <w:r>
        <w:t>. https://CRAN.R-project.org/package=scales</w:t>
      </w:r>
    </w:p>
    <w:p w14:paraId="0E65DD4E" w14:textId="77777777" w:rsidR="00E744AB" w:rsidRDefault="00E744AB" w:rsidP="00E744AB">
      <w:pPr>
        <w:pStyle w:val="Bibliography"/>
      </w:pPr>
      <w:r>
        <w:t xml:space="preserve">Xiao, L., Wang, G., Zhou, H., Jin, X., &amp; Luo, Z. (2022). Coupling agricultural system models with machine learning to facilitate regional predictions of management practices and crop production. </w:t>
      </w:r>
      <w:r>
        <w:rPr>
          <w:i/>
          <w:iCs/>
        </w:rPr>
        <w:t>Environmental Research Letters</w:t>
      </w:r>
      <w:r>
        <w:t xml:space="preserve">, </w:t>
      </w:r>
      <w:r>
        <w:rPr>
          <w:i/>
          <w:iCs/>
        </w:rPr>
        <w:t>17</w:t>
      </w:r>
      <w:r>
        <w:t>(11), 114027. https://doi.org/10.1088/1748-9326/ac9c71</w:t>
      </w:r>
    </w:p>
    <w:p w14:paraId="74E7A71D" w14:textId="77777777" w:rsidR="00E744AB" w:rsidRDefault="00E744AB" w:rsidP="00E744AB">
      <w:pPr>
        <w:pStyle w:val="Bibliography"/>
      </w:pPr>
      <w:r>
        <w:lastRenderedPageBreak/>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6C995CA5" w:rsidR="00602609" w:rsidRPr="003C7F19" w:rsidRDefault="00602609" w:rsidP="00045088">
      <w:pPr>
        <w:spacing w:line="360" w:lineRule="auto"/>
        <w:rPr>
          <w:b/>
          <w:bCs/>
        </w:rPr>
      </w:pPr>
      <w:r>
        <w:rPr>
          <w:b/>
          <w:bCs/>
        </w:rPr>
        <w:fldChar w:fldCharType="end"/>
      </w:r>
      <w:bookmarkEnd w:id="0"/>
    </w:p>
    <w:sectPr w:rsidR="00602609" w:rsidRPr="003C7F19" w:rsidSect="004F6590">
      <w:footerReference w:type="even" r:id="rId18"/>
      <w:footerReference w:type="default" r:id="rId19"/>
      <w:pgSz w:w="11906" w:h="16838" w:code="9"/>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3-26T16:06:00Z" w:initials="VN">
    <w:p w14:paraId="4AFC2F20" w14:textId="77777777" w:rsidR="003C5483" w:rsidRDefault="003C5483" w:rsidP="003C5483">
      <w:pPr>
        <w:pStyle w:val="CommentText"/>
      </w:pPr>
      <w:r>
        <w:rPr>
          <w:rStyle w:val="CommentReference"/>
        </w:rPr>
        <w:annotationRef/>
      </w:r>
      <w:r>
        <w:t>Please add your initials to your contribution sections</w:t>
      </w:r>
    </w:p>
  </w:comment>
  <w:comment w:id="2" w:author="Emma Sofia Randahl-Beltran" w:date="2026-04-07T08:02:00Z" w:initials="ER">
    <w:p w14:paraId="10492547" w14:textId="77777777" w:rsidR="00864F7A" w:rsidRDefault="00864F7A" w:rsidP="00864F7A">
      <w:pPr>
        <w:pStyle w:val="CommentText"/>
      </w:pPr>
      <w:r>
        <w:rPr>
          <w:rStyle w:val="CommentReference"/>
        </w:rPr>
        <w:annotationRef/>
      </w:r>
      <w:r>
        <w:rPr>
          <w:lang w:val="da-DK"/>
        </w:rPr>
        <w:t>Is that a term?</w:t>
      </w:r>
    </w:p>
  </w:comment>
  <w:comment w:id="3" w:author="Emma Sofia Randahl-Beltran" w:date="2026-04-07T08:10:00Z" w:initials="ER">
    <w:p w14:paraId="39635EC0" w14:textId="77777777" w:rsidR="00B168D9" w:rsidRDefault="00B168D9" w:rsidP="00B168D9">
      <w:pPr>
        <w:pStyle w:val="CommentText"/>
      </w:pPr>
      <w:r>
        <w:rPr>
          <w:rStyle w:val="CommentReference"/>
        </w:rPr>
        <w:annotationRef/>
      </w:r>
      <w:r>
        <w:rPr>
          <w:lang w:val="da-DK"/>
        </w:rPr>
        <w:t>Ecological, environmental and agronomic?</w:t>
      </w:r>
    </w:p>
  </w:comment>
  <w:comment w:id="4" w:author="Emma Sofia Randahl-Beltran" w:date="2026-04-10T08:12:00Z" w:initials="ER">
    <w:p w14:paraId="581C21ED" w14:textId="77777777" w:rsidR="00B2592A" w:rsidRDefault="00E1105E" w:rsidP="00B2592A">
      <w:pPr>
        <w:pStyle w:val="CommentText"/>
      </w:pPr>
      <w:r>
        <w:rPr>
          <w:rStyle w:val="CommentReference"/>
        </w:rPr>
        <w:annotationRef/>
      </w:r>
      <w:r w:rsidR="00B2592A">
        <w:rPr>
          <w:lang w:val="da-DK"/>
        </w:rPr>
        <w:t>A general comment or question:</w:t>
      </w:r>
      <w:r w:rsidR="00B2592A">
        <w:rPr>
          <w:lang w:val="da-DK"/>
        </w:rPr>
        <w:br/>
        <w:t>In the introduction there is some (maybe not a lot though, maybe I am biased) focus on weeds, but I think that doesn’t really get evaluated later on in the discussion. I think one of the aims is evaluating ”non-crop fall vegetation”, and then weeds turn out to not actually matter because the radish cover crop and the volunteers are much more prevalent than weeds anyways. I think it might be good to have a sentence in the discussion or conclusion saying that weeds provided so little biomass or whatever that they were not important to the value provision or whatever. It is sort of there already because it says that it was primarily the radish that provided ecological value, but it could maybe be nice to explicitly state that weeds had a very little impact on the evaluated metrics?</w:t>
      </w:r>
    </w:p>
  </w:comment>
  <w:comment w:id="5" w:author="Emma Sofia Randahl-Beltran" w:date="2026-04-10T08:05:00Z" w:initials="ER">
    <w:p w14:paraId="3767F993" w14:textId="77777777" w:rsidR="00D659C1" w:rsidRDefault="00D659C1" w:rsidP="00D659C1">
      <w:pPr>
        <w:pStyle w:val="CommentText"/>
      </w:pPr>
      <w:r>
        <w:rPr>
          <w:rStyle w:val="CommentReference"/>
        </w:rPr>
        <w:annotationRef/>
      </w:r>
      <w:r>
        <w:rPr>
          <w:lang w:val="da-DK"/>
        </w:rPr>
        <w:t>I think this sentence is a little bit confusing - i get that the point is that we want to find niches where the weeds are ok to have, where it doesn’t really matter to production. But I think it reads more as if we just want to find niches where we can minimize weeds, if that makes sense?</w:t>
      </w:r>
    </w:p>
    <w:p w14:paraId="356E46D7" w14:textId="77777777" w:rsidR="00D659C1" w:rsidRDefault="00D659C1" w:rsidP="00D659C1">
      <w:pPr>
        <w:pStyle w:val="CommentText"/>
      </w:pPr>
      <w:r>
        <w:rPr>
          <w:lang w:val="da-DK"/>
        </w:rPr>
        <w:t>Maybe more like ”… niches where weeds communities can exist without detriment to production” or something</w:t>
      </w:r>
    </w:p>
  </w:comment>
  <w:comment w:id="6" w:author="Emma Sofia Randahl-Beltran" w:date="2026-04-07T08:14:00Z" w:initials="ER">
    <w:p w14:paraId="4004A15D" w14:textId="77777777" w:rsidR="00856721" w:rsidRDefault="00856721" w:rsidP="00856721">
      <w:pPr>
        <w:pStyle w:val="CommentText"/>
      </w:pPr>
      <w:r>
        <w:rPr>
          <w:rStyle w:val="CommentReference"/>
        </w:rPr>
        <w:annotationRef/>
      </w:r>
      <w:r>
        <w:rPr>
          <w:lang w:val="da-DK"/>
        </w:rPr>
        <w:t xml:space="preserve">Is this specifically in terms of weeds? Cause I feel like everyone is always saying yay cover crops </w:t>
      </w:r>
      <w:r>
        <w:rPr>
          <w:i/>
          <w:iCs/>
          <w:lang w:val="da-DK"/>
        </w:rPr>
        <w:t xml:space="preserve">can </w:t>
      </w:r>
      <w:r>
        <w:rPr>
          <w:lang w:val="da-DK"/>
        </w:rPr>
        <w:t>affect the spring crop, right?</w:t>
      </w:r>
    </w:p>
  </w:comment>
  <w:comment w:id="7" w:author="Emma Sofia Randahl-Beltran" w:date="2026-04-07T08:15:00Z" w:initials="ER">
    <w:p w14:paraId="09FB3989" w14:textId="77777777" w:rsidR="003A1BF7" w:rsidRDefault="003A1BF7" w:rsidP="003A1BF7">
      <w:pPr>
        <w:pStyle w:val="CommentText"/>
      </w:pPr>
      <w:r>
        <w:rPr>
          <w:rStyle w:val="CommentReference"/>
        </w:rPr>
        <w:annotationRef/>
      </w:r>
      <w:r>
        <w:rPr>
          <w:lang w:val="da-DK"/>
        </w:rPr>
        <w:t>But optimizing for diversity right? Not agronomical outputs?</w:t>
      </w:r>
    </w:p>
  </w:comment>
  <w:comment w:id="8" w:author="Emma Sofia Randahl-Beltran" w:date="2026-04-07T08:15:00Z" w:initials="ER">
    <w:p w14:paraId="05570C07" w14:textId="77777777" w:rsidR="003A1BF7" w:rsidRDefault="003A1BF7" w:rsidP="003A1BF7">
      <w:pPr>
        <w:pStyle w:val="CommentText"/>
      </w:pPr>
      <w:r>
        <w:rPr>
          <w:rStyle w:val="CommentReference"/>
        </w:rPr>
        <w:annotationRef/>
      </w:r>
      <w:r>
        <w:rPr>
          <w:lang w:val="da-DK"/>
        </w:rPr>
        <w:t>Okay yes, from the next sentence I think I see</w:t>
      </w:r>
    </w:p>
  </w:comment>
  <w:comment w:id="9" w:author="Emma Sofia Randahl-Beltran" w:date="2026-04-07T08:18:00Z" w:initials="ER">
    <w:p w14:paraId="27B0C4DD" w14:textId="77777777" w:rsidR="00CA5C1E" w:rsidRDefault="00CA5C1E" w:rsidP="00CA5C1E">
      <w:pPr>
        <w:pStyle w:val="CommentText"/>
      </w:pPr>
      <w:r>
        <w:rPr>
          <w:rStyle w:val="CommentReference"/>
        </w:rPr>
        <w:annotationRef/>
      </w:r>
      <w:r>
        <w:rPr>
          <w:lang w:val="da-DK"/>
        </w:rPr>
        <w:t>Are the double parentheses on purpose?</w:t>
      </w:r>
    </w:p>
  </w:comment>
  <w:comment w:id="10" w:author="Emma Sofia Randahl-Beltran" w:date="2026-04-07T08:19:00Z" w:initials="ER">
    <w:p w14:paraId="420317AC" w14:textId="77777777" w:rsidR="00342F5B" w:rsidRDefault="00342F5B" w:rsidP="00342F5B">
      <w:pPr>
        <w:pStyle w:val="CommentText"/>
      </w:pPr>
      <w:r>
        <w:rPr>
          <w:rStyle w:val="CommentReference"/>
        </w:rPr>
        <w:annotationRef/>
      </w:r>
      <w:r>
        <w:rPr>
          <w:lang w:val="da-DK"/>
        </w:rPr>
        <w:t>Are the weed people going to say this is too much of a simplification?</w:t>
      </w:r>
    </w:p>
  </w:comment>
  <w:comment w:id="13" w:author="Emma Sofia Randahl-Beltran" w:date="2026-04-07T08:24:00Z" w:initials="ER">
    <w:p w14:paraId="160EB70B" w14:textId="77777777" w:rsidR="008457D3" w:rsidRDefault="008457D3" w:rsidP="008457D3">
      <w:pPr>
        <w:pStyle w:val="CommentText"/>
      </w:pPr>
      <w:r>
        <w:rPr>
          <w:rStyle w:val="CommentReference"/>
        </w:rPr>
        <w:annotationRef/>
      </w:r>
      <w:r>
        <w:rPr>
          <w:lang w:val="da-DK"/>
        </w:rPr>
        <w:t>Is it on purpose that these are not in the same parentheses?</w:t>
      </w:r>
    </w:p>
  </w:comment>
  <w:comment w:id="14" w:author="Emma Sofia Randahl-Beltran" w:date="2026-04-07T08:29:00Z" w:initials="ER">
    <w:p w14:paraId="7A08B22F" w14:textId="77777777" w:rsidR="000B4E24" w:rsidRDefault="000B4E24" w:rsidP="000B4E24">
      <w:pPr>
        <w:pStyle w:val="CommentText"/>
      </w:pPr>
      <w:r>
        <w:rPr>
          <w:rStyle w:val="CommentReference"/>
        </w:rPr>
        <w:annotationRef/>
      </w:r>
      <w:r>
        <w:rPr>
          <w:lang w:val="da-DK"/>
        </w:rPr>
        <w:t>No brackets with the levels of straw management, like there is for the tillage?</w:t>
      </w:r>
    </w:p>
  </w:comment>
  <w:comment w:id="15" w:author="Emma Sofia Randahl-Beltran" w:date="2026-04-07T08:29:00Z" w:initials="ER">
    <w:p w14:paraId="723EB90E" w14:textId="77777777" w:rsidR="002001AC" w:rsidRDefault="002001AC" w:rsidP="002001AC">
      <w:pPr>
        <w:pStyle w:val="CommentText"/>
      </w:pPr>
      <w:r>
        <w:rPr>
          <w:rStyle w:val="CommentReference"/>
        </w:rPr>
        <w:annotationRef/>
      </w:r>
      <w:r>
        <w:rPr>
          <w:lang w:val="da-DK"/>
        </w:rPr>
        <w:t>No abbreviations for the last two tillage treatments?</w:t>
      </w:r>
    </w:p>
  </w:comment>
  <w:comment w:id="16" w:author="Emma Sofia Randahl-Beltran" w:date="2026-04-07T08:31:00Z" w:initials="ER">
    <w:p w14:paraId="492E0681" w14:textId="77777777" w:rsidR="00ED00E5" w:rsidRDefault="00ED00E5" w:rsidP="00ED00E5">
      <w:pPr>
        <w:pStyle w:val="CommentText"/>
      </w:pPr>
      <w:r>
        <w:rPr>
          <w:rStyle w:val="CommentReference"/>
        </w:rPr>
        <w:annotationRef/>
      </w:r>
      <w:r>
        <w:rPr>
          <w:lang w:val="da-DK"/>
        </w:rPr>
        <w:t>What about tillage before cover crop?</w:t>
      </w:r>
    </w:p>
  </w:comment>
  <w:comment w:id="17" w:author="Emma Sofia Randahl-Beltran" w:date="2026-04-07T08:32:00Z" w:initials="ER">
    <w:p w14:paraId="51EE4185" w14:textId="77777777" w:rsidR="00DC6B6A" w:rsidRDefault="00B442F7" w:rsidP="00DC6B6A">
      <w:pPr>
        <w:pStyle w:val="CommentText"/>
      </w:pPr>
      <w:r>
        <w:rPr>
          <w:rStyle w:val="CommentReference"/>
        </w:rPr>
        <w:annotationRef/>
      </w:r>
      <w:r w:rsidR="00DC6B6A">
        <w:rPr>
          <w:lang w:val="da-DK"/>
        </w:rPr>
        <w:t>Is there a rule for when it is called ”inversion system” versus ”inversion treatments”?</w:t>
      </w:r>
    </w:p>
  </w:comment>
  <w:comment w:id="18" w:author="Virginia Anne Nichols" w:date="2026-03-27T08:59:00Z" w:initials="VN">
    <w:p w14:paraId="5CD165D7" w14:textId="77777777" w:rsidR="002317FF" w:rsidRDefault="002317FF" w:rsidP="002317FF">
      <w:pPr>
        <w:pStyle w:val="CommentText"/>
      </w:pPr>
      <w:r>
        <w:rPr>
          <w:rStyle w:val="CommentReference"/>
        </w:rPr>
        <w:annotationRef/>
      </w:r>
      <w:r>
        <w:t xml:space="preserve">Bo is this true for Flakkebjerg? I know they did it in Foulum. </w:t>
      </w:r>
    </w:p>
  </w:comment>
  <w:comment w:id="19"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21" w:author="Emma Sofia Randahl-Beltran" w:date="2026-04-10T08:14:00Z" w:initials="ER">
    <w:p w14:paraId="7EDC3A9C" w14:textId="352FDD1E" w:rsidR="00561C21" w:rsidRDefault="00561C21" w:rsidP="00561C21">
      <w:pPr>
        <w:pStyle w:val="CommentText"/>
      </w:pPr>
      <w:r>
        <w:rPr>
          <w:rStyle w:val="CommentReference"/>
        </w:rPr>
        <w:annotationRef/>
      </w:r>
      <w:r>
        <w:rPr>
          <w:lang w:val="da-DK"/>
        </w:rPr>
        <w:t>This seems like it would belong in ”measurements”</w:t>
      </w:r>
    </w:p>
  </w:comment>
  <w:comment w:id="22" w:author="Emma Sofia Randahl-Beltran" w:date="2026-04-10T08:14:00Z" w:initials="ER">
    <w:p w14:paraId="7076B88D" w14:textId="77777777" w:rsidR="00CF6ABE" w:rsidRDefault="00CF6ABE" w:rsidP="00CF6ABE">
      <w:pPr>
        <w:pStyle w:val="CommentText"/>
      </w:pPr>
      <w:r>
        <w:rPr>
          <w:rStyle w:val="CommentReference"/>
        </w:rPr>
        <w:annotationRef/>
      </w:r>
      <w:r>
        <w:rPr>
          <w:lang w:val="da-DK"/>
        </w:rPr>
        <w:t>Does this need a source?</w:t>
      </w:r>
    </w:p>
  </w:comment>
  <w:comment w:id="24" w:author="Emma Sofia Randahl-Beltran" w:date="2026-04-10T08:19:00Z" w:initials="ER">
    <w:p w14:paraId="420CEA09" w14:textId="77777777" w:rsidR="00EF09B0" w:rsidRDefault="00EF09B0" w:rsidP="00EF09B0">
      <w:pPr>
        <w:pStyle w:val="CommentText"/>
      </w:pPr>
      <w:r>
        <w:rPr>
          <w:rStyle w:val="CommentReference"/>
        </w:rPr>
        <w:annotationRef/>
      </w:r>
      <w:r>
        <w:rPr>
          <w:lang w:val="da-DK"/>
        </w:rPr>
        <w:t>Critical questions: Did all species flower? Did they just flower, or did they also set seed?</w:t>
      </w:r>
      <w:r>
        <w:rPr>
          <w:lang w:val="da-DK"/>
        </w:rPr>
        <w:br/>
        <w:t>I think I would say that the fall vegetation flowered, perhaps, but I’m not sure what the best term is..</w:t>
      </w:r>
    </w:p>
  </w:comment>
  <w:comment w:id="25" w:author="Emma Sofia Randahl-Beltran" w:date="2026-04-10T08:20:00Z" w:initials="ER">
    <w:p w14:paraId="417546A0" w14:textId="77777777" w:rsidR="00995E96" w:rsidRDefault="00995E96" w:rsidP="00995E96">
      <w:pPr>
        <w:pStyle w:val="CommentText"/>
      </w:pPr>
      <w:r>
        <w:rPr>
          <w:rStyle w:val="CommentReference"/>
        </w:rPr>
        <w:annotationRef/>
      </w:r>
      <w:r>
        <w:rPr>
          <w:lang w:val="da-DK"/>
        </w:rPr>
        <w:t>I bet that’s probably still a lot compared to many wild plants!</w:t>
      </w:r>
    </w:p>
  </w:comment>
  <w:comment w:id="26" w:author="Emma Sofia Randahl-Beltran" w:date="2026-04-10T08:22:00Z" w:initials="ER">
    <w:p w14:paraId="0CA6C244" w14:textId="77777777" w:rsidR="006E0711" w:rsidRDefault="006E0711" w:rsidP="006E0711">
      <w:pPr>
        <w:pStyle w:val="CommentText"/>
      </w:pPr>
      <w:r>
        <w:rPr>
          <w:rStyle w:val="CommentReference"/>
        </w:rPr>
        <w:annotationRef/>
      </w:r>
      <w:r>
        <w:rPr>
          <w:color w:val="000000"/>
        </w:rPr>
        <w:t>🎉🎉🎉</w:t>
      </w:r>
      <w:r>
        <w:t xml:space="preserve"> neat!</w:t>
      </w:r>
    </w:p>
  </w:comment>
  <w:comment w:id="27" w:author="Emma Sofia Randahl-Beltran" w:date="2026-04-10T08:22:00Z" w:initials="ER">
    <w:p w14:paraId="1C3C551E" w14:textId="77777777" w:rsidR="004737BF" w:rsidRDefault="00A01C46" w:rsidP="004737BF">
      <w:pPr>
        <w:pStyle w:val="CommentText"/>
      </w:pPr>
      <w:r>
        <w:rPr>
          <w:rStyle w:val="CommentReference"/>
        </w:rPr>
        <w:annotationRef/>
      </w:r>
      <w:r w:rsidR="004737BF">
        <w:rPr>
          <w:lang w:val="da-DK"/>
        </w:rPr>
        <w:t>This sentence is a bit confusing to me, I don’t understand why it’s relevant for deciding to normalize everything to a scale of 0-1</w:t>
      </w:r>
    </w:p>
  </w:comment>
  <w:comment w:id="28" w:author="Emma Sofia Randahl-Beltran" w:date="2026-04-10T08:31:00Z" w:initials="ER">
    <w:p w14:paraId="2F1E2A25" w14:textId="77777777" w:rsidR="00195BF8" w:rsidRDefault="00195BF8" w:rsidP="00195BF8">
      <w:pPr>
        <w:pStyle w:val="CommentText"/>
      </w:pPr>
      <w:r>
        <w:rPr>
          <w:rStyle w:val="CommentReference"/>
        </w:rPr>
        <w:annotationRef/>
      </w:r>
      <w:r>
        <w:rPr>
          <w:lang w:val="da-DK"/>
        </w:rPr>
        <w:t>General question: Are any of the means from raw data? And if so, how to tell which are from raw data and what is from models?</w:t>
      </w:r>
    </w:p>
  </w:comment>
  <w:comment w:id="29" w:author="Emma Sofia Randahl-Beltran" w:date="2026-04-10T08:25:00Z" w:initials="ER">
    <w:p w14:paraId="382FFB2D" w14:textId="77777777" w:rsidR="00943C91" w:rsidRDefault="00943C91" w:rsidP="00943C91">
      <w:pPr>
        <w:pStyle w:val="CommentText"/>
      </w:pPr>
      <w:r>
        <w:rPr>
          <w:rStyle w:val="CommentReference"/>
        </w:rPr>
        <w:annotationRef/>
      </w:r>
      <w:r>
        <w:rPr>
          <w:lang w:val="da-DK"/>
        </w:rPr>
        <w:t>Is it called crop year because the year isn’t independent from the crop, or, what is meant by that?</w:t>
      </w:r>
    </w:p>
  </w:comment>
  <w:comment w:id="30" w:author="Emma Sofia Randahl-Beltran" w:date="2026-04-10T08:25:00Z" w:initials="ER">
    <w:p w14:paraId="06B49223" w14:textId="77777777" w:rsidR="00642F45" w:rsidRDefault="00712B50" w:rsidP="00642F45">
      <w:pPr>
        <w:pStyle w:val="CommentText"/>
      </w:pPr>
      <w:r>
        <w:rPr>
          <w:rStyle w:val="CommentReference"/>
        </w:rPr>
        <w:annotationRef/>
      </w:r>
      <w:r w:rsidR="00642F45">
        <w:rPr>
          <w:lang w:val="da-DK"/>
        </w:rPr>
        <w:t>Ah! They could’ve just used perennial rye huh!! And have almost the same yield!!</w:t>
      </w:r>
    </w:p>
  </w:comment>
  <w:comment w:id="31" w:author="Emma Sofia Randahl-Beltran" w:date="2026-04-10T08:27:00Z" w:initials="ER">
    <w:p w14:paraId="7BE84791" w14:textId="77777777" w:rsidR="00642F45" w:rsidRDefault="00642F45" w:rsidP="00642F45">
      <w:pPr>
        <w:pStyle w:val="CommentText"/>
      </w:pPr>
      <w:r>
        <w:rPr>
          <w:rStyle w:val="CommentReference"/>
        </w:rPr>
        <w:annotationRef/>
      </w:r>
      <w:r>
        <w:rPr>
          <w:lang w:val="da-DK"/>
        </w:rPr>
        <w:t>I first thought that it was a mistake that there wasn’t a space after the colon, but since that’s how it’s written everywhere I assume it is a conscious choice!</w:t>
      </w:r>
    </w:p>
  </w:comment>
  <w:comment w:id="32" w:author="Emma Sofia Randahl-Beltran" w:date="2026-04-10T08:27:00Z" w:initials="ER">
    <w:p w14:paraId="52D84E30" w14:textId="77777777" w:rsidR="00F90BE9" w:rsidRDefault="00F90BE9" w:rsidP="00F90BE9">
      <w:pPr>
        <w:pStyle w:val="CommentText"/>
      </w:pPr>
      <w:r>
        <w:rPr>
          <w:rStyle w:val="CommentReference"/>
        </w:rPr>
        <w:annotationRef/>
      </w:r>
      <w:r>
        <w:rPr>
          <w:lang w:val="da-DK"/>
        </w:rPr>
        <w:t>How can that be seen from figure 2?</w:t>
      </w:r>
    </w:p>
  </w:comment>
  <w:comment w:id="33" w:author="Emma Sofia Randahl-Beltran" w:date="2026-04-10T08:29:00Z" w:initials="ER">
    <w:p w14:paraId="036F5C4C" w14:textId="77777777" w:rsidR="00B461AB" w:rsidRDefault="00B461AB" w:rsidP="00B461AB">
      <w:pPr>
        <w:pStyle w:val="CommentText"/>
      </w:pPr>
      <w:r>
        <w:rPr>
          <w:rStyle w:val="CommentReference"/>
        </w:rPr>
        <w:annotationRef/>
      </w:r>
      <w:r>
        <w:rPr>
          <w:lang w:val="da-DK"/>
        </w:rPr>
        <w:t>Should this say what type of analysis the top figure is from/what the axes show? Or is that just something one is supposed to be able to recognize?</w:t>
      </w:r>
    </w:p>
  </w:comment>
  <w:comment w:id="34" w:author="Emma Sofia Randahl-Beltran" w:date="2026-04-10T08:30:00Z" w:initials="ER">
    <w:p w14:paraId="5F2B5914" w14:textId="77777777" w:rsidR="005D7C28" w:rsidRDefault="005D7C28" w:rsidP="005D7C28">
      <w:pPr>
        <w:pStyle w:val="CommentText"/>
      </w:pPr>
      <w:r>
        <w:rPr>
          <w:rStyle w:val="CommentReference"/>
        </w:rPr>
        <w:annotationRef/>
      </w:r>
      <w:r>
        <w:rPr>
          <w:lang w:val="da-DK"/>
        </w:rPr>
        <w:t xml:space="preserve">Before we were just doing analyses within years though, right? </w:t>
      </w:r>
    </w:p>
  </w:comment>
  <w:comment w:id="35" w:author="Emma Sofia Randahl-Beltran" w:date="2026-04-10T15:31:00Z" w:initials="ER">
    <w:p w14:paraId="29541623" w14:textId="77777777" w:rsidR="007A2BF0" w:rsidRDefault="007A2BF0" w:rsidP="007A2BF0">
      <w:pPr>
        <w:pStyle w:val="CommentText"/>
      </w:pPr>
      <w:r>
        <w:rPr>
          <w:rStyle w:val="CommentReference"/>
        </w:rPr>
        <w:annotationRef/>
      </w:r>
      <w:r>
        <w:rPr>
          <w:lang w:val="da-DK"/>
        </w:rPr>
        <w:t>Is evenness = 1 when there is only a single species?</w:t>
      </w:r>
      <w:r>
        <w:rPr>
          <w:lang w:val="da-DK"/>
        </w:rPr>
        <w:br/>
        <w:t>Because, usually when I see high evenness that’s super neat, but if it is because there is a species richness of 1, it’s not really very interesting I guess?</w:t>
      </w:r>
    </w:p>
  </w:comment>
  <w:comment w:id="36" w:author="Emma Sofia Randahl-Beltran" w:date="2026-04-10T15:32:00Z" w:initials="ER">
    <w:p w14:paraId="21087D72" w14:textId="77777777" w:rsidR="0046703B" w:rsidRDefault="0046703B" w:rsidP="0046703B">
      <w:pPr>
        <w:pStyle w:val="CommentText"/>
      </w:pPr>
      <w:r>
        <w:rPr>
          <w:rStyle w:val="CommentReference"/>
        </w:rPr>
        <w:annotationRef/>
      </w:r>
      <w:r>
        <w:rPr>
          <w:lang w:val="da-DK"/>
        </w:rPr>
        <w:t>So yes? Then I think it would be nice to address!</w:t>
      </w:r>
    </w:p>
  </w:comment>
  <w:comment w:id="37" w:author="Virginia Anne Nichols" w:date="2026-04-28T11:48:00Z" w:initials="VN">
    <w:p w14:paraId="0BF13229" w14:textId="77777777" w:rsidR="002C3A32" w:rsidRDefault="002C3A32" w:rsidP="002C3A32">
      <w:pPr>
        <w:pStyle w:val="CommentText"/>
      </w:pPr>
      <w:r>
        <w:rPr>
          <w:rStyle w:val="CommentReference"/>
        </w:rPr>
        <w:annotationRef/>
      </w:r>
      <w:r>
        <w:t>Due to lowering the impact of volunteers...</w:t>
      </w:r>
    </w:p>
  </w:comment>
  <w:comment w:id="38" w:author="Emma Sofia Randahl-Beltran" w:date="2026-04-10T15:35:00Z" w:initials="ER">
    <w:p w14:paraId="218A92CB" w14:textId="77777777" w:rsidR="009418D4" w:rsidRDefault="009418D4" w:rsidP="009418D4">
      <w:pPr>
        <w:pStyle w:val="CommentText"/>
      </w:pPr>
      <w:r>
        <w:rPr>
          <w:rStyle w:val="CommentReference"/>
        </w:rPr>
        <w:annotationRef/>
      </w:r>
      <w:r>
        <w:rPr>
          <w:lang w:val="da-DK"/>
        </w:rPr>
        <w:t>Sometimes the figure and table text is in italics, does that matter? Or is formatting something that the journals do..</w:t>
      </w:r>
    </w:p>
  </w:comment>
  <w:comment w:id="39" w:author="Emma Sofia Randahl-Beltran" w:date="2026-04-10T15:47:00Z" w:initials="ER">
    <w:p w14:paraId="4963395A" w14:textId="77777777" w:rsidR="006868D5" w:rsidRDefault="006868D5" w:rsidP="006868D5">
      <w:pPr>
        <w:pStyle w:val="CommentText"/>
      </w:pPr>
      <w:r>
        <w:rPr>
          <w:rStyle w:val="CommentReference"/>
        </w:rPr>
        <w:annotationRef/>
      </w:r>
      <w:r>
        <w:rPr>
          <w:lang w:val="da-DK"/>
        </w:rPr>
        <w:t xml:space="preserve">Just to be very nit-picky: The vertical axis labels overlap a little bit with the ”Saf” labels! </w:t>
      </w:r>
    </w:p>
  </w:comment>
  <w:comment w:id="40" w:author="Emma Sofia Randahl-Beltran" w:date="2026-04-10T15:51:00Z" w:initials="ER">
    <w:p w14:paraId="0F25F4AB" w14:textId="77777777" w:rsidR="00EC751B" w:rsidRDefault="00CE05BB" w:rsidP="00EC751B">
      <w:pPr>
        <w:pStyle w:val="CommentText"/>
      </w:pPr>
      <w:r>
        <w:rPr>
          <w:rStyle w:val="CommentReference"/>
        </w:rPr>
        <w:annotationRef/>
      </w:r>
      <w:r w:rsidR="00EC751B">
        <w:rPr>
          <w:lang w:val="da-DK"/>
        </w:rPr>
        <w:t>For my own understanding: Is it correctly interpreted that in the MixE where there was less herbicide use, and in the surface- and no-till, it looks like if you retain the residue the perennial weeds have a better time? So if you can’t use as much herbicide you should retain straw, to suppress perennial weeds in reduced tillage systems?</w:t>
      </w:r>
    </w:p>
  </w:comment>
  <w:comment w:id="41" w:author="Emma Sofia Randahl-Beltran" w:date="2026-04-10T15:36:00Z" w:initials="ER">
    <w:p w14:paraId="1AECB499" w14:textId="77777777" w:rsidR="00900493" w:rsidRDefault="00900493" w:rsidP="00900493">
      <w:pPr>
        <w:pStyle w:val="CommentText"/>
      </w:pPr>
      <w:r>
        <w:rPr>
          <w:rStyle w:val="CommentReference"/>
        </w:rPr>
        <w:annotationRef/>
      </w:r>
      <w:r>
        <w:rPr>
          <w:lang w:val="da-DK"/>
        </w:rPr>
        <w:t>In the figure these are written as +res and -res</w:t>
      </w:r>
    </w:p>
  </w:comment>
  <w:comment w:id="43" w:author="Emma Sofia Randahl-Beltran" w:date="2026-04-10T15:56:00Z" w:initials="ER">
    <w:p w14:paraId="622C750F" w14:textId="77777777" w:rsidR="0029329A" w:rsidRDefault="00B65B7A" w:rsidP="0029329A">
      <w:pPr>
        <w:pStyle w:val="CommentText"/>
      </w:pPr>
      <w:r>
        <w:rPr>
          <w:rStyle w:val="CommentReference"/>
        </w:rPr>
        <w:annotationRef/>
      </w:r>
      <w:r w:rsidR="0029329A">
        <w:rPr>
          <w:lang w:val="da-DK"/>
        </w:rPr>
        <w:t xml:space="preserve">I don’t think they </w:t>
      </w:r>
      <w:r w:rsidR="0029329A">
        <w:rPr>
          <w:i/>
          <w:iCs/>
          <w:lang w:val="da-DK"/>
        </w:rPr>
        <w:t xml:space="preserve">support </w:t>
      </w:r>
      <w:r w:rsidR="0029329A">
        <w:rPr>
          <w:lang w:val="da-DK"/>
        </w:rPr>
        <w:t xml:space="preserve"> vegetation communities with higher potential ecological value, I think they </w:t>
      </w:r>
      <w:r w:rsidR="0029329A">
        <w:rPr>
          <w:i/>
          <w:iCs/>
          <w:lang w:val="da-DK"/>
        </w:rPr>
        <w:t xml:space="preserve">are </w:t>
      </w:r>
      <w:r w:rsidR="0029329A">
        <w:rPr>
          <w:lang w:val="da-DK"/>
        </w:rPr>
        <w:t>those communities. Since it is mainly the radish that provides the value (the volunteers give no value and there are basically no weeds?).</w:t>
      </w:r>
    </w:p>
  </w:comment>
  <w:comment w:id="44" w:author="Emma Sofia Randahl-Beltran" w:date="2026-04-10T16:01:00Z" w:initials="ER">
    <w:p w14:paraId="5006166B" w14:textId="77777777" w:rsidR="00105CCD" w:rsidRDefault="00105CCD" w:rsidP="00105CCD">
      <w:pPr>
        <w:pStyle w:val="CommentText"/>
      </w:pPr>
      <w:r>
        <w:rPr>
          <w:rStyle w:val="CommentReference"/>
        </w:rPr>
        <w:annotationRef/>
      </w:r>
      <w:r>
        <w:rPr>
          <w:lang w:val="da-DK"/>
        </w:rPr>
        <w:t xml:space="preserve">I guess that is addressed in the next sentence! I would just prefer a different word than </w:t>
      </w:r>
      <w:r>
        <w:rPr>
          <w:i/>
          <w:iCs/>
          <w:lang w:val="da-DK"/>
        </w:rPr>
        <w:t>support</w:t>
      </w:r>
      <w:r>
        <w:rPr>
          <w:lang w:val="da-DK"/>
        </w:rPr>
        <w:t xml:space="preserve"> because to me that implies that the rest of the plant community is also very ”valuable”!</w:t>
      </w:r>
    </w:p>
  </w:comment>
  <w:comment w:id="45" w:author="Emma Sofia Randahl-Beltran" w:date="2026-04-10T15:59:00Z" w:initials="ER">
    <w:p w14:paraId="2A6F45CC" w14:textId="77777777" w:rsidR="003A2FC2" w:rsidRDefault="003A2FC2" w:rsidP="003A2FC2">
      <w:pPr>
        <w:pStyle w:val="CommentText"/>
      </w:pPr>
      <w:r>
        <w:rPr>
          <w:rStyle w:val="CommentReference"/>
        </w:rPr>
        <w:annotationRef/>
      </w:r>
      <w:r>
        <w:rPr>
          <w:lang w:val="da-DK"/>
        </w:rPr>
        <w:t>But is that just because there are so few species in the radish treatments though?</w:t>
      </w:r>
    </w:p>
  </w:comment>
  <w:comment w:id="46" w:author="Emma Sofia Randahl-Beltran" w:date="2026-04-10T16:00:00Z" w:initials="ER">
    <w:p w14:paraId="4D04AF02" w14:textId="77777777" w:rsidR="00D43933" w:rsidRDefault="007C64ED" w:rsidP="00D43933">
      <w:pPr>
        <w:pStyle w:val="CommentText"/>
      </w:pPr>
      <w:r>
        <w:rPr>
          <w:rStyle w:val="CommentReference"/>
        </w:rPr>
        <w:annotationRef/>
      </w:r>
      <w:r w:rsidR="00D43933">
        <w:rPr>
          <w:lang w:val="da-DK"/>
        </w:rPr>
        <w:t>Weed species, or just other-than-volunteer-crop-species?</w:t>
      </w:r>
    </w:p>
  </w:comment>
  <w:comment w:id="47" w:author="Virginia Anne Nichols" w:date="2025-11-26T10:39:00Z" w:initials="VN">
    <w:p w14:paraId="30569D99" w14:textId="77777777" w:rsidR="004E2FCF" w:rsidRDefault="00602609" w:rsidP="004E2FCF">
      <w:pPr>
        <w:pStyle w:val="CommentText"/>
      </w:pPr>
      <w:r>
        <w:rPr>
          <w:rStyle w:val="CommentReference"/>
        </w:rPr>
        <w:annotationRef/>
      </w:r>
      <w:r w:rsidR="004E2FCF">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FC2F20" w15:done="1"/>
  <w15:commentEx w15:paraId="10492547" w15:done="1"/>
  <w15:commentEx w15:paraId="39635EC0" w15:done="1"/>
  <w15:commentEx w15:paraId="581C21ED" w15:done="1"/>
  <w15:commentEx w15:paraId="356E46D7" w15:done="1"/>
  <w15:commentEx w15:paraId="4004A15D" w15:done="1"/>
  <w15:commentEx w15:paraId="09FB3989" w15:done="1"/>
  <w15:commentEx w15:paraId="05570C07" w15:paraIdParent="09FB3989" w15:done="1"/>
  <w15:commentEx w15:paraId="27B0C4DD" w15:done="1"/>
  <w15:commentEx w15:paraId="420317AC" w15:done="1"/>
  <w15:commentEx w15:paraId="160EB70B" w15:done="1"/>
  <w15:commentEx w15:paraId="7A08B22F" w15:done="1"/>
  <w15:commentEx w15:paraId="723EB90E" w15:done="1"/>
  <w15:commentEx w15:paraId="492E0681" w15:done="1"/>
  <w15:commentEx w15:paraId="51EE4185" w15:done="1"/>
  <w15:commentEx w15:paraId="5CD165D7" w15:done="1"/>
  <w15:commentEx w15:paraId="6C81547D" w15:done="1"/>
  <w15:commentEx w15:paraId="7EDC3A9C" w15:done="1"/>
  <w15:commentEx w15:paraId="7076B88D" w15:done="1"/>
  <w15:commentEx w15:paraId="420CEA09" w15:done="1"/>
  <w15:commentEx w15:paraId="417546A0" w15:done="1"/>
  <w15:commentEx w15:paraId="0CA6C244" w15:done="1"/>
  <w15:commentEx w15:paraId="1C3C551E" w15:done="1"/>
  <w15:commentEx w15:paraId="2F1E2A25" w15:done="1"/>
  <w15:commentEx w15:paraId="382FFB2D" w15:done="1"/>
  <w15:commentEx w15:paraId="06B49223" w15:done="1"/>
  <w15:commentEx w15:paraId="7BE84791" w15:done="1"/>
  <w15:commentEx w15:paraId="52D84E30" w15:done="1"/>
  <w15:commentEx w15:paraId="036F5C4C" w15:done="1"/>
  <w15:commentEx w15:paraId="5F2B5914" w15:done="1"/>
  <w15:commentEx w15:paraId="29541623" w15:done="1"/>
  <w15:commentEx w15:paraId="21087D72" w15:done="1"/>
  <w15:commentEx w15:paraId="0BF13229" w15:paraIdParent="21087D72" w15:done="1"/>
  <w15:commentEx w15:paraId="218A92CB" w15:done="1"/>
  <w15:commentEx w15:paraId="4963395A" w15:done="1"/>
  <w15:commentEx w15:paraId="0F25F4AB" w15:done="1"/>
  <w15:commentEx w15:paraId="1AECB499" w15:done="1"/>
  <w15:commentEx w15:paraId="622C750F" w15:done="1"/>
  <w15:commentEx w15:paraId="5006166B" w15:paraIdParent="622C750F" w15:done="1"/>
  <w15:commentEx w15:paraId="2A6F45CC" w15:done="1"/>
  <w15:commentEx w15:paraId="4D04AF02" w15:done="1"/>
  <w15:commentEx w15:paraId="30569D9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37E520" w16cex:dateUtc="2026-03-26T15:06:00Z"/>
  <w16cex:commentExtensible w16cex:durableId="69153587" w16cex:dateUtc="2026-04-07T06:02:00Z"/>
  <w16cex:commentExtensible w16cex:durableId="074FCF77" w16cex:dateUtc="2026-04-07T06:10:00Z"/>
  <w16cex:commentExtensible w16cex:durableId="61783BA5" w16cex:dateUtc="2026-04-10T06:12:00Z"/>
  <w16cex:commentExtensible w16cex:durableId="7114D47A" w16cex:dateUtc="2026-04-10T06:05:00Z"/>
  <w16cex:commentExtensible w16cex:durableId="65EBD060" w16cex:dateUtc="2026-04-07T06:14:00Z"/>
  <w16cex:commentExtensible w16cex:durableId="3B3E7E4D" w16cex:dateUtc="2026-04-07T06:15:00Z"/>
  <w16cex:commentExtensible w16cex:durableId="5E5702E1" w16cex:dateUtc="2026-04-07T06:15:00Z"/>
  <w16cex:commentExtensible w16cex:durableId="56D3A538" w16cex:dateUtc="2026-04-07T06:18:00Z"/>
  <w16cex:commentExtensible w16cex:durableId="38028EB6" w16cex:dateUtc="2026-04-07T06:19:00Z"/>
  <w16cex:commentExtensible w16cex:durableId="5427B16B" w16cex:dateUtc="2026-04-07T06:24:00Z"/>
  <w16cex:commentExtensible w16cex:durableId="5A882327" w16cex:dateUtc="2026-04-07T06:29:00Z"/>
  <w16cex:commentExtensible w16cex:durableId="5217058E" w16cex:dateUtc="2026-04-07T06:29:00Z"/>
  <w16cex:commentExtensible w16cex:durableId="7C300DEF" w16cex:dateUtc="2026-04-07T06:31:00Z"/>
  <w16cex:commentExtensible w16cex:durableId="014FED2C" w16cex:dateUtc="2026-04-07T06:32:00Z"/>
  <w16cex:commentExtensible w16cex:durableId="6591D680" w16cex:dateUtc="2026-03-27T07:59:00Z"/>
  <w16cex:commentExtensible w16cex:durableId="33B89A46" w16cex:dateUtc="2026-01-22T08:16:00Z"/>
  <w16cex:commentExtensible w16cex:durableId="44504F89" w16cex:dateUtc="2026-04-10T06:14:00Z"/>
  <w16cex:commentExtensible w16cex:durableId="51A61641" w16cex:dateUtc="2026-04-10T06:14:00Z"/>
  <w16cex:commentExtensible w16cex:durableId="73AD6B7B" w16cex:dateUtc="2026-04-10T06:19:00Z"/>
  <w16cex:commentExtensible w16cex:durableId="4EFACED6" w16cex:dateUtc="2026-04-10T06:20:00Z"/>
  <w16cex:commentExtensible w16cex:durableId="1E1EFDD0" w16cex:dateUtc="2026-04-10T06:22:00Z"/>
  <w16cex:commentExtensible w16cex:durableId="3D62491E" w16cex:dateUtc="2026-04-10T06:22:00Z"/>
  <w16cex:commentExtensible w16cex:durableId="691FE5B9" w16cex:dateUtc="2026-04-10T06:31:00Z"/>
  <w16cex:commentExtensible w16cex:durableId="3A5ABAC0" w16cex:dateUtc="2026-04-10T06:25:00Z"/>
  <w16cex:commentExtensible w16cex:durableId="63BB283F" w16cex:dateUtc="2026-04-10T06:25:00Z"/>
  <w16cex:commentExtensible w16cex:durableId="5570CB9A" w16cex:dateUtc="2026-04-10T06:27:00Z"/>
  <w16cex:commentExtensible w16cex:durableId="24DE251E" w16cex:dateUtc="2026-04-10T06:27:00Z"/>
  <w16cex:commentExtensible w16cex:durableId="199CBD85" w16cex:dateUtc="2026-04-10T06:29:00Z"/>
  <w16cex:commentExtensible w16cex:durableId="773C8C6D" w16cex:dateUtc="2026-04-10T06:30:00Z"/>
  <w16cex:commentExtensible w16cex:durableId="611B49D8" w16cex:dateUtc="2026-04-10T13:31:00Z"/>
  <w16cex:commentExtensible w16cex:durableId="018DE36A" w16cex:dateUtc="2026-04-10T13:32:00Z"/>
  <w16cex:commentExtensible w16cex:durableId="53A58B1E" w16cex:dateUtc="2026-04-28T09:48:00Z"/>
  <w16cex:commentExtensible w16cex:durableId="4A88235E" w16cex:dateUtc="2026-04-10T13:35:00Z"/>
  <w16cex:commentExtensible w16cex:durableId="5807418B" w16cex:dateUtc="2026-04-10T13:47:00Z"/>
  <w16cex:commentExtensible w16cex:durableId="1F629859" w16cex:dateUtc="2026-04-10T13:51:00Z"/>
  <w16cex:commentExtensible w16cex:durableId="451112B5" w16cex:dateUtc="2026-04-10T13:36:00Z"/>
  <w16cex:commentExtensible w16cex:durableId="4C7B5EC2" w16cex:dateUtc="2026-04-10T13:56:00Z"/>
  <w16cex:commentExtensible w16cex:durableId="4DC53919" w16cex:dateUtc="2026-04-10T14:01:00Z"/>
  <w16cex:commentExtensible w16cex:durableId="54B57A14" w16cex:dateUtc="2026-04-10T13:59:00Z"/>
  <w16cex:commentExtensible w16cex:durableId="04362B53" w16cex:dateUtc="2026-04-10T14:00: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FC2F20" w16cid:durableId="3837E520"/>
  <w16cid:commentId w16cid:paraId="10492547" w16cid:durableId="69153587"/>
  <w16cid:commentId w16cid:paraId="39635EC0" w16cid:durableId="074FCF77"/>
  <w16cid:commentId w16cid:paraId="581C21ED" w16cid:durableId="61783BA5"/>
  <w16cid:commentId w16cid:paraId="356E46D7" w16cid:durableId="7114D47A"/>
  <w16cid:commentId w16cid:paraId="4004A15D" w16cid:durableId="65EBD060"/>
  <w16cid:commentId w16cid:paraId="09FB3989" w16cid:durableId="3B3E7E4D"/>
  <w16cid:commentId w16cid:paraId="05570C07" w16cid:durableId="5E5702E1"/>
  <w16cid:commentId w16cid:paraId="27B0C4DD" w16cid:durableId="56D3A538"/>
  <w16cid:commentId w16cid:paraId="420317AC" w16cid:durableId="38028EB6"/>
  <w16cid:commentId w16cid:paraId="160EB70B" w16cid:durableId="5427B16B"/>
  <w16cid:commentId w16cid:paraId="7A08B22F" w16cid:durableId="5A882327"/>
  <w16cid:commentId w16cid:paraId="723EB90E" w16cid:durableId="5217058E"/>
  <w16cid:commentId w16cid:paraId="492E0681" w16cid:durableId="7C300DEF"/>
  <w16cid:commentId w16cid:paraId="51EE4185" w16cid:durableId="014FED2C"/>
  <w16cid:commentId w16cid:paraId="5CD165D7" w16cid:durableId="6591D680"/>
  <w16cid:commentId w16cid:paraId="6C81547D" w16cid:durableId="33B89A46"/>
  <w16cid:commentId w16cid:paraId="7EDC3A9C" w16cid:durableId="44504F89"/>
  <w16cid:commentId w16cid:paraId="7076B88D" w16cid:durableId="51A61641"/>
  <w16cid:commentId w16cid:paraId="420CEA09" w16cid:durableId="73AD6B7B"/>
  <w16cid:commentId w16cid:paraId="417546A0" w16cid:durableId="4EFACED6"/>
  <w16cid:commentId w16cid:paraId="0CA6C244" w16cid:durableId="1E1EFDD0"/>
  <w16cid:commentId w16cid:paraId="1C3C551E" w16cid:durableId="3D62491E"/>
  <w16cid:commentId w16cid:paraId="2F1E2A25" w16cid:durableId="691FE5B9"/>
  <w16cid:commentId w16cid:paraId="382FFB2D" w16cid:durableId="3A5ABAC0"/>
  <w16cid:commentId w16cid:paraId="06B49223" w16cid:durableId="63BB283F"/>
  <w16cid:commentId w16cid:paraId="7BE84791" w16cid:durableId="5570CB9A"/>
  <w16cid:commentId w16cid:paraId="52D84E30" w16cid:durableId="24DE251E"/>
  <w16cid:commentId w16cid:paraId="036F5C4C" w16cid:durableId="199CBD85"/>
  <w16cid:commentId w16cid:paraId="5F2B5914" w16cid:durableId="773C8C6D"/>
  <w16cid:commentId w16cid:paraId="29541623" w16cid:durableId="611B49D8"/>
  <w16cid:commentId w16cid:paraId="21087D72" w16cid:durableId="018DE36A"/>
  <w16cid:commentId w16cid:paraId="0BF13229" w16cid:durableId="53A58B1E"/>
  <w16cid:commentId w16cid:paraId="218A92CB" w16cid:durableId="4A88235E"/>
  <w16cid:commentId w16cid:paraId="4963395A" w16cid:durableId="5807418B"/>
  <w16cid:commentId w16cid:paraId="0F25F4AB" w16cid:durableId="1F629859"/>
  <w16cid:commentId w16cid:paraId="1AECB499" w16cid:durableId="451112B5"/>
  <w16cid:commentId w16cid:paraId="622C750F" w16cid:durableId="4C7B5EC2"/>
  <w16cid:commentId w16cid:paraId="5006166B" w16cid:durableId="4DC53919"/>
  <w16cid:commentId w16cid:paraId="2A6F45CC" w16cid:durableId="54B57A14"/>
  <w16cid:commentId w16cid:paraId="4D04AF02" w16cid:durableId="04362B53"/>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D0E28" w14:textId="77777777" w:rsidR="00991743" w:rsidRDefault="00991743">
      <w:r>
        <w:separator/>
      </w:r>
    </w:p>
  </w:endnote>
  <w:endnote w:type="continuationSeparator" w:id="0">
    <w:p w14:paraId="0E2E3C84" w14:textId="77777777" w:rsidR="00991743" w:rsidRDefault="00991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3706D" w14:textId="77777777" w:rsidR="00991743" w:rsidRDefault="00991743">
      <w:r>
        <w:separator/>
      </w:r>
    </w:p>
  </w:footnote>
  <w:footnote w:type="continuationSeparator" w:id="0">
    <w:p w14:paraId="0D1FB72C" w14:textId="77777777" w:rsidR="00991743" w:rsidRDefault="00991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Emma Sofia Randahl-Beltran">
    <w15:presenceInfo w15:providerId="AD" w15:userId="S::au784673@uni.au.dk::5e9799e3-8a51-4391-9f2c-dedcd39b5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2E2"/>
    <w:rsid w:val="00002830"/>
    <w:rsid w:val="000043B8"/>
    <w:rsid w:val="00004D3E"/>
    <w:rsid w:val="0000618C"/>
    <w:rsid w:val="000103DD"/>
    <w:rsid w:val="0001054F"/>
    <w:rsid w:val="00017265"/>
    <w:rsid w:val="00022B75"/>
    <w:rsid w:val="000238C4"/>
    <w:rsid w:val="00025376"/>
    <w:rsid w:val="000305A5"/>
    <w:rsid w:val="00030C38"/>
    <w:rsid w:val="00030F1C"/>
    <w:rsid w:val="00033458"/>
    <w:rsid w:val="00033FDA"/>
    <w:rsid w:val="000347C5"/>
    <w:rsid w:val="00040339"/>
    <w:rsid w:val="00041F28"/>
    <w:rsid w:val="00045088"/>
    <w:rsid w:val="000508B5"/>
    <w:rsid w:val="00050CDF"/>
    <w:rsid w:val="00055C8C"/>
    <w:rsid w:val="00057203"/>
    <w:rsid w:val="00062BFA"/>
    <w:rsid w:val="00063C63"/>
    <w:rsid w:val="000701DF"/>
    <w:rsid w:val="00070468"/>
    <w:rsid w:val="00075466"/>
    <w:rsid w:val="00083D1C"/>
    <w:rsid w:val="00091299"/>
    <w:rsid w:val="00092530"/>
    <w:rsid w:val="000A074B"/>
    <w:rsid w:val="000A78B8"/>
    <w:rsid w:val="000B0944"/>
    <w:rsid w:val="000B21E9"/>
    <w:rsid w:val="000B2786"/>
    <w:rsid w:val="000B4E24"/>
    <w:rsid w:val="000B6D43"/>
    <w:rsid w:val="000B7E46"/>
    <w:rsid w:val="000C25A5"/>
    <w:rsid w:val="000D5177"/>
    <w:rsid w:val="000E0ED3"/>
    <w:rsid w:val="000E7436"/>
    <w:rsid w:val="000F7586"/>
    <w:rsid w:val="00101B88"/>
    <w:rsid w:val="0010253F"/>
    <w:rsid w:val="00105CCD"/>
    <w:rsid w:val="00111917"/>
    <w:rsid w:val="001151AB"/>
    <w:rsid w:val="0012160D"/>
    <w:rsid w:val="00121AD9"/>
    <w:rsid w:val="00123F93"/>
    <w:rsid w:val="0012446A"/>
    <w:rsid w:val="00125166"/>
    <w:rsid w:val="00126F2F"/>
    <w:rsid w:val="00133612"/>
    <w:rsid w:val="0014451B"/>
    <w:rsid w:val="0014626F"/>
    <w:rsid w:val="001479F9"/>
    <w:rsid w:val="00150FA9"/>
    <w:rsid w:val="00156D97"/>
    <w:rsid w:val="0016527C"/>
    <w:rsid w:val="00170EC0"/>
    <w:rsid w:val="00171504"/>
    <w:rsid w:val="00195BF8"/>
    <w:rsid w:val="00197824"/>
    <w:rsid w:val="00197E44"/>
    <w:rsid w:val="001A00CE"/>
    <w:rsid w:val="001A1339"/>
    <w:rsid w:val="001A1A26"/>
    <w:rsid w:val="001A2BE0"/>
    <w:rsid w:val="001A455C"/>
    <w:rsid w:val="001B0163"/>
    <w:rsid w:val="001B280D"/>
    <w:rsid w:val="001B5010"/>
    <w:rsid w:val="001C0F78"/>
    <w:rsid w:val="001C2FB2"/>
    <w:rsid w:val="001C52EB"/>
    <w:rsid w:val="001C7E86"/>
    <w:rsid w:val="001C7F6C"/>
    <w:rsid w:val="001D3CD3"/>
    <w:rsid w:val="001D4C76"/>
    <w:rsid w:val="001E79BC"/>
    <w:rsid w:val="001F07F6"/>
    <w:rsid w:val="001F0BD1"/>
    <w:rsid w:val="002001AC"/>
    <w:rsid w:val="00204786"/>
    <w:rsid w:val="00206215"/>
    <w:rsid w:val="0021086F"/>
    <w:rsid w:val="00216616"/>
    <w:rsid w:val="0022360D"/>
    <w:rsid w:val="002245CF"/>
    <w:rsid w:val="00226AAF"/>
    <w:rsid w:val="002314A6"/>
    <w:rsid w:val="002317FF"/>
    <w:rsid w:val="00231E9B"/>
    <w:rsid w:val="00247F49"/>
    <w:rsid w:val="002505D4"/>
    <w:rsid w:val="0025438D"/>
    <w:rsid w:val="00257317"/>
    <w:rsid w:val="00260E18"/>
    <w:rsid w:val="00274552"/>
    <w:rsid w:val="00276F65"/>
    <w:rsid w:val="002770DF"/>
    <w:rsid w:val="00290366"/>
    <w:rsid w:val="0029329A"/>
    <w:rsid w:val="00297F70"/>
    <w:rsid w:val="002A08AE"/>
    <w:rsid w:val="002A0F74"/>
    <w:rsid w:val="002A4453"/>
    <w:rsid w:val="002A518A"/>
    <w:rsid w:val="002A55FC"/>
    <w:rsid w:val="002A5F86"/>
    <w:rsid w:val="002A6EBF"/>
    <w:rsid w:val="002A7D26"/>
    <w:rsid w:val="002B4C35"/>
    <w:rsid w:val="002B6F1A"/>
    <w:rsid w:val="002B6F7E"/>
    <w:rsid w:val="002C160E"/>
    <w:rsid w:val="002C3A32"/>
    <w:rsid w:val="002C3BDB"/>
    <w:rsid w:val="002C4EAE"/>
    <w:rsid w:val="002D10E5"/>
    <w:rsid w:val="002D5758"/>
    <w:rsid w:val="002D5BD0"/>
    <w:rsid w:val="002E1C6E"/>
    <w:rsid w:val="002E25E6"/>
    <w:rsid w:val="002E4152"/>
    <w:rsid w:val="002E4D53"/>
    <w:rsid w:val="002E7F06"/>
    <w:rsid w:val="002F3039"/>
    <w:rsid w:val="002F485B"/>
    <w:rsid w:val="002F5DE4"/>
    <w:rsid w:val="002F64DC"/>
    <w:rsid w:val="00300184"/>
    <w:rsid w:val="003028C3"/>
    <w:rsid w:val="003038D3"/>
    <w:rsid w:val="0032308D"/>
    <w:rsid w:val="003324BB"/>
    <w:rsid w:val="0033669D"/>
    <w:rsid w:val="0034221E"/>
    <w:rsid w:val="00342F5B"/>
    <w:rsid w:val="003479FB"/>
    <w:rsid w:val="00381089"/>
    <w:rsid w:val="0038548F"/>
    <w:rsid w:val="003A1B51"/>
    <w:rsid w:val="003A1BF7"/>
    <w:rsid w:val="003A2FC2"/>
    <w:rsid w:val="003B1029"/>
    <w:rsid w:val="003B122A"/>
    <w:rsid w:val="003C0D24"/>
    <w:rsid w:val="003C4420"/>
    <w:rsid w:val="003C5483"/>
    <w:rsid w:val="003C7F19"/>
    <w:rsid w:val="003D3B6E"/>
    <w:rsid w:val="003E7454"/>
    <w:rsid w:val="003E7CBF"/>
    <w:rsid w:val="00402490"/>
    <w:rsid w:val="0040336B"/>
    <w:rsid w:val="00406592"/>
    <w:rsid w:val="00420BFE"/>
    <w:rsid w:val="00423AE6"/>
    <w:rsid w:val="004246D5"/>
    <w:rsid w:val="004346DF"/>
    <w:rsid w:val="00434E4D"/>
    <w:rsid w:val="00434EDD"/>
    <w:rsid w:val="00436E4A"/>
    <w:rsid w:val="00452AA0"/>
    <w:rsid w:val="004564AC"/>
    <w:rsid w:val="00462BFF"/>
    <w:rsid w:val="004639D1"/>
    <w:rsid w:val="0046703B"/>
    <w:rsid w:val="004737BF"/>
    <w:rsid w:val="0047780D"/>
    <w:rsid w:val="00484C33"/>
    <w:rsid w:val="00494819"/>
    <w:rsid w:val="00496DB9"/>
    <w:rsid w:val="004A247E"/>
    <w:rsid w:val="004A3F82"/>
    <w:rsid w:val="004B32D1"/>
    <w:rsid w:val="004C06F7"/>
    <w:rsid w:val="004C0D61"/>
    <w:rsid w:val="004C4425"/>
    <w:rsid w:val="004E1E8C"/>
    <w:rsid w:val="004E29C7"/>
    <w:rsid w:val="004E2FCF"/>
    <w:rsid w:val="004E7F25"/>
    <w:rsid w:val="004F07A5"/>
    <w:rsid w:val="004F3DC3"/>
    <w:rsid w:val="004F47C3"/>
    <w:rsid w:val="004F6590"/>
    <w:rsid w:val="004F68BD"/>
    <w:rsid w:val="00504D16"/>
    <w:rsid w:val="00506067"/>
    <w:rsid w:val="005070A2"/>
    <w:rsid w:val="00513033"/>
    <w:rsid w:val="00523DF1"/>
    <w:rsid w:val="0053182E"/>
    <w:rsid w:val="00532D1E"/>
    <w:rsid w:val="00541BA9"/>
    <w:rsid w:val="00542AB7"/>
    <w:rsid w:val="00542FF3"/>
    <w:rsid w:val="0054576C"/>
    <w:rsid w:val="0054664B"/>
    <w:rsid w:val="0055088F"/>
    <w:rsid w:val="005515FA"/>
    <w:rsid w:val="00553D8F"/>
    <w:rsid w:val="00556DE2"/>
    <w:rsid w:val="005579A3"/>
    <w:rsid w:val="00561BED"/>
    <w:rsid w:val="00561C21"/>
    <w:rsid w:val="00563083"/>
    <w:rsid w:val="005642B7"/>
    <w:rsid w:val="00571F26"/>
    <w:rsid w:val="00572988"/>
    <w:rsid w:val="00582664"/>
    <w:rsid w:val="00583A92"/>
    <w:rsid w:val="00593698"/>
    <w:rsid w:val="00593AFB"/>
    <w:rsid w:val="00593E72"/>
    <w:rsid w:val="0059549C"/>
    <w:rsid w:val="005A4CB9"/>
    <w:rsid w:val="005A746C"/>
    <w:rsid w:val="005B40AA"/>
    <w:rsid w:val="005B5D33"/>
    <w:rsid w:val="005B774F"/>
    <w:rsid w:val="005C0BB4"/>
    <w:rsid w:val="005C27E0"/>
    <w:rsid w:val="005C3B4B"/>
    <w:rsid w:val="005D5FF2"/>
    <w:rsid w:val="005D7C28"/>
    <w:rsid w:val="005E12EA"/>
    <w:rsid w:val="005E150B"/>
    <w:rsid w:val="005E5E7E"/>
    <w:rsid w:val="005F1FF2"/>
    <w:rsid w:val="005F4DAC"/>
    <w:rsid w:val="00602609"/>
    <w:rsid w:val="0060270F"/>
    <w:rsid w:val="00602B25"/>
    <w:rsid w:val="00604776"/>
    <w:rsid w:val="006067D9"/>
    <w:rsid w:val="00611EAF"/>
    <w:rsid w:val="00614437"/>
    <w:rsid w:val="00620B5C"/>
    <w:rsid w:val="00623603"/>
    <w:rsid w:val="006263B4"/>
    <w:rsid w:val="0062645F"/>
    <w:rsid w:val="00642F45"/>
    <w:rsid w:val="00645D68"/>
    <w:rsid w:val="00646AD5"/>
    <w:rsid w:val="00647DEF"/>
    <w:rsid w:val="0066480E"/>
    <w:rsid w:val="006774E5"/>
    <w:rsid w:val="006804BA"/>
    <w:rsid w:val="00680EF7"/>
    <w:rsid w:val="0068278D"/>
    <w:rsid w:val="00686048"/>
    <w:rsid w:val="006868D5"/>
    <w:rsid w:val="006A110F"/>
    <w:rsid w:val="006A4060"/>
    <w:rsid w:val="006B1467"/>
    <w:rsid w:val="006B4AC3"/>
    <w:rsid w:val="006B61B6"/>
    <w:rsid w:val="006B6B39"/>
    <w:rsid w:val="006B785A"/>
    <w:rsid w:val="006C04E3"/>
    <w:rsid w:val="006C0AA5"/>
    <w:rsid w:val="006C1A95"/>
    <w:rsid w:val="006C3DC0"/>
    <w:rsid w:val="006D5A73"/>
    <w:rsid w:val="006E0711"/>
    <w:rsid w:val="006E0E49"/>
    <w:rsid w:val="006E36A2"/>
    <w:rsid w:val="006E6121"/>
    <w:rsid w:val="006F15B8"/>
    <w:rsid w:val="006F2D77"/>
    <w:rsid w:val="006F3CE0"/>
    <w:rsid w:val="006F4E10"/>
    <w:rsid w:val="006F54D7"/>
    <w:rsid w:val="00700ACD"/>
    <w:rsid w:val="007010D9"/>
    <w:rsid w:val="00704184"/>
    <w:rsid w:val="00706329"/>
    <w:rsid w:val="00707657"/>
    <w:rsid w:val="00712B50"/>
    <w:rsid w:val="0071502D"/>
    <w:rsid w:val="00715DB1"/>
    <w:rsid w:val="00717BE6"/>
    <w:rsid w:val="00722903"/>
    <w:rsid w:val="00733FC7"/>
    <w:rsid w:val="007348E9"/>
    <w:rsid w:val="00737D7A"/>
    <w:rsid w:val="0074488E"/>
    <w:rsid w:val="007604BF"/>
    <w:rsid w:val="00763F20"/>
    <w:rsid w:val="00765D21"/>
    <w:rsid w:val="00770D8A"/>
    <w:rsid w:val="00774D16"/>
    <w:rsid w:val="0077527A"/>
    <w:rsid w:val="00776C96"/>
    <w:rsid w:val="00781333"/>
    <w:rsid w:val="0078154B"/>
    <w:rsid w:val="00782F03"/>
    <w:rsid w:val="00785EAA"/>
    <w:rsid w:val="007974E5"/>
    <w:rsid w:val="007977B7"/>
    <w:rsid w:val="007A00AB"/>
    <w:rsid w:val="007A1907"/>
    <w:rsid w:val="007A2BF0"/>
    <w:rsid w:val="007A4225"/>
    <w:rsid w:val="007A49E4"/>
    <w:rsid w:val="007B00DA"/>
    <w:rsid w:val="007B2BE5"/>
    <w:rsid w:val="007C0649"/>
    <w:rsid w:val="007C2B45"/>
    <w:rsid w:val="007C4DFF"/>
    <w:rsid w:val="007C64ED"/>
    <w:rsid w:val="007D24BE"/>
    <w:rsid w:val="007E05A9"/>
    <w:rsid w:val="007E73A6"/>
    <w:rsid w:val="00802EF3"/>
    <w:rsid w:val="00806BB5"/>
    <w:rsid w:val="00806D32"/>
    <w:rsid w:val="008141BB"/>
    <w:rsid w:val="008302FF"/>
    <w:rsid w:val="00840816"/>
    <w:rsid w:val="00842881"/>
    <w:rsid w:val="00842BAE"/>
    <w:rsid w:val="008457D3"/>
    <w:rsid w:val="00856721"/>
    <w:rsid w:val="00864051"/>
    <w:rsid w:val="00864F7A"/>
    <w:rsid w:val="0086566B"/>
    <w:rsid w:val="0086596F"/>
    <w:rsid w:val="00876749"/>
    <w:rsid w:val="008845F0"/>
    <w:rsid w:val="008877EC"/>
    <w:rsid w:val="00890183"/>
    <w:rsid w:val="0089183E"/>
    <w:rsid w:val="008935F3"/>
    <w:rsid w:val="00897714"/>
    <w:rsid w:val="008A45D0"/>
    <w:rsid w:val="008A6D63"/>
    <w:rsid w:val="008A7792"/>
    <w:rsid w:val="008B07A4"/>
    <w:rsid w:val="008C1C95"/>
    <w:rsid w:val="008D2724"/>
    <w:rsid w:val="008D32E3"/>
    <w:rsid w:val="008D3E81"/>
    <w:rsid w:val="008D70A4"/>
    <w:rsid w:val="008E0AD1"/>
    <w:rsid w:val="00900493"/>
    <w:rsid w:val="00901263"/>
    <w:rsid w:val="00903C83"/>
    <w:rsid w:val="00911BFB"/>
    <w:rsid w:val="009133AC"/>
    <w:rsid w:val="009217F6"/>
    <w:rsid w:val="0092460A"/>
    <w:rsid w:val="00925DAA"/>
    <w:rsid w:val="009418D4"/>
    <w:rsid w:val="00942DBD"/>
    <w:rsid w:val="009432A7"/>
    <w:rsid w:val="00943C91"/>
    <w:rsid w:val="00950EEA"/>
    <w:rsid w:val="00953C94"/>
    <w:rsid w:val="00955506"/>
    <w:rsid w:val="00962AFD"/>
    <w:rsid w:val="00967593"/>
    <w:rsid w:val="0098059C"/>
    <w:rsid w:val="0098114B"/>
    <w:rsid w:val="009915C2"/>
    <w:rsid w:val="00991743"/>
    <w:rsid w:val="00995E96"/>
    <w:rsid w:val="00997243"/>
    <w:rsid w:val="009A203A"/>
    <w:rsid w:val="009A35F5"/>
    <w:rsid w:val="009A3A5B"/>
    <w:rsid w:val="009A55B2"/>
    <w:rsid w:val="009A7EA2"/>
    <w:rsid w:val="009B158E"/>
    <w:rsid w:val="009B1DCF"/>
    <w:rsid w:val="009B6949"/>
    <w:rsid w:val="009C058A"/>
    <w:rsid w:val="009C1E41"/>
    <w:rsid w:val="009D06A0"/>
    <w:rsid w:val="009D2D8D"/>
    <w:rsid w:val="009D7861"/>
    <w:rsid w:val="009E2B46"/>
    <w:rsid w:val="009E4F40"/>
    <w:rsid w:val="009E6CDC"/>
    <w:rsid w:val="009F76B3"/>
    <w:rsid w:val="00A01C46"/>
    <w:rsid w:val="00A04631"/>
    <w:rsid w:val="00A142CB"/>
    <w:rsid w:val="00A20044"/>
    <w:rsid w:val="00A20B07"/>
    <w:rsid w:val="00A240D9"/>
    <w:rsid w:val="00A249FA"/>
    <w:rsid w:val="00A31C4F"/>
    <w:rsid w:val="00A3505F"/>
    <w:rsid w:val="00A4062D"/>
    <w:rsid w:val="00A41B89"/>
    <w:rsid w:val="00A41D40"/>
    <w:rsid w:val="00A43FCF"/>
    <w:rsid w:val="00A453E4"/>
    <w:rsid w:val="00A52678"/>
    <w:rsid w:val="00A62539"/>
    <w:rsid w:val="00A71CA9"/>
    <w:rsid w:val="00A75203"/>
    <w:rsid w:val="00A80E50"/>
    <w:rsid w:val="00A81ACF"/>
    <w:rsid w:val="00A82D15"/>
    <w:rsid w:val="00A83B4F"/>
    <w:rsid w:val="00A83EB3"/>
    <w:rsid w:val="00A8682B"/>
    <w:rsid w:val="00A90095"/>
    <w:rsid w:val="00A935FC"/>
    <w:rsid w:val="00A9790A"/>
    <w:rsid w:val="00AA1DBC"/>
    <w:rsid w:val="00AA2DBB"/>
    <w:rsid w:val="00AA7374"/>
    <w:rsid w:val="00AB5A4F"/>
    <w:rsid w:val="00AC0E09"/>
    <w:rsid w:val="00AC10C6"/>
    <w:rsid w:val="00AC574D"/>
    <w:rsid w:val="00AC6691"/>
    <w:rsid w:val="00AC6F8E"/>
    <w:rsid w:val="00AD04C7"/>
    <w:rsid w:val="00AD6F9E"/>
    <w:rsid w:val="00AE1EFC"/>
    <w:rsid w:val="00AE2C54"/>
    <w:rsid w:val="00AE3AE5"/>
    <w:rsid w:val="00AE6687"/>
    <w:rsid w:val="00AF0363"/>
    <w:rsid w:val="00AF348D"/>
    <w:rsid w:val="00AF5044"/>
    <w:rsid w:val="00B030BA"/>
    <w:rsid w:val="00B168D9"/>
    <w:rsid w:val="00B20190"/>
    <w:rsid w:val="00B2115D"/>
    <w:rsid w:val="00B2592A"/>
    <w:rsid w:val="00B27B76"/>
    <w:rsid w:val="00B3112B"/>
    <w:rsid w:val="00B409A1"/>
    <w:rsid w:val="00B4141B"/>
    <w:rsid w:val="00B442F7"/>
    <w:rsid w:val="00B444A3"/>
    <w:rsid w:val="00B461AB"/>
    <w:rsid w:val="00B54510"/>
    <w:rsid w:val="00B559CC"/>
    <w:rsid w:val="00B65967"/>
    <w:rsid w:val="00B65B7A"/>
    <w:rsid w:val="00B76139"/>
    <w:rsid w:val="00B83835"/>
    <w:rsid w:val="00B838FC"/>
    <w:rsid w:val="00B84F20"/>
    <w:rsid w:val="00B949C8"/>
    <w:rsid w:val="00BA7F3D"/>
    <w:rsid w:val="00BB112E"/>
    <w:rsid w:val="00BB220E"/>
    <w:rsid w:val="00BB2262"/>
    <w:rsid w:val="00BB7322"/>
    <w:rsid w:val="00BB7C9B"/>
    <w:rsid w:val="00BC2028"/>
    <w:rsid w:val="00BC6842"/>
    <w:rsid w:val="00BC7DE8"/>
    <w:rsid w:val="00BD0B68"/>
    <w:rsid w:val="00BD2394"/>
    <w:rsid w:val="00BD5966"/>
    <w:rsid w:val="00BE5883"/>
    <w:rsid w:val="00BF3618"/>
    <w:rsid w:val="00C02A85"/>
    <w:rsid w:val="00C04813"/>
    <w:rsid w:val="00C10FAD"/>
    <w:rsid w:val="00C1138B"/>
    <w:rsid w:val="00C13EAE"/>
    <w:rsid w:val="00C16073"/>
    <w:rsid w:val="00C20C1A"/>
    <w:rsid w:val="00C23509"/>
    <w:rsid w:val="00C33AD4"/>
    <w:rsid w:val="00C35B15"/>
    <w:rsid w:val="00C37AD5"/>
    <w:rsid w:val="00C459D5"/>
    <w:rsid w:val="00C651C3"/>
    <w:rsid w:val="00C70707"/>
    <w:rsid w:val="00C75545"/>
    <w:rsid w:val="00C75709"/>
    <w:rsid w:val="00C817D7"/>
    <w:rsid w:val="00C874A3"/>
    <w:rsid w:val="00C91C94"/>
    <w:rsid w:val="00CA1D8C"/>
    <w:rsid w:val="00CA273C"/>
    <w:rsid w:val="00CA2FBE"/>
    <w:rsid w:val="00CA5C1E"/>
    <w:rsid w:val="00CB1BFB"/>
    <w:rsid w:val="00CC097D"/>
    <w:rsid w:val="00CC0DC2"/>
    <w:rsid w:val="00CC1AAD"/>
    <w:rsid w:val="00CC4281"/>
    <w:rsid w:val="00CC4F03"/>
    <w:rsid w:val="00CC5D66"/>
    <w:rsid w:val="00CC6C30"/>
    <w:rsid w:val="00CD19F2"/>
    <w:rsid w:val="00CD7E08"/>
    <w:rsid w:val="00CE05BB"/>
    <w:rsid w:val="00CE4B26"/>
    <w:rsid w:val="00CF198B"/>
    <w:rsid w:val="00CF1E52"/>
    <w:rsid w:val="00CF32A9"/>
    <w:rsid w:val="00CF6ABE"/>
    <w:rsid w:val="00CF6D65"/>
    <w:rsid w:val="00D00598"/>
    <w:rsid w:val="00D00706"/>
    <w:rsid w:val="00D066A5"/>
    <w:rsid w:val="00D12203"/>
    <w:rsid w:val="00D208C5"/>
    <w:rsid w:val="00D215C3"/>
    <w:rsid w:val="00D215DB"/>
    <w:rsid w:val="00D276E3"/>
    <w:rsid w:val="00D34E34"/>
    <w:rsid w:val="00D37FA3"/>
    <w:rsid w:val="00D43933"/>
    <w:rsid w:val="00D4587A"/>
    <w:rsid w:val="00D5253E"/>
    <w:rsid w:val="00D52562"/>
    <w:rsid w:val="00D56F4F"/>
    <w:rsid w:val="00D60536"/>
    <w:rsid w:val="00D659C1"/>
    <w:rsid w:val="00D86704"/>
    <w:rsid w:val="00D87780"/>
    <w:rsid w:val="00D92540"/>
    <w:rsid w:val="00D94220"/>
    <w:rsid w:val="00D96229"/>
    <w:rsid w:val="00DA275B"/>
    <w:rsid w:val="00DA3E7B"/>
    <w:rsid w:val="00DA570F"/>
    <w:rsid w:val="00DB07CC"/>
    <w:rsid w:val="00DB3916"/>
    <w:rsid w:val="00DC0149"/>
    <w:rsid w:val="00DC0967"/>
    <w:rsid w:val="00DC3511"/>
    <w:rsid w:val="00DC3E09"/>
    <w:rsid w:val="00DC6B6A"/>
    <w:rsid w:val="00DC7880"/>
    <w:rsid w:val="00DD04CB"/>
    <w:rsid w:val="00DD770E"/>
    <w:rsid w:val="00DE11A5"/>
    <w:rsid w:val="00DE3417"/>
    <w:rsid w:val="00DE4D97"/>
    <w:rsid w:val="00DF07E9"/>
    <w:rsid w:val="00E0386A"/>
    <w:rsid w:val="00E04EB0"/>
    <w:rsid w:val="00E1105E"/>
    <w:rsid w:val="00E11F92"/>
    <w:rsid w:val="00E1366F"/>
    <w:rsid w:val="00E16D67"/>
    <w:rsid w:val="00E20D20"/>
    <w:rsid w:val="00E20EEF"/>
    <w:rsid w:val="00E336FE"/>
    <w:rsid w:val="00E33D15"/>
    <w:rsid w:val="00E35659"/>
    <w:rsid w:val="00E41219"/>
    <w:rsid w:val="00E42022"/>
    <w:rsid w:val="00E458E4"/>
    <w:rsid w:val="00E45AC5"/>
    <w:rsid w:val="00E50039"/>
    <w:rsid w:val="00E50922"/>
    <w:rsid w:val="00E64C10"/>
    <w:rsid w:val="00E67272"/>
    <w:rsid w:val="00E744AB"/>
    <w:rsid w:val="00E75CD1"/>
    <w:rsid w:val="00E77106"/>
    <w:rsid w:val="00E83610"/>
    <w:rsid w:val="00E84791"/>
    <w:rsid w:val="00E93102"/>
    <w:rsid w:val="00E9789B"/>
    <w:rsid w:val="00EA2B5E"/>
    <w:rsid w:val="00EA5B2A"/>
    <w:rsid w:val="00EA65A3"/>
    <w:rsid w:val="00EC5CCC"/>
    <w:rsid w:val="00EC751B"/>
    <w:rsid w:val="00ED00E5"/>
    <w:rsid w:val="00EE1254"/>
    <w:rsid w:val="00EE52D6"/>
    <w:rsid w:val="00EF09B0"/>
    <w:rsid w:val="00EF288A"/>
    <w:rsid w:val="00EF3506"/>
    <w:rsid w:val="00EF62F9"/>
    <w:rsid w:val="00EF786B"/>
    <w:rsid w:val="00F032FD"/>
    <w:rsid w:val="00F07C2C"/>
    <w:rsid w:val="00F26976"/>
    <w:rsid w:val="00F34EA9"/>
    <w:rsid w:val="00F35751"/>
    <w:rsid w:val="00F36B54"/>
    <w:rsid w:val="00F371C1"/>
    <w:rsid w:val="00F41E5B"/>
    <w:rsid w:val="00F4447D"/>
    <w:rsid w:val="00F508EF"/>
    <w:rsid w:val="00F51540"/>
    <w:rsid w:val="00F61077"/>
    <w:rsid w:val="00F667EB"/>
    <w:rsid w:val="00F668A9"/>
    <w:rsid w:val="00F87470"/>
    <w:rsid w:val="00F90BE9"/>
    <w:rsid w:val="00F949F1"/>
    <w:rsid w:val="00F960D0"/>
    <w:rsid w:val="00FA1677"/>
    <w:rsid w:val="00FA499F"/>
    <w:rsid w:val="00FB0203"/>
    <w:rsid w:val="00FC4A41"/>
    <w:rsid w:val="00FD05FC"/>
    <w:rsid w:val="00FD249C"/>
    <w:rsid w:val="00FD373D"/>
    <w:rsid w:val="00FD5287"/>
    <w:rsid w:val="00FD6C6D"/>
    <w:rsid w:val="00FD74C7"/>
    <w:rsid w:val="00FE32A7"/>
    <w:rsid w:val="00FE707C"/>
    <w:rsid w:val="00FF06AB"/>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21</TotalTime>
  <Pages>37</Pages>
  <Words>36606</Words>
  <Characters>223302</Characters>
  <Application>Microsoft Office Word</Application>
  <DocSecurity>0</DocSecurity>
  <Lines>1860</Lines>
  <Paragraphs>518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259390</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75</cp:revision>
  <cp:lastPrinted>2026-03-26T16:02:00Z</cp:lastPrinted>
  <dcterms:created xsi:type="dcterms:W3CDTF">2026-03-25T13:13:00Z</dcterms:created>
  <dcterms:modified xsi:type="dcterms:W3CDTF">2026-04-28T10:04:00Z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id="LEURjD00"/&gt;&lt;style id="http://www.zotero.org/styles/apa" locale="en-US" hasBibliography="1" bibliographyStyleHasBeenSet="1"/&gt;&lt;prefs&gt;&lt;pref name="fieldType" value="Field"/&gt;&lt;/prefs&gt;&lt;/data&gt;</vt:lpwstr>
  </property>
</Properties>
</file>