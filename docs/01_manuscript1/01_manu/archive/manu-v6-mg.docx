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4E0D73B4" w:rsidR="00782F03" w:rsidRPr="00B730C3" w:rsidRDefault="000E7436" w:rsidP="00782F03">
      <w:pPr>
        <w:autoSpaceDE w:val="0"/>
        <w:autoSpaceDN w:val="0"/>
        <w:adjustRightInd w:val="0"/>
        <w:jc w:val="center"/>
        <w:rPr>
          <w:rFonts w:ascii="Calibri" w:hAnsi="Calibri" w:cs="Calibri"/>
          <w:b/>
          <w:bCs/>
          <w:lang w:val="fr-CA"/>
        </w:rPr>
      </w:pPr>
      <w:bookmarkStart w:id="0" w:name="_Hlk35338779"/>
      <w:commentRangeStart w:id="1"/>
      <w:r>
        <w:rPr>
          <w:rFonts w:ascii="Calibri" w:hAnsi="Calibri" w:cs="Calibri"/>
          <w:b/>
          <w:bCs/>
          <w:lang w:val="en-US"/>
        </w:rPr>
        <w:t xml:space="preserve">Using </w:t>
      </w:r>
      <w:r w:rsidR="00782F03">
        <w:rPr>
          <w:rFonts w:ascii="Calibri" w:hAnsi="Calibri" w:cs="Calibri"/>
          <w:b/>
          <w:bCs/>
          <w:lang w:val="en-US"/>
        </w:rPr>
        <w:t>multi</w:t>
      </w:r>
      <w:r>
        <w:rPr>
          <w:rFonts w:ascii="Calibri" w:hAnsi="Calibri" w:cs="Calibri"/>
          <w:b/>
          <w:bCs/>
          <w:lang w:val="en-US"/>
        </w:rPr>
        <w:t xml:space="preserve">ple criteria to evaluate </w:t>
      </w:r>
      <w:r w:rsidR="00782F03">
        <w:rPr>
          <w:rFonts w:ascii="Calibri" w:hAnsi="Calibri" w:cs="Calibri"/>
          <w:b/>
          <w:bCs/>
          <w:lang w:val="en-US"/>
        </w:rPr>
        <w:t xml:space="preserve">fall vegetation </w:t>
      </w:r>
      <w:r>
        <w:rPr>
          <w:rFonts w:ascii="Calibri" w:hAnsi="Calibri" w:cs="Calibri"/>
          <w:b/>
          <w:bCs/>
          <w:lang w:val="en-US"/>
        </w:rPr>
        <w:t xml:space="preserve">highlights tradeoffs in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Pr>
          <w:rFonts w:ascii="Calibri" w:hAnsi="Calibri" w:cs="Calibri"/>
          <w:b/>
          <w:bCs/>
          <w:lang w:val="en-US"/>
        </w:rPr>
        <w:t xml:space="preserve"> systems</w:t>
      </w:r>
      <w:commentRangeEnd w:id="1"/>
      <w:r w:rsidR="00F24527" w:rsidRPr="00B730C3">
        <w:rPr>
          <w:rStyle w:val="CommentReference"/>
          <w:rFonts w:ascii="Calibri" w:hAnsi="Calibri" w:cs="Calibri"/>
          <w:b/>
          <w:bCs/>
          <w:sz w:val="24"/>
          <w:szCs w:val="24"/>
          <w:lang w:val="fr-CA"/>
        </w:rPr>
        <w:commentReference w:id="1"/>
      </w:r>
    </w:p>
    <w:p w14:paraId="4B503908" w14:textId="77777777" w:rsidR="0053182E" w:rsidRPr="00782F03" w:rsidRDefault="0053182E" w:rsidP="00045088">
      <w:pPr>
        <w:spacing w:line="360" w:lineRule="auto"/>
        <w:rPr>
          <w:lang w:val="fr-CA"/>
        </w:rPr>
      </w:pPr>
    </w:p>
    <w:p w14:paraId="5FA8BC59" w14:textId="15684B6C"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Pr="00806BB5">
        <w:rPr>
          <w:b/>
          <w:bCs/>
          <w:lang w:val="fr-CA"/>
        </w:rPr>
        <w:t xml:space="preserve"> 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r w:rsidRPr="00806BB5">
        <w:rPr>
          <w:lang w:val="fr-CA"/>
        </w:rPr>
        <w:t>Correspondence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12"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3D5DF2E4" w14:textId="7630C702" w:rsidR="009432A7" w:rsidRDefault="009432A7" w:rsidP="00045088">
      <w:pPr>
        <w:spacing w:line="360" w:lineRule="auto"/>
        <w:rPr>
          <w:lang w:val="en-US"/>
        </w:rPr>
      </w:pPr>
      <w:r>
        <w:rPr>
          <w:lang w:val="en-US"/>
        </w:rPr>
        <w:t>Emma</w:t>
      </w:r>
    </w:p>
    <w:p w14:paraId="6DD3D143" w14:textId="2BE71097" w:rsidR="009432A7" w:rsidRDefault="009432A7" w:rsidP="00045088">
      <w:pPr>
        <w:spacing w:line="360" w:lineRule="auto"/>
        <w:rPr>
          <w:lang w:val="en-US"/>
        </w:rPr>
      </w:pPr>
      <w:r>
        <w:rPr>
          <w:lang w:val="en-US"/>
        </w:rPr>
        <w:t>Mette</w:t>
      </w:r>
    </w:p>
    <w:p w14:paraId="282E3391" w14:textId="45698E2E" w:rsidR="009432A7" w:rsidRPr="009432A7" w:rsidRDefault="009432A7" w:rsidP="00045088">
      <w:pPr>
        <w:spacing w:line="360" w:lineRule="auto"/>
        <w:rPr>
          <w:lang w:val="en-US"/>
        </w:rPr>
      </w:pPr>
      <w:r>
        <w:rPr>
          <w:lang w:val="en-US"/>
        </w:rPr>
        <w:t>Bo…</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7302D79" w:rsidR="008141BB" w:rsidRPr="00045088" w:rsidRDefault="00D52562" w:rsidP="00045088">
      <w:pPr>
        <w:spacing w:line="360" w:lineRule="auto"/>
      </w:pPr>
      <w:r>
        <w:t>[List n</w:t>
      </w:r>
      <w:r w:rsidR="008141BB" w:rsidRPr="00045088">
        <w:t>ame of funders</w:t>
      </w:r>
      <w:r>
        <w:t xml:space="preserve"> and grant details]</w:t>
      </w:r>
    </w:p>
    <w:p w14:paraId="4131C210" w14:textId="54E40408" w:rsidR="00C23509" w:rsidRPr="00045088" w:rsidRDefault="009432A7" w:rsidP="00045088">
      <w:pPr>
        <w:spacing w:line="360" w:lineRule="auto"/>
      </w:pPr>
      <w:r>
        <w:t>Bo</w:t>
      </w:r>
      <w:r w:rsidR="00BC7DE8">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62B478B5" w14:textId="24C77B27" w:rsidR="00E04EB0" w:rsidRPr="00E04EB0" w:rsidRDefault="007A1907" w:rsidP="00E04EB0">
      <w:pPr>
        <w:spacing w:line="360" w:lineRule="auto"/>
        <w:rPr>
          <w:lang w:val="en-US"/>
        </w:rPr>
      </w:pPr>
      <w:r>
        <w:rPr>
          <w:lang w:val="en-US"/>
        </w:rPr>
        <w:t>In certain contexts, n</w:t>
      </w:r>
      <w:r w:rsidR="00E04EB0" w:rsidRPr="00E04EB0">
        <w:rPr>
          <w:lang w:val="en-US"/>
        </w:rPr>
        <w:t xml:space="preserve">on-crop vegetation in agricultural fields 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rotation</w:t>
      </w:r>
      <w:r>
        <w:rPr>
          <w:lang w:val="en-US"/>
        </w:rPr>
        <w:t xml:space="preserve"> grown </w:t>
      </w:r>
      <w:r w:rsidRPr="00E04EB0">
        <w:rPr>
          <w:lang w:val="en-US"/>
        </w:rPr>
        <w:t>under thirty management systems</w:t>
      </w:r>
      <w:r w:rsidR="00E04EB0" w:rsidRPr="00E04EB0">
        <w:rPr>
          <w:lang w:val="en-US"/>
        </w:rPr>
        <w:t xml:space="preserve">. </w:t>
      </w:r>
      <w:r w:rsidR="000E7436">
        <w:rPr>
          <w:lang w:val="en-US"/>
        </w:rPr>
        <w:t>F</w:t>
      </w:r>
      <w:r w:rsidR="00E04EB0" w:rsidRPr="00E04EB0">
        <w:rPr>
          <w:lang w:val="en-US"/>
        </w:rPr>
        <w:t>ive cover crop systems—grass/clover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 radish (</w:t>
      </w:r>
      <w:r w:rsidR="00E04EB0" w:rsidRPr="00E04EB0">
        <w:rPr>
          <w:i/>
          <w:iCs/>
          <w:lang w:val="en-US"/>
        </w:rPr>
        <w:t>Raphanus sativus</w:t>
      </w:r>
      <w:r w:rsidR="00E04EB0" w:rsidRPr="00E04EB0">
        <w:rPr>
          <w:lang w:val="en-US"/>
        </w:rPr>
        <w:t>) sown mid-season (RadM) and post-harvest (RadL), and a no-cover control (NoCC)—</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Pr>
          <w:lang w:val="en-US"/>
        </w:rPr>
        <w:t xml:space="preserve">plant </w:t>
      </w:r>
      <w:r w:rsidR="00E04EB0" w:rsidRPr="00E04EB0">
        <w:rPr>
          <w:lang w:val="en-US"/>
        </w:rPr>
        <w:t xml:space="preserve">biomass and cover, spring weed counts, and pesticide use; ecological values </w:t>
      </w:r>
      <w:r w:rsidR="00E04EB0">
        <w:rPr>
          <w:lang w:val="en-US"/>
        </w:rPr>
        <w:t xml:space="preserve">and toxicities </w:t>
      </w:r>
      <w:r w:rsidR="00E04EB0" w:rsidRPr="00E04EB0">
        <w:rPr>
          <w:lang w:val="en-US"/>
        </w:rPr>
        <w:t>were estimated using published indices.</w:t>
      </w:r>
      <w:r w:rsidR="005F4DAC">
        <w:rPr>
          <w:lang w:val="en-US"/>
        </w:rPr>
        <w:t xml:space="preserve"> </w:t>
      </w:r>
      <w:r w:rsidR="00E04EB0" w:rsidRPr="00E04EB0">
        <w:rPr>
          <w:lang w:val="en-US"/>
        </w:rPr>
        <w:t>The study coincided with extreme weather years. Soil cover remained stable (~75%) across treatments and years, while fall biomass varied. Radish cover crops consistently increased fall biomass relative to NoCC, whereas mixtures did not.</w:t>
      </w:r>
      <w:r w:rsidR="00436E4A" w:rsidRPr="00436E4A">
        <w:rPr>
          <w:lang w:val="en-US"/>
        </w:rPr>
        <w:t xml:space="preserve"> </w:t>
      </w:r>
      <w:r w:rsidR="00436E4A" w:rsidRPr="00E04EB0">
        <w:rPr>
          <w:lang w:val="en-US"/>
        </w:rPr>
        <w:t>Ecological value was highest in radish systems.</w:t>
      </w:r>
      <w:r w:rsidR="00E04EB0" w:rsidRPr="00E04EB0">
        <w:rPr>
          <w:lang w:val="en-US"/>
        </w:rPr>
        <w:t xml:space="preserve"> RadM contributed &gt;50% of total fall biomass, while other communities were dominated by crop volunteers. RadM systems exhibited the highest yields, fall biomass, and ecological value without increasing perennial weeds or pesticide use</w:t>
      </w:r>
      <w:r w:rsidR="00E04EB0">
        <w:rPr>
          <w:lang w:val="en-US"/>
        </w:rPr>
        <w:t xml:space="preserve"> compared to NoCC</w:t>
      </w:r>
      <w:r w:rsidR="00E04EB0" w:rsidRPr="00E04EB0">
        <w:rPr>
          <w:lang w:val="en-US"/>
        </w:rPr>
        <w:t>. In contrast, MixE reduced pesticide use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agronomic and ecological benefits than grass/clover mixtures or NoCC but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r w:rsidRPr="00045088">
        <w:rPr>
          <w:b/>
          <w:bCs/>
        </w:rPr>
        <w:t>1  INTRODUCTION</w:t>
      </w:r>
    </w:p>
    <w:p w14:paraId="70C552E6" w14:textId="5F30EF56" w:rsidR="006C3DC0" w:rsidRPr="009B1DCF" w:rsidRDefault="006C3DC0" w:rsidP="006C3DC0">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w:t>
      </w:r>
      <w:del w:id="2" w:author="Marco Gentili" w:date="2026-01-09T11:58:00Z" w16du:dateUtc="2026-01-09T10:58:00Z">
        <w:r w:rsidR="00A240D9" w:rsidDel="00B6036E">
          <w:rPr>
            <w:lang w:val="en-US"/>
          </w:rPr>
          <w:delText>&gt;</w:delText>
        </w:r>
      </w:del>
      <w:ins w:id="3" w:author="Marco Gentili" w:date="2026-01-09T11:58:00Z" w16du:dateUtc="2026-01-09T10:58:00Z">
        <w:r w:rsidR="00B6036E">
          <w:rPr>
            <w:lang w:val="en-US"/>
          </w:rPr>
          <w:t xml:space="preserve">more than </w:t>
        </w:r>
      </w:ins>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r w:rsidR="00723963">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assessing non-crop plant communities (e.g., weeds) and their attendant management strategies for their </w:t>
      </w:r>
      <w:r>
        <w:rPr>
          <w:lang w:val="en-US"/>
        </w:rPr>
        <w:t>potential ecological, as well as 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63CCCFCF" w:rsidR="00E41219" w:rsidRPr="00E45AC5" w:rsidRDefault="003A1B51" w:rsidP="00E41219">
      <w:pPr>
        <w:spacing w:line="360" w:lineRule="auto"/>
        <w:rPr>
          <w:lang w:val="en-US"/>
        </w:rPr>
      </w:pPr>
      <w:r>
        <w:rPr>
          <w:lang w:val="en-US"/>
        </w:rPr>
        <w:lastRenderedPageBreak/>
        <w:t xml:space="preserve">As a corollary, identifying spatial and temporal niches where the potential negative impacts of non-crop vegetation on production are minimized is a promising line of research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E41219">
        <w:rPr>
          <w:lang w:val="en-US"/>
        </w:rPr>
        <w:t xml:space="preserve">and environmental </w:t>
      </w:r>
      <w:r w:rsidR="00E41219" w:rsidRPr="006C3DC0">
        <w:rPr>
          <w:lang w:val="en-US"/>
        </w:rPr>
        <w:t>benefits</w:t>
      </w:r>
      <w:r w:rsidR="009B1DCF">
        <w:rPr>
          <w:lang w:val="en-US"/>
        </w:rPr>
        <w:t>;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w:instrText>
      </w:r>
      <w:r w:rsidR="00DB3916" w:rsidRPr="00723963">
        <w:rPr>
          <w:lang w:val="en-US"/>
        </w:rPr>
        <w:instrText xml:space="preserve">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r w:rsidR="00A04631">
        <w:t xml:space="preserve">the potential values and </w:t>
      </w:r>
      <w:r w:rsidR="00AF0363">
        <w:t xml:space="preserve">future </w:t>
      </w:r>
      <w:r w:rsidR="00A04631">
        <w:t>harms of non-crop vegetation</w:t>
      </w:r>
      <w:r w:rsidR="00A04631">
        <w:rPr>
          <w:lang w:val="en-US"/>
        </w:rPr>
        <w:t xml:space="preserve"> have been proposed </w:t>
      </w:r>
      <w:r w:rsidR="009B1DCF">
        <w:rPr>
          <w:lang w:val="en-US"/>
        </w:rPr>
        <w:t xml:space="preserve">(Gentili et al. (in review)). </w:t>
      </w:r>
      <w:r w:rsidR="001C0F78">
        <w:rPr>
          <w:lang w:val="en-US"/>
        </w:rPr>
        <w:t xml:space="preserve">Each approach has different data requirements and outcomes, and this </w:t>
      </w:r>
      <w:r w:rsidR="00E41219">
        <w:t>lack of a universally accepted methodology precludes comparisons between studies</w:t>
      </w:r>
      <w:r w:rsidR="001C0F78">
        <w:t xml:space="preserve">. However,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CF1E52">
        <w:t xml:space="preserve"> </w:t>
      </w:r>
      <w:r w:rsidR="00E45AC5">
        <w:t xml:space="preserve">Furthermore, </w:t>
      </w:r>
      <w:r w:rsidR="005579A3">
        <w:t xml:space="preserve">estimating </w:t>
      </w:r>
      <w:r w:rsidR="00E45AC5">
        <w:rPr>
          <w:lang w:val="en-US"/>
        </w:rPr>
        <w:t xml:space="preserve">the impacts of the pesticides </w:t>
      </w:r>
      <w:del w:id="4" w:author="Marco Gentili" w:date="2026-01-09T12:51:00Z" w16du:dateUtc="2026-01-09T11:51:00Z">
        <w:r w:rsidR="00E45AC5" w:rsidDel="004515F2">
          <w:rPr>
            <w:lang w:val="en-US"/>
          </w:rPr>
          <w:delText xml:space="preserve">associated with </w:delText>
        </w:r>
        <w:r w:rsidR="00715DB1" w:rsidDel="004515F2">
          <w:rPr>
            <w:lang w:val="en-US"/>
          </w:rPr>
          <w:delText>the</w:delText>
        </w:r>
      </w:del>
      <w:ins w:id="5" w:author="Marco Gentili" w:date="2026-01-09T12:51:00Z" w16du:dateUtc="2026-01-09T11:51:00Z">
        <w:r w:rsidR="004515F2">
          <w:rPr>
            <w:lang w:val="en-US"/>
          </w:rPr>
          <w:t>used int</w:t>
        </w:r>
      </w:ins>
      <w:r w:rsidR="00715DB1">
        <w:rPr>
          <w:lang w:val="en-US"/>
        </w:rPr>
        <w:t xml:space="preserve"> cropping systems </w:t>
      </w:r>
      <w:r w:rsidR="00F26976">
        <w:rPr>
          <w:lang w:val="en-US"/>
        </w:rPr>
        <w:t>associated with a g</w:t>
      </w:r>
      <w:r w:rsidR="00E45AC5">
        <w:rPr>
          <w:lang w:val="en-US"/>
        </w:rPr>
        <w:t xml:space="preserve">iven fall vegetation community </w:t>
      </w:r>
      <w:r w:rsidR="00F26976">
        <w:rPr>
          <w:lang w:val="en-US"/>
        </w:rPr>
        <w:t xml:space="preserve">can </w:t>
      </w:r>
      <w:r w:rsidR="00E45AC5">
        <w:rPr>
          <w:lang w:val="en-US"/>
        </w:rPr>
        <w:t>provide additional accounting of the benefits and harms</w:t>
      </w:r>
      <w:r w:rsidR="005579A3">
        <w:rPr>
          <w:lang w:val="en-US"/>
        </w:rPr>
        <w:t xml:space="preserve">, given the </w:t>
      </w:r>
      <w:r w:rsidR="005579A3">
        <w:t xml:space="preserve">undesirable external impacts pesticide use has </w:t>
      </w:r>
      <w:r w:rsidR="005579A3">
        <w:fldChar w:fldCharType="begin"/>
      </w:r>
      <w:r w:rsidR="005579A3">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5579A3">
        <w:fldChar w:fldCharType="separate"/>
      </w:r>
      <w:r w:rsidR="005579A3" w:rsidRPr="00F26976">
        <w:t>(Rani et al., 2021; Sharma et al., 2019; Wan et al., 2025)</w:t>
      </w:r>
      <w:r w:rsidR="005579A3">
        <w:fldChar w:fldCharType="end"/>
      </w:r>
      <w:r w:rsidR="00E45AC5">
        <w:rPr>
          <w:lang w:val="en-US"/>
        </w:rPr>
        <w:t xml:space="preserve">. </w:t>
      </w:r>
    </w:p>
    <w:p w14:paraId="0719C51B" w14:textId="4ABD7A98" w:rsidR="00F26976"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is complex</w:t>
      </w:r>
      <w:r>
        <w:rPr>
          <w:lang w:val="en-US"/>
        </w:rPr>
        <w:t>. While previous studies have looked at these interactions</w:t>
      </w:r>
      <w:r w:rsidR="00F26976">
        <w:rPr>
          <w:lang w:val="en-US"/>
        </w:rPr>
        <w:t>’ impacts on non-crop vegetation</w:t>
      </w:r>
      <w:r>
        <w:rPr>
          <w:lang w:val="en-US"/>
        </w:rPr>
        <w:t>, it is most often within the framework of reducing the presence of weeds</w:t>
      </w:r>
      <w:r w:rsidR="005579A3">
        <w:rPr>
          <w:lang w:val="en-US"/>
        </w:rPr>
        <w:t xml:space="preserve"> and their disservices</w:t>
      </w:r>
      <w:r w:rsidR="00704184">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provided by fall </w:t>
      </w:r>
      <w:r w:rsidR="00E41219">
        <w:rPr>
          <w:lang w:val="en-US"/>
        </w:rPr>
        <w:t>plant communities</w:t>
      </w:r>
      <w:r w:rsidR="006F3CE0">
        <w:rPr>
          <w:lang w:val="en-US"/>
        </w:rPr>
        <w:t xml:space="preserve"> between cash crops</w:t>
      </w:r>
      <w:r w:rsidR="006C3DC0" w:rsidRPr="006C3DC0">
        <w:rPr>
          <w:lang w:val="en-US"/>
        </w:rPr>
        <w:t xml:space="preserve">. </w:t>
      </w:r>
    </w:p>
    <w:p w14:paraId="1A58BE66" w14:textId="1B59E8FF" w:rsidR="006C3DC0" w:rsidRPr="006C3DC0" w:rsidRDefault="006C3DC0" w:rsidP="006C3DC0">
      <w:pPr>
        <w:spacing w:line="360" w:lineRule="auto"/>
        <w:rPr>
          <w:lang w:val="en-US"/>
        </w:rPr>
      </w:pPr>
      <w:r w:rsidRPr="006C3DC0">
        <w:rPr>
          <w:lang w:val="en-US"/>
        </w:rPr>
        <w:lastRenderedPageBreak/>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 xml:space="preserve">e applied </w:t>
      </w:r>
      <w:r w:rsidR="00D34E34" w:rsidRPr="006C3DC0">
        <w:rPr>
          <w:lang w:val="en-US"/>
        </w:rPr>
        <w:t xml:space="preserve">five cover cropping systems </w:t>
      </w:r>
      <w:r w:rsidR="00D34E34">
        <w:rPr>
          <w:lang w:val="en-US"/>
        </w:rPr>
        <w:t xml:space="preserve">to a three-year sequence of crops. </w:t>
      </w:r>
      <w:r w:rsidRPr="006C3DC0">
        <w:rPr>
          <w:lang w:val="en-US"/>
        </w:rPr>
        <w:t>Using these 30 systems</w:t>
      </w:r>
      <w:r w:rsidR="00D34E34">
        <w:rPr>
          <w:lang w:val="en-US"/>
        </w:rPr>
        <w:t xml:space="preserve"> implemented over three cash crop growing seasons</w:t>
      </w:r>
      <w:r w:rsidRPr="006C3DC0">
        <w:rPr>
          <w:lang w:val="en-US"/>
        </w:rPr>
        <w:t xml:space="preserve"> as a platform, </w:t>
      </w:r>
      <w:r w:rsidR="00CD7E08">
        <w:rPr>
          <w:lang w:val="en-US"/>
        </w:rPr>
        <w:t xml:space="preserve">we </w:t>
      </w:r>
      <w:r w:rsidRPr="006C3DC0">
        <w:rPr>
          <w:lang w:val="en-US"/>
        </w:rPr>
        <w:t>examine</w:t>
      </w:r>
      <w:r w:rsidR="00CD7E08">
        <w:rPr>
          <w:lang w:val="en-US"/>
        </w:rPr>
        <w:t>d</w:t>
      </w:r>
      <w:r w:rsidRPr="006C3DC0">
        <w:rPr>
          <w:lang w:val="en-US"/>
        </w:rPr>
        <w:t xml:space="preserve"> how, when compared to a no cover control, addition of cover crops </w:t>
      </w:r>
      <w:r w:rsidR="00CD7E08">
        <w:rPr>
          <w:lang w:val="en-US"/>
        </w:rPr>
        <w:t xml:space="preserve">to different tillage/residue cropping systems </w:t>
      </w:r>
      <w:r w:rsidRPr="006C3DC0">
        <w:rPr>
          <w:lang w:val="en-US"/>
        </w:rPr>
        <w:t>impacted:</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77777777" w:rsidR="006C3DC0" w:rsidRPr="006C3DC0" w:rsidRDefault="006C3DC0" w:rsidP="006F3CE0">
      <w:pPr>
        <w:numPr>
          <w:ilvl w:val="0"/>
          <w:numId w:val="1"/>
        </w:numPr>
        <w:spacing w:line="360" w:lineRule="auto"/>
        <w:rPr>
          <w:lang w:val="en-US"/>
        </w:rPr>
      </w:pPr>
      <w:r w:rsidRPr="006C3DC0">
        <w:rPr>
          <w:lang w:val="en-US"/>
        </w:rPr>
        <w:t>Soil protection</w:t>
      </w:r>
    </w:p>
    <w:p w14:paraId="47F50C6C" w14:textId="428EBD3F"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p>
    <w:p w14:paraId="1EEA56D7" w14:textId="12BEA121"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p>
    <w:p w14:paraId="4FBD8672" w14:textId="371FB82C"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p>
    <w:p w14:paraId="77217DA1" w14:textId="3C9CAD6B" w:rsidR="001A1339" w:rsidRPr="006C3DC0" w:rsidRDefault="001A1339" w:rsidP="006F3CE0">
      <w:pPr>
        <w:numPr>
          <w:ilvl w:val="0"/>
          <w:numId w:val="1"/>
        </w:numPr>
        <w:spacing w:line="360" w:lineRule="auto"/>
        <w:rPr>
          <w:lang w:val="en-US"/>
        </w:rPr>
      </w:pPr>
      <w:r>
        <w:rPr>
          <w:lang w:val="en-US"/>
        </w:rPr>
        <w:t>P</w:t>
      </w:r>
      <w:r w:rsidR="005579A3">
        <w:rPr>
          <w:lang w:val="en-US"/>
        </w:rPr>
        <w:t>otential p</w:t>
      </w:r>
      <w:r>
        <w:rPr>
          <w:lang w:val="en-US"/>
        </w:rPr>
        <w:t xml:space="preserve">esticide </w:t>
      </w:r>
      <w:r w:rsidR="005579A3">
        <w:rPr>
          <w:lang w:val="en-US"/>
        </w:rPr>
        <w:t xml:space="preserve">toxicity </w:t>
      </w:r>
      <w:r>
        <w:rPr>
          <w:lang w:val="en-US"/>
        </w:rPr>
        <w:t>loads</w:t>
      </w:r>
      <w:r w:rsidR="00806BB5">
        <w:rPr>
          <w:lang w:val="en-US"/>
        </w:rPr>
        <w:t xml:space="preserve"> </w:t>
      </w:r>
      <w:r w:rsidR="005579A3">
        <w:rPr>
          <w:lang w:val="en-US"/>
        </w:rPr>
        <w:t>(</w:t>
      </w:r>
      <w:r w:rsidR="00806BB5">
        <w:rPr>
          <w:lang w:val="en-US"/>
        </w:rPr>
        <w:t>human health</w:t>
      </w:r>
      <w:r w:rsidR="005579A3">
        <w:rPr>
          <w:lang w:val="en-US"/>
        </w:rPr>
        <w:t xml:space="preserve">, ecosystems, </w:t>
      </w:r>
      <w:r w:rsidR="00806BB5">
        <w:rPr>
          <w:lang w:val="en-US"/>
        </w:rPr>
        <w:t>environment</w:t>
      </w:r>
      <w:r w:rsidR="005579A3">
        <w:rPr>
          <w:lang w:val="en-US"/>
        </w:rPr>
        <w:t>)</w:t>
      </w:r>
    </w:p>
    <w:p w14:paraId="5F62FED0" w14:textId="77777777" w:rsidR="00F371C1" w:rsidRPr="00045088" w:rsidRDefault="00CD7E08" w:rsidP="00F371C1">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r w:rsidR="00F371C1">
        <w:rPr>
          <w:lang w:val="en-US"/>
        </w:rPr>
        <w:t>We hypothesized there would be tradeoffs between outcomes, with no single system offering the best performance in all desired areas, but that clear accounting of can aid in identifying acceptable tradeoffs.</w:t>
      </w:r>
    </w:p>
    <w:p w14:paraId="4021A756" w14:textId="40DDE74C" w:rsidR="0053182E" w:rsidRPr="00045088" w:rsidRDefault="006C3DC0" w:rsidP="00CD7E08">
      <w:pPr>
        <w:spacing w:line="360" w:lineRule="auto"/>
      </w:pPr>
      <w:r w:rsidRPr="006C3DC0">
        <w:rPr>
          <w:lang w:val="en-US"/>
        </w:rPr>
        <w:t xml:space="preserve">We </w:t>
      </w:r>
      <w:r w:rsidR="00257317">
        <w:rPr>
          <w:lang w:val="en-US"/>
        </w:rPr>
        <w:t xml:space="preserve">chose to focus on biophysical outcomes, and </w:t>
      </w:r>
      <w:r w:rsidRPr="006C3DC0">
        <w:rPr>
          <w:lang w:val="en-US"/>
        </w:rPr>
        <w:t>d</w:t>
      </w:r>
      <w:r w:rsidR="00CD7E08">
        <w:rPr>
          <w:lang w:val="en-US"/>
        </w:rPr>
        <w:t>id</w:t>
      </w:r>
      <w:r w:rsidRPr="006C3DC0">
        <w:rPr>
          <w:lang w:val="en-US"/>
        </w:rPr>
        <w:t xml:space="preserve"> not include the costs associated with cover crop implementation</w:t>
      </w:r>
      <w:r w:rsidR="00257317">
        <w:rPr>
          <w:lang w:val="en-US"/>
        </w:rPr>
        <w:t xml:space="preserve"> and labor requirements</w:t>
      </w:r>
      <w:r w:rsidRPr="006C3DC0">
        <w:rPr>
          <w:lang w:val="en-US"/>
        </w:rPr>
        <w:t xml:space="preserve">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0701DF">
        <w:rPr>
          <w:lang w:val="en-US"/>
        </w:rPr>
        <w:t xml:space="preserve">nutrient balance, and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 xml:space="preserve">vary by farm, rendering the </w:t>
      </w:r>
      <w:r w:rsidR="00DC3E09">
        <w:rPr>
          <w:lang w:val="en-US"/>
        </w:rPr>
        <w:t xml:space="preserve">complexity of the </w:t>
      </w:r>
      <w:r w:rsidR="006F3CE0">
        <w:rPr>
          <w:lang w:val="en-US"/>
        </w:rPr>
        <w:t xml:space="preserve">actual cost calculations beyond the scope of this study. </w:t>
      </w:r>
      <w:r w:rsidR="00F371C1">
        <w:rPr>
          <w:lang w:val="en-US"/>
        </w:rPr>
        <w:t xml:space="preserve">We also focused on short-term outcomes, as longer term changes in outcomes such as soil carbon, nutrient cycling, and greenhouse gas emissions are difficult to evaluate robustly over a period of three years (CITE).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635DD443"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 xml:space="preserve">which was established in 2002 on a sandy loam at Flakkebjerg Research Centre, Denmark (55.317, 11.400).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 xml:space="preserve">Averaged across the trial site, </w:t>
      </w:r>
      <w:commentRangeStart w:id="6"/>
      <w:r w:rsidRPr="00CD7E08">
        <w:rPr>
          <w:lang w:val="en-US"/>
        </w:rPr>
        <w:t>soil texture</w:t>
      </w:r>
      <w:r w:rsidR="00DC3E09">
        <w:rPr>
          <w:lang w:val="en-US"/>
        </w:rPr>
        <w:t xml:space="preserve"> in the top xx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xml:space="preserve">% </w:t>
      </w:r>
      <w:r w:rsidRPr="00CD7E08">
        <w:rPr>
          <w:lang w:val="en-US"/>
        </w:rPr>
        <w:lastRenderedPageBreak/>
        <w:t>coarse sand (200-2000 mm), with 1.2% organic carbon content (0-25 cm).</w:t>
      </w:r>
      <w:commentRangeEnd w:id="6"/>
      <w:r w:rsidRPr="00CD7E08">
        <w:rPr>
          <w:rStyle w:val="CommentReference"/>
          <w:sz w:val="24"/>
          <w:szCs w:val="24"/>
          <w:lang w:val="en-US"/>
        </w:rPr>
        <w:commentReference w:id="6"/>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ping system</w:t>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S</w:t>
      </w:r>
      <w:r w:rsidRPr="00CD7E08">
        <w:rPr>
          <w:lang w:val="en-US"/>
        </w:rPr>
        <w:t>ub-subplot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 [see for example Melander et al. (2008)].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6AB91BA3" w14:textId="2A190D25" w:rsidR="001A455C" w:rsidRPr="001A455C" w:rsidRDefault="001A455C" w:rsidP="001A455C">
      <w:pPr>
        <w:spacing w:line="360" w:lineRule="auto"/>
        <w:rPr>
          <w:lang w:val="en-US"/>
        </w:rPr>
      </w:pPr>
      <w:r w:rsidRPr="001A455C">
        <w:rPr>
          <w:lang w:val="en-US"/>
        </w:rPr>
        <w:t xml:space="preserve">For the purpose of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 April 2018</w:t>
      </w:r>
      <w:r w:rsidR="00216616">
        <w:rPr>
          <w:lang w:val="en-US"/>
        </w:rPr>
        <w:t xml:space="preserve"> (300 plants m-2)</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 April 2019</w:t>
      </w:r>
      <w:r w:rsidR="00216616">
        <w:rPr>
          <w:lang w:val="en-US"/>
        </w:rPr>
        <w:t xml:space="preserve"> (300 plants m-2)</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 April 2020</w:t>
      </w:r>
      <w:r w:rsidR="00216616">
        <w:rPr>
          <w:lang w:val="en-US"/>
        </w:rPr>
        <w:t xml:space="preserve"> (50 plants m-2)</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Three of the four tillage regimes were used for this study (more details below). Tillage subplots were 5 meters wide and 40 m long. Each tillage subplot was divided into two columns with three sub-subplots arranged within each column for a total of six sub-subplots that were 2.5 m wide and 12.5 m long (see supplementary material for a visual aid).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 </w:t>
      </w:r>
    </w:p>
    <w:p w14:paraId="5A66302A" w14:textId="4634B002" w:rsidR="001A455C" w:rsidRPr="001A455C" w:rsidRDefault="001A455C" w:rsidP="001A455C">
      <w:pPr>
        <w:spacing w:line="360" w:lineRule="auto"/>
        <w:rPr>
          <w:b/>
          <w:bCs/>
          <w:lang w:val="en-US"/>
        </w:rPr>
      </w:pPr>
      <w:r w:rsidRPr="003C7F19">
        <w:rPr>
          <w:b/>
          <w:bCs/>
        </w:rPr>
        <w:t>2.1.</w:t>
      </w:r>
      <w:r>
        <w:rPr>
          <w:b/>
          <w:bCs/>
        </w:rPr>
        <w:t>2</w:t>
      </w:r>
      <w:r w:rsidRPr="003C7F19">
        <w:rPr>
          <w:b/>
          <w:bCs/>
        </w:rPr>
        <w:t xml:space="preserve">  </w:t>
      </w:r>
      <w:r w:rsidRPr="001A455C">
        <w:rPr>
          <w:b/>
          <w:bCs/>
          <w:lang w:val="en-US"/>
        </w:rPr>
        <w:t>Straw and tillage treatments</w:t>
      </w:r>
    </w:p>
    <w:p w14:paraId="1D52ABA7" w14:textId="12EA9AB8" w:rsidR="001A455C" w:rsidRPr="001A455C" w:rsidRDefault="001A455C" w:rsidP="001A455C">
      <w:pPr>
        <w:spacing w:line="360" w:lineRule="auto"/>
        <w:rPr>
          <w:lang w:val="en-US"/>
        </w:rPr>
      </w:pPr>
      <w:r w:rsidRPr="001A455C">
        <w:rPr>
          <w:lang w:val="en-US"/>
        </w:rPr>
        <w:t>The same straw managements and categorical tillage system treatments (no tillage, surface, inversion) have been in the same subplots since 2002. In the straw-removal treatments, following harvest of a small grain the residue (e.g., straw) was removed using a</w:t>
      </w:r>
      <w:r w:rsidR="00C91C94">
        <w:rPr>
          <w:lang w:val="en-US"/>
        </w:rPr>
        <w:t xml:space="preserve"> two-pass system</w:t>
      </w:r>
      <w:r w:rsidRPr="001A455C">
        <w:rPr>
          <w:lang w:val="en-US"/>
        </w:rPr>
        <w:t xml:space="preserve"> </w:t>
      </w:r>
      <w:commentRangeStart w:id="7"/>
      <w:r w:rsidRPr="001A455C">
        <w:rPr>
          <w:lang w:val="en-US"/>
        </w:rPr>
        <w:t>MACHINE</w:t>
      </w:r>
      <w:commentRangeEnd w:id="7"/>
      <w:r w:rsidRPr="001A455C">
        <w:rPr>
          <w:rStyle w:val="CommentReference"/>
          <w:sz w:val="24"/>
          <w:szCs w:val="24"/>
          <w:lang w:val="en-US"/>
        </w:rPr>
        <w:commentReference w:id="7"/>
      </w:r>
      <w:r w:rsidRPr="001A455C">
        <w:rPr>
          <w:lang w:val="en-US"/>
        </w:rPr>
        <w:t>, resulting in removal of approximately 60% of the biomass (</w:t>
      </w:r>
      <w:commentRangeStart w:id="8"/>
      <w:r w:rsidRPr="001A455C">
        <w:rPr>
          <w:lang w:val="en-US"/>
        </w:rPr>
        <w:t>CITE a CENTS modelling study for this 60% assumption</w:t>
      </w:r>
      <w:commentRangeEnd w:id="8"/>
      <w:r w:rsidRPr="001A455C">
        <w:rPr>
          <w:rStyle w:val="CommentReference"/>
          <w:sz w:val="24"/>
          <w:szCs w:val="24"/>
          <w:lang w:val="en-US"/>
        </w:rPr>
        <w:commentReference w:id="8"/>
      </w:r>
      <w:r w:rsidRPr="001A455C">
        <w:rPr>
          <w:lang w:val="en-US"/>
        </w:rPr>
        <w:t xml:space="preserve">). In the straw-retained treatments, </w:t>
      </w:r>
      <w:r w:rsidR="001A1339">
        <w:rPr>
          <w:lang w:val="en-US"/>
        </w:rPr>
        <w:t xml:space="preserve">following harvest of the grain </w:t>
      </w:r>
      <w:r w:rsidR="00C91C94">
        <w:rPr>
          <w:lang w:val="en-US"/>
        </w:rPr>
        <w:t xml:space="preserve">the </w:t>
      </w:r>
      <w:r w:rsidR="001A1339">
        <w:rPr>
          <w:lang w:val="en-US"/>
        </w:rPr>
        <w:t xml:space="preserve">residue </w:t>
      </w:r>
      <w:r w:rsidRPr="001A455C">
        <w:rPr>
          <w:lang w:val="en-US"/>
        </w:rPr>
        <w:t xml:space="preserve">was allowed to remain in the field. The exact machinery and timing of operations for each categorical tillage treatment have varied since 2002 (Scherner et al., 2016; Hansen et al., 2010). In the present experiment (2018-2020), plots under the inversion tillage treatment were moldboard plowed to a depth of 20 cm in the </w:t>
      </w:r>
      <w:r w:rsidR="00C91C94">
        <w:rPr>
          <w:lang w:val="en-US"/>
        </w:rPr>
        <w:t xml:space="preserve">late </w:t>
      </w:r>
      <w:r w:rsidRPr="001A455C">
        <w:rPr>
          <w:lang w:val="en-US"/>
        </w:rPr>
        <w:t>fall and harrowed to 3-4 cm depth in the spring before cash crop planting; c</w:t>
      </w:r>
      <w:r w:rsidRPr="001A455C">
        <w:t xml:space="preserve">rops were then sown with a traditional seed drill (Nordsten Lift-o-matic CLH300) with row spacings of 12.5 cm. </w:t>
      </w:r>
      <w:r w:rsidRPr="001A455C">
        <w:rPr>
          <w:lang w:val="en-US"/>
        </w:rPr>
        <w:t xml:space="preserve">For the surface tillage system (non-inversion), a </w:t>
      </w:r>
      <w:r w:rsidRPr="001A455C">
        <w:rPr>
          <w:vertAlign w:val="subscript"/>
          <w:lang w:val="en-US"/>
        </w:rPr>
        <w:t xml:space="preserve"> </w:t>
      </w:r>
      <w:r w:rsidRPr="001A455C">
        <w:t xml:space="preserve">Horsch Terrano 3 FX stubble tine </w:t>
      </w:r>
      <w:r w:rsidRPr="001A455C">
        <w:lastRenderedPageBreak/>
        <w:t xml:space="preserve">cultivator was used to till to a depth </w:t>
      </w:r>
      <w:commentRangeStart w:id="9"/>
      <w:r w:rsidRPr="001A455C">
        <w:t>8-10 cm in the spring before cash crop planting</w:t>
      </w:r>
      <w:commentRangeEnd w:id="9"/>
      <w:r w:rsidRPr="001A455C">
        <w:rPr>
          <w:rStyle w:val="CommentReference"/>
          <w:sz w:val="24"/>
          <w:szCs w:val="24"/>
        </w:rPr>
        <w:commentReference w:id="9"/>
      </w:r>
      <w:r w:rsidRPr="001A455C">
        <w:t xml:space="preserve">. In both the no-till and surface tillage systems, crops were sown with a chisel coulter (Horsch Airseeder CO 3) with row spacings of 17.5 cm for spring oats, spring barley, and </w:t>
      </w:r>
      <w:commentRangeStart w:id="10"/>
      <w:r w:rsidRPr="001A455C">
        <w:t>faba beans</w:t>
      </w:r>
      <w:commentRangeEnd w:id="10"/>
      <w:r w:rsidRPr="001A455C">
        <w:rPr>
          <w:rStyle w:val="CommentReference"/>
          <w:sz w:val="24"/>
          <w:szCs w:val="24"/>
        </w:rPr>
        <w:commentReference w:id="10"/>
      </w:r>
      <w:r w:rsidRPr="001A455C">
        <w:t xml:space="preserve">. Row spacings were different for the inversion 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r w:rsidRPr="003C7F19">
        <w:rPr>
          <w:b/>
          <w:bCs/>
        </w:rPr>
        <w:t>2.1.</w:t>
      </w:r>
      <w:r>
        <w:rPr>
          <w:b/>
          <w:bCs/>
        </w:rPr>
        <w:t>3</w:t>
      </w:r>
      <w:r w:rsidRPr="003C7F19">
        <w:rPr>
          <w:b/>
          <w:bCs/>
        </w:rPr>
        <w:t xml:space="preserve">  </w:t>
      </w:r>
      <w:r>
        <w:rPr>
          <w:b/>
          <w:bCs/>
          <w:lang w:val="en-US"/>
        </w:rPr>
        <w:t>Cover crop treatments</w:t>
      </w:r>
    </w:p>
    <w:p w14:paraId="76D877A7" w14:textId="022B89C5" w:rsidR="001A455C" w:rsidRP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2018, 2019 and were tracked until faba bean harvest in 2020. The sampling area for all measurements was located in the inner 1.5 m x 10 m area of the sub-subplots. </w:t>
      </w: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r w:rsidRPr="001A455C">
              <w:rPr>
                <w:lang w:val="en-US"/>
              </w:rPr>
              <w:t>MixE</w:t>
            </w:r>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7777777" w:rsidR="001A455C" w:rsidRPr="001A455C" w:rsidRDefault="001A455C" w:rsidP="006B4AC3">
            <w:pPr>
              <w:spacing w:line="360" w:lineRule="auto"/>
              <w:jc w:val="center"/>
              <w:rPr>
                <w:lang w:val="en-US"/>
              </w:rPr>
            </w:pPr>
            <w:r w:rsidRPr="001A455C">
              <w:rPr>
                <w:lang w:val="en-US"/>
              </w:rPr>
              <w:t xml:space="preserve">Sown 1 cm deep in </w:t>
            </w:r>
            <w:commentRangeStart w:id="11"/>
            <w:r w:rsidRPr="001A455C">
              <w:rPr>
                <w:lang w:val="en-US"/>
              </w:rPr>
              <w:t xml:space="preserve">12.5 cm rows </w:t>
            </w:r>
            <w:commentRangeEnd w:id="11"/>
            <w:r w:rsidR="002A7D26" w:rsidRPr="001A455C">
              <w:rPr>
                <w:rStyle w:val="CommentReference"/>
                <w:sz w:val="24"/>
                <w:szCs w:val="24"/>
                <w:lang w:val="en-US"/>
              </w:rPr>
              <w:commentReference w:id="11"/>
            </w:r>
            <w:r w:rsidRPr="001A455C">
              <w:rPr>
                <w:lang w:val="en-US"/>
              </w:rPr>
              <w:t>between cash crop rows 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r w:rsidRPr="001A455C">
              <w:rPr>
                <w:lang w:val="en-US"/>
              </w:rPr>
              <w:t>MixM</w:t>
            </w:r>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Broadcast into standing crop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r w:rsidRPr="001A455C">
              <w:rPr>
                <w:lang w:val="en-US"/>
              </w:rPr>
              <w:t>RadM</w:t>
            </w:r>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r w:rsidRPr="001A455C">
              <w:rPr>
                <w:lang w:val="en-US"/>
              </w:rPr>
              <w:t>RadL</w:t>
            </w:r>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r w:rsidRPr="001A455C">
              <w:rPr>
                <w:lang w:val="en-US"/>
              </w:rPr>
              <w:t>NoCC</w:t>
            </w:r>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r w:rsidRPr="003C7F19">
        <w:rPr>
          <w:b/>
          <w:bCs/>
        </w:rPr>
        <w:t>2.1.</w:t>
      </w:r>
      <w:r>
        <w:rPr>
          <w:b/>
          <w:bCs/>
        </w:rPr>
        <w:t>4</w:t>
      </w:r>
      <w:r w:rsidRPr="003C7F19">
        <w:rPr>
          <w:b/>
          <w:bCs/>
        </w:rPr>
        <w:t xml:space="preserve">  </w:t>
      </w:r>
      <w:r>
        <w:rPr>
          <w:b/>
          <w:bCs/>
          <w:lang w:val="en-US"/>
        </w:rPr>
        <w:t>Fertilizer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514A346C" w14:textId="7160310D" w:rsidR="001A455C" w:rsidRPr="001A455C" w:rsidRDefault="001A455C" w:rsidP="001A455C">
      <w:pPr>
        <w:spacing w:line="360" w:lineRule="auto"/>
        <w:rPr>
          <w:lang w:val="en-US"/>
        </w:rPr>
      </w:pPr>
      <w:r w:rsidRPr="001A455C">
        <w:lastRenderedPageBreak/>
        <w:t>Herbicide treatments reflected best practices and constraints imposed by both the tillage and cover crop system treatments. Each herbicide package (HP) is described in detail in supplementary material. In the no-till and surface tillage treatments, all plots were sprayed with HP1 (2018, 2019) or HP2 (2020) before cash crop planting. For the inversion tillage treatments, no herbicide was sprayed before cash crop planting. In 2018 (spring barley), to accommodate the presence of the grass and clover present in the Mix-early plots, those plots were sprayed on 16 May 2018 with an herbicide package that does not affect clover or grasses (HP3); all other plots were sprayed the same day with a different herbicide package (HP4). On 29 May 2018, all plots except the Mix-early plots were sprayed (HP5) to control Canada thistle (</w:t>
      </w:r>
      <w:r w:rsidRPr="001A455C">
        <w:rPr>
          <w:i/>
          <w:iCs/>
        </w:rPr>
        <w:t>Cirsium arvense</w:t>
      </w:r>
      <w:r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package (HP6) </w:t>
      </w:r>
      <w:commentRangeStart w:id="12"/>
      <w:r w:rsidRPr="001A455C">
        <w:t>to….</w:t>
      </w:r>
      <w:commentRangeEnd w:id="12"/>
      <w:r w:rsidRPr="001A455C">
        <w:rPr>
          <w:rStyle w:val="CommentReference"/>
          <w:sz w:val="24"/>
          <w:szCs w:val="24"/>
        </w:rPr>
        <w:commentReference w:id="12"/>
      </w:r>
      <w:r w:rsidRPr="001A455C">
        <w:t xml:space="preserve">. </w:t>
      </w:r>
      <w:bookmarkStart w:id="13" w:name="_Hlk190689276"/>
      <w:r w:rsidRPr="001A455C">
        <w:t>Following faba bean planting in 2020, all plots were sprayed with HP7 on 6 May 2020 and again on 20 May 2020. On 2 June 2020, all plots were sprayed (HP8) to control wild oat (</w:t>
      </w:r>
      <w:r w:rsidRPr="001A455C">
        <w:rPr>
          <w:i/>
          <w:iCs/>
        </w:rPr>
        <w:t>Avena fatua</w:t>
      </w:r>
      <w:r w:rsidRPr="001A455C">
        <w:t xml:space="preserve">). </w:t>
      </w:r>
      <w:bookmarkEnd w:id="13"/>
      <w:r w:rsidRPr="001A455C">
        <w:t xml:space="preserve">All plots were managed identically for diseases and insect pests according to Danish standard recommendations and policies. </w:t>
      </w:r>
      <w:r w:rsidRPr="001A455C">
        <w:rPr>
          <w:lang w:val="en-US"/>
        </w:rPr>
        <w:t xml:space="preserve">Herbicide use data was translated into potential toxicity loads using the </w:t>
      </w:r>
      <w:r w:rsidR="002A7D26">
        <w:rPr>
          <w:lang w:val="en-US"/>
        </w:rPr>
        <w:t xml:space="preserve">Harmonized </w:t>
      </w:r>
      <w:r w:rsidRPr="001A455C">
        <w:rPr>
          <w:lang w:val="en-US"/>
        </w:rPr>
        <w:t xml:space="preserve">Pesticide Load </w:t>
      </w:r>
      <w:r w:rsidR="002A7D26">
        <w:rPr>
          <w:lang w:val="en-US"/>
        </w:rPr>
        <w:t xml:space="preserve">Indicator methodology </w:t>
      </w:r>
      <w:r w:rsidRPr="001A455C">
        <w:rPr>
          <w:lang w:val="en-US"/>
        </w:rPr>
        <w:t>(</w:t>
      </w:r>
      <w:r w:rsidR="002A7D26">
        <w:rPr>
          <w:lang w:val="en-US"/>
        </w:rPr>
        <w:t>H</w:t>
      </w:r>
      <w:r w:rsidRPr="001A455C">
        <w:rPr>
          <w:lang w:val="en-US"/>
        </w:rPr>
        <w:t>PLI;</w:t>
      </w:r>
      <w:r w:rsidR="002A7D26">
        <w:rPr>
          <w:lang w:val="en-US"/>
        </w:rPr>
        <w:t xml:space="preserve"> </w:t>
      </w:r>
      <w:r w:rsidR="002A7D26" w:rsidRPr="002A7D26">
        <w:rPr>
          <w:highlight w:val="yellow"/>
          <w:lang w:val="en-US"/>
        </w:rPr>
        <w:t>Vandervoode (in review)</w:t>
      </w:r>
      <w:r w:rsidRPr="001A455C">
        <w:rPr>
          <w:lang w:val="en-US"/>
        </w:rPr>
        <w:t>).</w:t>
      </w:r>
    </w:p>
    <w:p w14:paraId="26C9F94A" w14:textId="5FC71349" w:rsidR="001A455C" w:rsidRPr="001A455C" w:rsidRDefault="001A455C" w:rsidP="001A455C">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 June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structure, so it represents reasonable Danish production contexts. </w:t>
      </w:r>
      <w:r w:rsidRPr="001A455C">
        <w:rPr>
          <w:lang w:val="en-US"/>
        </w:rPr>
        <w:t xml:space="preserve"> </w:t>
      </w:r>
    </w:p>
    <w:p w14:paraId="2D6D4E7F" w14:textId="77777777" w:rsidR="001A455C" w:rsidRPr="001A455C" w:rsidRDefault="001A455C" w:rsidP="001A455C">
      <w:pPr>
        <w:spacing w:line="360" w:lineRule="auto"/>
        <w:rPr>
          <w:lang w:val="en-US"/>
        </w:rPr>
      </w:pPr>
      <w:r w:rsidRPr="001A455C">
        <w:rPr>
          <w:lang w:val="en-US"/>
        </w:rPr>
        <w:t xml:space="preserve">Weather data for the present study was obtained from the Danish Meteorological Institute's (DMI) Open Data API for the Flakkebjerg station (55.322, 11.388). The 30-year (1990-2020) mean annual temperature and precipitation for the site are 8.9 degrees Celsius and 589 mm, respectively.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A0C2A8D" w:rsidR="001A455C" w:rsidRPr="001A455C" w:rsidRDefault="001A455C" w:rsidP="001A455C">
      <w:pPr>
        <w:spacing w:line="360" w:lineRule="auto"/>
      </w:pPr>
      <w:r w:rsidRPr="001A455C">
        <w:t>Each sub-subplot (net size 10 m x 1.5 m) was harvested for grain yield with a plot combine (</w:t>
      </w:r>
      <w:r w:rsidR="00F36B54">
        <w:t xml:space="preserve">spring barley: </w:t>
      </w:r>
      <w:r w:rsidRPr="001A455C">
        <w:t>8 August 2018</w:t>
      </w:r>
      <w:r w:rsidR="00F36B54">
        <w:t xml:space="preserve">, oat: </w:t>
      </w:r>
      <w:r w:rsidRPr="001A455C">
        <w:t>15 August 2019</w:t>
      </w:r>
      <w:r w:rsidR="00F36B54">
        <w:t xml:space="preserve">, faba bean: </w:t>
      </w:r>
      <w:r w:rsidRPr="001A455C">
        <w:t xml:space="preserve">24 August 2020 faba bean). Dry matter content was determined by a near-infrared spectroscopy analyzer (InfraTec™ </w:t>
      </w:r>
      <w:r w:rsidRPr="001A455C">
        <w:lastRenderedPageBreak/>
        <w:t>1241 Grain Analyzer, Foss A/S; </w:t>
      </w:r>
      <w:bookmarkStart w:id="14" w:name="bbib4"/>
      <w:r w:rsidRPr="001A455C">
        <w:rPr>
          <w:lang w:val="da-DK"/>
        </w:rPr>
        <w:fldChar w:fldCharType="begin"/>
      </w:r>
      <w:r w:rsidRPr="001A455C">
        <w:instrText>HYPERLINK "https://www-sciencedirect-com.ez.statsbiblioteket.dk/science/article/pii/S0167198710000541" \l "bib4"</w:instrText>
      </w:r>
      <w:r w:rsidRPr="001A455C">
        <w:rPr>
          <w:lang w:val="da-DK"/>
        </w:rPr>
      </w:r>
      <w:r w:rsidRPr="001A455C">
        <w:rPr>
          <w:lang w:val="da-DK"/>
        </w:rPr>
        <w:fldChar w:fldCharType="separate"/>
      </w:r>
      <w:r w:rsidRPr="001A455C">
        <w:rPr>
          <w:rStyle w:val="Hyperlink"/>
        </w:rPr>
        <w:t>Buchmann et al., 2001</w:t>
      </w:r>
      <w:r w:rsidRPr="001A455C">
        <w:fldChar w:fldCharType="end"/>
      </w:r>
      <w:bookmarkEnd w:id="14"/>
      <w:r w:rsidRPr="001A455C">
        <w:t>). Grain yields are reported on a dry matter basis.</w:t>
      </w:r>
    </w:p>
    <w:p w14:paraId="550CAF4F" w14:textId="39516849"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Fall vegetation</w:t>
      </w:r>
    </w:p>
    <w:p w14:paraId="02B90445" w14:textId="7920B83A" w:rsidR="001A455C" w:rsidRPr="001A455C" w:rsidRDefault="001A455C" w:rsidP="001A455C">
      <w:pPr>
        <w:spacing w:line="360" w:lineRule="auto"/>
        <w:rPr>
          <w:lang w:val="en-US"/>
        </w:rPr>
      </w:pPr>
      <w:r w:rsidRPr="001A455C">
        <w:rPr>
          <w:lang w:val="en-US"/>
        </w:rPr>
        <w:t>Three categories of vegetation measurements were taken (Table 2) and are described in detail below.</w:t>
      </w:r>
    </w:p>
    <w:p w14:paraId="0EE58BCF" w14:textId="77777777" w:rsidR="001A455C" w:rsidRPr="001A455C" w:rsidRDefault="001A455C" w:rsidP="001A455C">
      <w:pPr>
        <w:spacing w:line="360" w:lineRule="auto"/>
        <w:rPr>
          <w:lang w:val="en-US"/>
        </w:rPr>
      </w:pPr>
      <w:r w:rsidRPr="001A455C">
        <w:rPr>
          <w:lang w:val="en-US"/>
        </w:rPr>
        <w:t>Table 2. Summary of vegetation measurements</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77777777" w:rsidR="001A455C" w:rsidRPr="001A455C" w:rsidRDefault="001A455C" w:rsidP="001A455C">
            <w:pPr>
              <w:spacing w:line="360" w:lineRule="auto"/>
              <w:rPr>
                <w:lang w:val="en-US"/>
              </w:rPr>
            </w:pPr>
            <w:r w:rsidRPr="001A455C">
              <w:rPr>
                <w:lang w:val="en-US"/>
              </w:rPr>
              <w:t xml:space="preserve">Spring weed counts (number m-2) </w:t>
            </w:r>
            <w:r w:rsidRPr="007D24BE">
              <w:rPr>
                <w:color w:val="FF0000"/>
                <w:lang w:val="en-US"/>
              </w:rPr>
              <w:t>Bo, just making sure the data you gave me is on a per m2 basis</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72A1C108" w:rsidR="001A455C" w:rsidRPr="001A455C" w:rsidRDefault="001A455C" w:rsidP="001A455C">
      <w:pPr>
        <w:spacing w:line="360" w:lineRule="auto"/>
        <w:rPr>
          <w:lang w:val="en-US"/>
        </w:rPr>
      </w:pPr>
      <w:r w:rsidRPr="001A455C">
        <w:rPr>
          <w:lang w:val="en-US"/>
        </w:rPr>
        <w:t>Ground cover composition was estimated from digital images taken in the fall (9 November 2018 and 1 November 2019) as done in Melander et al. (2013). Briefly, a 0.5 m</w:t>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Each intersection was classified as a soil or plant. Plant intersections were further classified to the species (12) or genus (4) level (Table 2).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 ‘volunteer’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2BC1974B" w:rsidR="001A455C" w:rsidRPr="001A455C" w:rsidRDefault="001A455C" w:rsidP="001A455C">
      <w:pPr>
        <w:spacing w:line="360" w:lineRule="auto"/>
        <w:rPr>
          <w:lang w:val="en-US"/>
        </w:rPr>
      </w:pPr>
      <w:r w:rsidRPr="001A455C">
        <w:rPr>
          <w:lang w:val="en-US"/>
        </w:rPr>
        <w:lastRenderedPageBreak/>
        <w:t xml:space="preserve">The amount of aboveground vegetative biomass in each treatment was measured shortly after image collection for fall ground cover measurements (15 November 2018 and 13 November 2019, respectively). Two 0.5 m2 quadrats were randomly placed in each plot, and all aboveground biomass was cut at ground level and removed. The biomass samples from the two quadrats were separated into three fractions: cover crops, </w:t>
      </w:r>
      <w:r w:rsidR="006B4AC3">
        <w:rPr>
          <w:lang w:val="en-US"/>
        </w:rPr>
        <w:t>volunteers, and other</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statistics (Table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752CFD5B" w:rsidR="001A455C" w:rsidRPr="001A455C" w:rsidRDefault="001A455C" w:rsidP="001A455C">
      <w:pPr>
        <w:spacing w:line="360" w:lineRule="auto"/>
        <w:rPr>
          <w:lang w:val="en-US"/>
        </w:rPr>
      </w:pPr>
      <w:r w:rsidRPr="001A455C">
        <w:rPr>
          <w:lang w:val="en-US"/>
        </w:rPr>
        <w:t>The flora emerging in spring in the experimental plots was assessed on 22 May 2019 and 27 May 2020 after post-emergence weed control.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carry-over effects that were detectable even after </w:t>
      </w:r>
      <w:r w:rsidR="002A55FC">
        <w:rPr>
          <w:lang w:val="en-US"/>
        </w:rPr>
        <w:t xml:space="preserve">spring </w:t>
      </w:r>
      <w:r w:rsidRPr="001A455C">
        <w:rPr>
          <w:lang w:val="en-US"/>
        </w:rPr>
        <w:t>weed control measures</w:t>
      </w:r>
      <w:r w:rsidR="002A55FC">
        <w:rPr>
          <w:lang w:val="en-US"/>
        </w:rPr>
        <w:t xml:space="preserve"> were implemented</w:t>
      </w:r>
      <w:r w:rsidRPr="001A455C">
        <w:rPr>
          <w:lang w:val="en-US"/>
        </w:rPr>
        <w:t xml:space="preserve">. </w:t>
      </w:r>
    </w:p>
    <w:p w14:paraId="00BF3892" w14:textId="01A95701" w:rsidR="001A455C" w:rsidRPr="00BC2028"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Yvoz et al. 2021, including both pollinator value (the fall vegetation </w:t>
      </w:r>
      <w:r w:rsidR="002A55FC">
        <w:t>in the present study produced flowers</w:t>
      </w:r>
      <w:r w:rsidRPr="00BC2028">
        <w:t>) and ecological food web support</w:t>
      </w:r>
      <w:r>
        <w:t xml:space="preserve"> i</w:t>
      </w:r>
      <w:r w:rsidR="002A55FC">
        <w:t xml:space="preserve">ncluding but not limited to </w:t>
      </w:r>
      <w:r>
        <w:t>natural enemies</w:t>
      </w:r>
      <w:r w:rsidRPr="00BC2028">
        <w:t xml:space="preserve"> (</w:t>
      </w:r>
      <w:commentRangeStart w:id="15"/>
      <w:r>
        <w:t>in the form of green plant and seed</w:t>
      </w:r>
      <w:commentRangeEnd w:id="15"/>
      <w:r w:rsidR="001617A2" w:rsidRPr="00BC2028">
        <w:rPr>
          <w:rStyle w:val="CommentReference"/>
          <w:sz w:val="24"/>
          <w:szCs w:val="24"/>
        </w:rPr>
        <w:commentReference w:id="15"/>
      </w:r>
      <w:r w:rsidRPr="00BC2028">
        <w:t xml:space="preserve">). 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bees (LATIN), (1b) bumble bees (LATIN), and (1c) hoverflies (LATIN).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Yvoz et al. 2021 for 155 plant species were used to assign sub-index values. Out of the 11 species in our study, six had exact matches in </w:t>
      </w:r>
      <w:r>
        <w:t>the Yvoz et al.</w:t>
      </w:r>
      <w:r w:rsidRPr="00BC2028">
        <w:t xml:space="preserve"> database. For the other species and genus (Table 2), the mean value for all species within that genus reported in the database were used. </w:t>
      </w:r>
      <w:r w:rsidR="002A55FC" w:rsidRPr="00BC2028">
        <w:t xml:space="preserve">The volunteer crops (barley, oats) did not have values in the database, and were assigned </w:t>
      </w:r>
      <w:r w:rsidR="002A55FC">
        <w:t xml:space="preserve">ecological </w:t>
      </w:r>
      <w:r w:rsidR="002A55FC" w:rsidRPr="00BC2028">
        <w:t>values of 0</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assuming the additional value of these plants is minimal </w:t>
      </w:r>
      <w:r w:rsidR="002A55FC">
        <w:t>given the prevalence of winter cereal fields in Denmark</w:t>
      </w:r>
      <w:r w:rsidR="00204786">
        <w:t xml:space="preserve"> (CITE)</w:t>
      </w:r>
      <w:r w:rsidR="002A55FC" w:rsidRPr="00BC2028">
        <w:t>.</w:t>
      </w:r>
      <w:r w:rsidR="00204786">
        <w:t xml:space="preserve"> </w:t>
      </w:r>
      <w:r w:rsidRPr="00BC2028">
        <w:t xml:space="preserve">Each sub-index was reported in </w:t>
      </w:r>
      <w:r w:rsidRPr="00BC2028">
        <w:lastRenderedPageBreak/>
        <w:t>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sub-indice</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46CD3C3A" w:rsidR="00700ACD" w:rsidRDefault="00700ACD" w:rsidP="00700ACD">
      <w:pPr>
        <w:spacing w:line="360" w:lineRule="auto"/>
        <w:rPr>
          <w:b/>
          <w:bCs/>
        </w:rPr>
      </w:pPr>
      <w:r w:rsidRPr="003C7F19">
        <w:rPr>
          <w:b/>
          <w:bCs/>
        </w:rPr>
        <w:t>2.</w:t>
      </w:r>
      <w:r>
        <w:rPr>
          <w:b/>
          <w:bCs/>
        </w:rPr>
        <w:t>3</w:t>
      </w:r>
      <w:r w:rsidRPr="003C7F19">
        <w:rPr>
          <w:b/>
          <w:bCs/>
        </w:rPr>
        <w:t xml:space="preserve"> </w:t>
      </w:r>
      <w:r>
        <w:rPr>
          <w:b/>
          <w:bCs/>
        </w:rPr>
        <w:t>Multi-criteria summaries</w:t>
      </w:r>
    </w:p>
    <w:p w14:paraId="534375A9" w14:textId="0687BFA2" w:rsidR="00700ACD" w:rsidRPr="00700ACD" w:rsidRDefault="00700ACD" w:rsidP="00700ACD">
      <w:pPr>
        <w:spacing w:line="360" w:lineRule="auto"/>
      </w:pPr>
      <w:r>
        <w:t>To summarise the performance of each system in</w:t>
      </w:r>
      <w:r w:rsidR="00204786">
        <w:t xml:space="preserve"> our</w:t>
      </w:r>
      <w:r>
        <w:t xml:space="preserve"> six metrics, we used scaling processes used in multi-criteria decision making</w:t>
      </w:r>
      <w:r w:rsidR="00204786">
        <w:t xml:space="preserve">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mean values for each cropping system were </w:t>
      </w:r>
      <w:r w:rsidR="00E11F92">
        <w:t>extracted from statistical models</w:t>
      </w:r>
      <w:r w:rsidR="00B27B76">
        <w:t xml:space="preserve"> in the performance metric’s original units. In all </w:t>
      </w:r>
      <w:r w:rsidR="00E11F92">
        <w:t>metrics</w:t>
      </w:r>
      <w:r w:rsidR="00B27B76">
        <w:t xml:space="preserve">, a </w:t>
      </w:r>
      <w:r w:rsidR="00E11F92">
        <w:t xml:space="preserve">value of </w:t>
      </w:r>
      <w:r w:rsidR="00B27B76">
        <w:t>zero ha</w:t>
      </w:r>
      <w:r w:rsidR="00E11F92">
        <w:t>d</w:t>
      </w:r>
      <w:r w:rsidR="00B27B76">
        <w:t xml:space="preserve"> a physical interpretation, so we scaled the performances by dividing by the maximum performance value</w:t>
      </w:r>
      <w:r w:rsidR="00E11F92">
        <w:t xml:space="preserve"> observed</w:t>
      </w:r>
      <w:r w:rsidR="00B27B76">
        <w:t>, thus retaining a meaningful zero interpretation and avoiding exaggeration of small differences in absolute performances – this scaled all performance</w:t>
      </w:r>
      <w:r w:rsidR="00E11F92">
        <w:t xml:space="preserve">s in each metrtic to </w:t>
      </w:r>
      <w:r w:rsidR="00B27B76">
        <w:t xml:space="preserve">a scale from 0 to 1. 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rsidR="00B27B76">
        <w:t xml:space="preserve"> </w:t>
      </w:r>
      <w:r>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DC19339"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w:t>
      </w:r>
      <w:r w:rsidRPr="001C7F6C">
        <w:lastRenderedPageBreak/>
        <w:t xml:space="preserve">code is available as part of the </w:t>
      </w:r>
      <w:r w:rsidR="00FD249C">
        <w:t>G</w:t>
      </w:r>
      <w:r w:rsidRPr="001C7F6C">
        <w:t>ithub repository for this publication (</w:t>
      </w:r>
      <w:r w:rsidR="0014626F">
        <w:t>available upon acceptance</w:t>
      </w:r>
      <w:r w:rsidR="00E11F92">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4E712C74" w:rsidR="00CC097D" w:rsidRPr="00CC097D" w:rsidRDefault="00AD6F9E" w:rsidP="00CC097D">
            <w:pPr>
              <w:spacing w:line="360" w:lineRule="auto"/>
              <w:rPr>
                <w:lang w:val="da-DK"/>
              </w:rPr>
            </w:pPr>
            <w:r w:rsidRPr="00AD6F9E">
              <w:rPr>
                <w:noProof/>
                <w:lang w:val="da-DK"/>
              </w:rPr>
              <w:drawing>
                <wp:inline distT="0" distB="0" distL="0" distR="0" wp14:anchorId="5BE22884" wp14:editId="6A441050">
                  <wp:extent cx="5731510" cy="4457700"/>
                  <wp:effectExtent l="0" t="0" r="2540" b="0"/>
                  <wp:docPr id="6214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A9C67B3" w:rsidR="00F07C2C" w:rsidRPr="00F07C2C" w:rsidRDefault="00F07C2C" w:rsidP="00CF32A9">
            <w:pPr>
              <w:rPr>
                <w:i/>
                <w:iCs/>
              </w:rPr>
            </w:pPr>
            <w:r w:rsidRPr="007D24BE">
              <w:rPr>
                <w:i/>
                <w:iCs/>
              </w:rPr>
              <w:t>Figure 1</w:t>
            </w:r>
            <w:r w:rsidR="00953C94">
              <w:rPr>
                <w:i/>
                <w:iCs/>
              </w:rPr>
              <w:t xml:space="preserve">. (Top) </w:t>
            </w:r>
            <w:r w:rsidR="00A75203">
              <w:rPr>
                <w:i/>
                <w:iCs/>
              </w:rPr>
              <w:t xml:space="preserve">Weather summaries comparing study years to 30-year averages.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41681601" w:rsidR="00953C94" w:rsidRPr="00A75203" w:rsidRDefault="00953C94" w:rsidP="00A75203">
      <w:pPr>
        <w:spacing w:line="360" w:lineRule="auto"/>
      </w:pPr>
      <w:r w:rsidRPr="00A75203">
        <w:lastRenderedPageBreak/>
        <w:t xml:space="preserve">Yields varied significantly by crop (p&lt;0.001) and by cover crop treatment (p&lt;0.001), but did not vary significantly by any other factors or their interactions. In 2018 spring barley yields averaged 4.07 Mg ha-1, in 2019 </w:t>
      </w:r>
      <w:r w:rsidR="000347C5">
        <w:t xml:space="preserve">spring </w:t>
      </w:r>
      <w:r w:rsidRPr="00A75203">
        <w:t>oat yields averaged 4.28 Mg ha-1, and in 2020 faba bean yields averaged 3.47 Mg ha-1. 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 (CITE))</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6B4F32E1" w:rsidR="00F07C2C" w:rsidRDefault="00A75203" w:rsidP="00045088">
      <w:pPr>
        <w:spacing w:line="360" w:lineRule="auto"/>
      </w:pPr>
      <w:r>
        <w:t>The full statistical model 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ha-1</w:t>
      </w:r>
      <w:r w:rsidR="003E7CBF">
        <w:t>, while in 2019 the average fall biomass production was less than half</w:t>
      </w:r>
      <w:r w:rsidR="005642B7">
        <w:t xml:space="preserve"> of the 2018 value</w:t>
      </w:r>
      <w:r w:rsidR="003E7CBF">
        <w:t xml:space="preserve"> (0.99 Mg ha-1). </w:t>
      </w:r>
      <w:r w:rsidR="000347C5">
        <w:t xml:space="preserve">Residue treatment had a small but significant (p&lt;0.001) main effect without significant interactions, with residue removal reducing fall biomass by 0.2 Mg ha-1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increasing tillage intensity significantly decreased fall biomass by 27% and 9% when moving from no-till to surface tillage, and surface to inversion to surface,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 </w:t>
      </w:r>
      <w:r w:rsidR="002314A6">
        <w:t>Growing degree days accumulated from cover crop planting to biomass sampling were not related to fall biomass values.</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lastRenderedPageBreak/>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2E06599B" w:rsidR="00F07C2C" w:rsidRPr="00F07C2C" w:rsidRDefault="00F07C2C" w:rsidP="00AF5044">
            <w:pPr>
              <w:rPr>
                <w:i/>
                <w:iCs/>
              </w:rPr>
            </w:pPr>
            <w:r w:rsidRPr="00F07C2C">
              <w:rPr>
                <w:i/>
                <w:iCs/>
              </w:rPr>
              <w:t>Figure 2</w:t>
            </w:r>
            <w:r w:rsidR="00950EEA">
              <w:rPr>
                <w:i/>
                <w:iCs/>
              </w:rPr>
              <w:t xml:space="preserve"> (Top) Fall biomass was not related to growing degree days (GDDs, italic number in red</w:t>
            </w:r>
            <w:r w:rsidR="00AF5044">
              <w:rPr>
                <w:i/>
                <w:iCs/>
              </w:rPr>
              <w:t>) and exhibited complex treatment interactions (letters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56C0BF29" w14:textId="1B7B8333"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t xml:space="preserve">. </w:t>
      </w:r>
      <w:r w:rsidR="00AF348D">
        <w:t xml:space="preserve">Overall, </w:t>
      </w:r>
      <w:r w:rsidR="006774E5">
        <w:t>soil coverage by cover crop</w:t>
      </w:r>
      <w:r w:rsidR="00A3505F">
        <w:t>s</w:t>
      </w:r>
      <w:r w:rsidR="006774E5">
        <w:t xml:space="preserve"> averaged </w:t>
      </w:r>
      <w:r w:rsidR="00AF348D">
        <w:t xml:space="preserve">15%, </w:t>
      </w:r>
      <w:r w:rsidR="00763F20">
        <w:t xml:space="preserve">but this varied significantly by cover crop treatment (p&lt;0.001). </w:t>
      </w:r>
      <w:r w:rsidR="00EA5B2A">
        <w:t xml:space="preserve">Tillage, residue, nor their interactions had significant impacts on the coverage categories. The impact of cover crop treatment on </w:t>
      </w:r>
      <w:r w:rsidR="00CF32A9">
        <w:t xml:space="preserve">cover crop </w:t>
      </w:r>
      <w:r w:rsidR="00EA5B2A">
        <w:t xml:space="preserve">coverage depended on the year, an effect driven by 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 xml:space="preserve">average of 58% (SE:6%).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 (50%, SE:4%), followed by RadL (25%, SE:4%), MixM (7%, SE:3%) and NoCC (&lt;1%, SE:3%)</w:t>
      </w:r>
      <w:r w:rsidR="00AF348D">
        <w:t>.</w:t>
      </w:r>
      <w:r w:rsidR="00F87470">
        <w:t xml:space="preserve"> 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lastRenderedPageBreak/>
        <w:t xml:space="preserve">3.2.3 </w:t>
      </w:r>
      <w:r w:rsidR="00785EAA" w:rsidRPr="00A52678">
        <w:rPr>
          <w:i/>
          <w:iCs/>
        </w:rPr>
        <w:t>Fall vegetation c</w:t>
      </w:r>
      <w:r w:rsidRPr="00A52678">
        <w:rPr>
          <w:i/>
          <w:iCs/>
        </w:rPr>
        <w:t>ommunity</w:t>
      </w:r>
    </w:p>
    <w:p w14:paraId="25D8B1AB" w14:textId="4F15F022"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0F6AE806" w:rsidR="0038548F" w:rsidRDefault="0038548F" w:rsidP="00045088">
            <w:pPr>
              <w:spacing w:line="360" w:lineRule="auto"/>
            </w:pPr>
            <w:r w:rsidRPr="00D86704">
              <w:rPr>
                <w:b/>
                <w:bCs/>
              </w:rPr>
              <w:lastRenderedPageBreak/>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39D262DF"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the early-planted mix, followed by the mid-planted mix and no cover treatments; this pattern was true </w:t>
      </w:r>
      <w:r w:rsidR="00B20190">
        <w:t>regardless of tillage</w:t>
      </w:r>
      <w:r w:rsidR="00770D8A">
        <w:t xml:space="preserve"> system, straw management, and year</w:t>
      </w:r>
      <w:r w:rsidR="00B20190">
        <w:t xml:space="preserve"> (supporting information). </w:t>
      </w:r>
    </w:p>
    <w:p w14:paraId="7815ADC7" w14:textId="72A88A85"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resulting in treatments with high percent RAPSR coverage having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70947B3" w:rsidR="00E83610" w:rsidRPr="00E83610" w:rsidRDefault="00523DF1" w:rsidP="00030F1C">
      <w:pPr>
        <w:spacing w:line="360" w:lineRule="auto"/>
        <w:rPr>
          <w:i/>
          <w:iCs/>
          <w:color w:val="EE0000"/>
        </w:rPr>
      </w:pPr>
      <w:r>
        <w:t xml:space="preserve">Total spring </w:t>
      </w:r>
      <w:r w:rsidR="00EF62F9">
        <w:t>weed</w:t>
      </w:r>
      <w:r>
        <w:t xml:space="preserve"> counts ranged from 28-1600 plants m-2, with a median of 296 plants m-2. There were complex treatment interactions, with a significant three-way interaction between year, tillage, and cover crop (p&lt;0.001) and a significant two-way interaction between year and residue (p&lt;0.001). Within the no-till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The most dramatic differences were between MixE and RadM. </w:t>
      </w:r>
      <w:r w:rsidR="0086566B">
        <w:t xml:space="preserve">The total number of weeds was highest in the inversion tillage systems, followed by surface tillage systems, with the no-till systems having the smallest number of total weeds; these effects were magnified in 2019 compared to 2020, and in 2020 the difference between no-till </w:t>
      </w:r>
      <w:r w:rsidR="0086566B">
        <w:lastRenderedPageBreak/>
        <w:t>and surface tillage was borderline significant (p = 0.06). On average, inversion tillage had three and two times more spring weeds compared to the surface and no-till systems, respectively</w:t>
      </w:r>
      <w:r w:rsidR="00BE5883">
        <w:t xml:space="preserve"> (</w:t>
      </w:r>
      <w:r w:rsidR="00BE5883" w:rsidRPr="00133612">
        <w:rPr>
          <w:b/>
          <w:bCs/>
        </w:rPr>
        <w:t>Figure 4</w:t>
      </w:r>
      <w:r w:rsidR="00BE5883">
        <w:t>)</w:t>
      </w:r>
      <w:r w:rsidR="0086566B">
        <w:t>.</w:t>
      </w:r>
    </w:p>
    <w:p w14:paraId="309B4CF5" w14:textId="21BBC7E8" w:rsidR="00030F1C" w:rsidRDefault="00542FF3" w:rsidP="00030F1C">
      <w:pPr>
        <w:spacing w:line="360" w:lineRule="auto"/>
      </w:pPr>
      <w:r>
        <w:t>Despite having less total weeds, b</w:t>
      </w:r>
      <w:r w:rsidR="00BE5883">
        <w:t>oth no-till and surface tillage had significantly increased numbers of perennial weeds compared to inversion tillage. Averaged over no-till and surface tillage treatments, t</w:t>
      </w:r>
      <w:r w:rsidR="00D96229">
        <w:t xml:space="preserve">he number of perennial weeds </w:t>
      </w:r>
      <w:r w:rsidR="002D10E5">
        <w:t xml:space="preserve">in the MixE </w:t>
      </w:r>
      <w:r w:rsidR="00E50922">
        <w:t>was</w:t>
      </w:r>
      <w:r w:rsidR="002D10E5">
        <w:t xml:space="preserve"> </w:t>
      </w:r>
      <w:r w:rsidR="00E50922">
        <w:t>11 times higher (SE:6; p&lt;0.001) compared to the t</w:t>
      </w:r>
      <w:r w:rsidR="002D10E5">
        <w:t>he NoCC treatment</w:t>
      </w:r>
      <w:r w:rsidR="00E9789B">
        <w:t>, and 2.6-8.6 times higher than the other cover crop treatments</w:t>
      </w:r>
      <w:r w:rsidR="00BE5883">
        <w:t>; these effects were erased in the inversion tillage treatment</w:t>
      </w:r>
      <w:r w:rsidR="00E83610">
        <w:t>.</w:t>
      </w:r>
      <w:r w:rsidR="00E9789B">
        <w:t xml:space="preserve"> The MixM had a borderline significant increase in perennial weeds compared to the NoCC (p=0.05), but all other treatments were not significantly different from the NoCC.</w:t>
      </w:r>
      <w:r w:rsidR="00E83610">
        <w:t xml:space="preserve"> </w:t>
      </w:r>
      <w:commentRangeStart w:id="16"/>
      <w:r w:rsidR="000508B5">
        <w:t>The correlation between faba bean yields and annual weeds was not significant</w:t>
      </w:r>
      <w:r w:rsidR="00DA3E7B">
        <w:t xml:space="preserve"> </w:t>
      </w:r>
      <w:commentRangeEnd w:id="16"/>
      <w:r w:rsidR="00FF3F6E">
        <w:rPr>
          <w:rStyle w:val="CommentReference"/>
          <w:sz w:val="24"/>
          <w:szCs w:val="24"/>
        </w:rPr>
        <w:commentReference w:id="16"/>
      </w:r>
      <w:r w:rsidR="00DA3E7B">
        <w:t>(ρ=0.002, p=0.98)</w:t>
      </w:r>
      <w:r w:rsidR="000508B5">
        <w:t xml:space="preserve">, while the correlation </w:t>
      </w:r>
      <w:r w:rsidR="00A81ACF">
        <w:t>between yields and</w:t>
      </w:r>
      <w:r w:rsidR="000508B5">
        <w:t xml:space="preserve"> perennial weeds was (</w:t>
      </w:r>
      <w:r w:rsidR="00DA3E7B">
        <w:t>ρ=-0.28, p&lt;0.001</w:t>
      </w:r>
      <w:r w:rsidR="00A81ACF">
        <w:t xml:space="preserve">; </w:t>
      </w:r>
      <w:r w:rsidR="00A81ACF" w:rsidRPr="00A81ACF">
        <w:rPr>
          <w:b/>
          <w:bCs/>
        </w:rPr>
        <w:t>Figure 4</w:t>
      </w:r>
      <w:r w:rsidR="000508B5">
        <w:t>)</w:t>
      </w:r>
      <w:r w:rsidR="00DA3E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1B3EA2FA" w:rsidR="005E12EA" w:rsidRPr="005E12EA" w:rsidRDefault="00717BE6" w:rsidP="00030F1C">
            <w:pPr>
              <w:spacing w:line="360" w:lineRule="auto"/>
              <w:rPr>
                <w:lang w:val="da-DK"/>
              </w:rPr>
            </w:pPr>
            <w:r w:rsidRPr="00717BE6">
              <w:rPr>
                <w:noProof/>
                <w:lang w:val="da-DK"/>
              </w:rPr>
              <w:lastRenderedPageBreak/>
              <w:drawing>
                <wp:inline distT="0" distB="0" distL="0" distR="0" wp14:anchorId="09C9707F" wp14:editId="024C5E7E">
                  <wp:extent cx="5731510" cy="6550025"/>
                  <wp:effectExtent l="0" t="0" r="2540" b="3175"/>
                  <wp:docPr id="172668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tc>
      </w:tr>
      <w:tr w:rsidR="005E12EA" w14:paraId="77868ADE" w14:textId="77777777" w:rsidTr="0054576C">
        <w:tc>
          <w:tcPr>
            <w:tcW w:w="9026" w:type="dxa"/>
          </w:tcPr>
          <w:p w14:paraId="0E6944F1" w14:textId="34B53626"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133612" w:rsidRPr="00133612">
              <w:rPr>
                <w:i/>
                <w:iCs/>
              </w:rPr>
              <w:t xml:space="preserve">(Top) </w:t>
            </w:r>
            <w:r w:rsidR="00BE5883">
              <w:t>Spring weed counts were significantly impacted by tillage system and cover crop treatment</w:t>
            </w:r>
            <w:r w:rsidR="00133612">
              <w:t>, with the early-planted mix exhibiting the highest perennial and overall weed count</w:t>
            </w:r>
            <w:r w:rsidRPr="00BE5883">
              <w:rPr>
                <w:b/>
                <w:bCs/>
              </w:rPr>
              <w:t xml:space="preserve"> </w:t>
            </w:r>
            <w:r w:rsidR="00133612" w:rsidRPr="00133612">
              <w:rPr>
                <w:i/>
                <w:iCs/>
              </w:rPr>
              <w:t>(Bottom)</w:t>
            </w:r>
            <w:r w:rsidR="00133612">
              <w:rPr>
                <w:i/>
                <w:iCs/>
              </w:rPr>
              <w:t xml:space="preserve"> </w:t>
            </w:r>
            <w:r w:rsidR="00133612">
              <w:t>Faba bean grain yields were negatively correlated with the number of perennial weeds present in the spring.</w:t>
            </w:r>
          </w:p>
        </w:tc>
      </w:tr>
    </w:tbl>
    <w:p w14:paraId="0FE38C89" w14:textId="77777777" w:rsidR="0054576C" w:rsidRDefault="0054576C" w:rsidP="0054576C">
      <w:pPr>
        <w:spacing w:line="360" w:lineRule="auto"/>
      </w:pP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392D8C1A"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traw retention had no impact on the system’s pesticide use. In all systems</w:t>
      </w:r>
      <w:r>
        <w:t xml:space="preserve"> </w:t>
      </w:r>
      <w:r>
        <w:lastRenderedPageBreak/>
        <w:t>and years</w:t>
      </w:r>
      <w:r w:rsidR="00765D21">
        <w:t>, pesticide loads were lowest in the MixE treatments. Pesticide use was lowest in the inversion tillage system and did not differ between the surface and no-till systems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3.4 Multi-criteria summary</w:t>
      </w:r>
    </w:p>
    <w:p w14:paraId="7B060C0D" w14:textId="12C01231" w:rsidR="007348E9" w:rsidRDefault="00A80E50" w:rsidP="0054576C">
      <w:pPr>
        <w:spacing w:line="360" w:lineRule="auto"/>
      </w:pPr>
      <w:r>
        <w:t>The system with the highest overall value (assuming equal weighting for all metrics) was the mid-season planted radish (RadM) implemented in a no-till system with retained residue (</w:t>
      </w:r>
      <w:r w:rsidRPr="00A80E50">
        <w:rPr>
          <w:b/>
          <w:bCs/>
        </w:rPr>
        <w:t>Figure 5</w:t>
      </w:r>
      <w:r>
        <w:t>), while the system with the lowest overall value was the mid-season planted mixture (MixM) implemented in a no-till system with residue removal. Across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system on the total value was marginal in the inversion tillage system, but residue retention in the </w:t>
      </w:r>
      <w:r w:rsidR="00F508EF">
        <w:t xml:space="preserve">surface and no-till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7D227F4E" w14:textId="2578A012" w:rsidR="007348E9" w:rsidRPr="007348E9" w:rsidRDefault="007348E9" w:rsidP="0054576C">
            <w:pPr>
              <w:spacing w:line="360" w:lineRule="auto"/>
              <w:rPr>
                <w:lang w:val="da-DK"/>
              </w:rPr>
            </w:pPr>
            <w:commentRangeStart w:id="17"/>
            <w:r w:rsidRPr="007348E9">
              <w:rPr>
                <w:noProof/>
                <w:lang w:val="da-DK"/>
              </w:rPr>
              <w:lastRenderedPageBreak/>
              <w:drawing>
                <wp:inline distT="0" distB="0" distL="0" distR="0" wp14:anchorId="68215D70" wp14:editId="5C11A787">
                  <wp:extent cx="5731510" cy="5731510"/>
                  <wp:effectExtent l="0" t="0" r="2540" b="2540"/>
                  <wp:docPr id="154278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commentRangeEnd w:id="17"/>
            <w:r w:rsidR="00E1000E" w:rsidRPr="007348E9">
              <w:rPr>
                <w:rStyle w:val="CommentReference"/>
                <w:sz w:val="24"/>
                <w:szCs w:val="24"/>
                <w:lang w:val="da-DK"/>
              </w:rPr>
              <w:commentReference w:id="17"/>
            </w: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w:t>
            </w:r>
            <w:commentRangeStart w:id="18"/>
            <w:r w:rsidR="00D92540">
              <w:t>small grain residue management systems</w:t>
            </w:r>
            <w:commentRangeEnd w:id="18"/>
            <w:r w:rsidR="00E1000E">
              <w:rPr>
                <w:rStyle w:val="CommentReference"/>
                <w:sz w:val="24"/>
                <w:szCs w:val="24"/>
              </w:rPr>
              <w:commentReference w:id="18"/>
            </w:r>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294A652F" w:rsidR="005E150B" w:rsidRDefault="000347C5" w:rsidP="00045088">
      <w:pPr>
        <w:spacing w:line="360" w:lineRule="auto"/>
      </w:pPr>
      <w:r w:rsidRPr="00A75203">
        <w:t xml:space="preserve">The average grain yields </w:t>
      </w:r>
      <w:r w:rsidR="005E150B">
        <w:t xml:space="preserve">in each year </w:t>
      </w:r>
      <w:r w:rsidRPr="00A75203">
        <w:t>of the present study were lower than national averages for the same crops in the same years [4.28 Mg ha-1 spring barley, 4.94 oats, and 4.08 Mg ha-</w:t>
      </w:r>
      <w:r w:rsidRPr="00A75203">
        <w:lastRenderedPageBreak/>
        <w:t xml:space="preserve">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averages</w:t>
      </w:r>
      <w:r w:rsidR="00737D7A">
        <w:t>, demonstrating our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7E196853"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 which may only perform well under certain conditions (CITE)</w:t>
      </w:r>
      <w:r w:rsidR="006B785A">
        <w:t xml:space="preserve">. </w:t>
      </w:r>
      <w:r>
        <w:t xml:space="preserve">     </w:t>
      </w:r>
    </w:p>
    <w:p w14:paraId="746931A3" w14:textId="05573075"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A notable exception is </w:t>
      </w:r>
      <w:ins w:id="19" w:author="Marco Gentili" w:date="2026-01-09T11:43:00Z" w16du:dateUtc="2026-01-09T10:43:00Z">
        <w:r w:rsidR="007D33C5">
          <w:t xml:space="preserve">the </w:t>
        </w:r>
      </w:ins>
      <w:r w:rsidR="002E4D53">
        <w:t xml:space="preserve">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rankings</w:t>
      </w:r>
      <w:r w:rsidR="00F508EF">
        <w:t>,</w:t>
      </w:r>
      <w:r w:rsidR="00E33D15">
        <w:t xml:space="preserve"> and had </w:t>
      </w:r>
      <w:r w:rsidR="00F508EF">
        <w:t xml:space="preserve">only minor </w:t>
      </w:r>
      <w:r w:rsidR="00E33D15">
        <w:t>impacts on fall communities compared to the cover crop treatment.</w:t>
      </w:r>
    </w:p>
    <w:p w14:paraId="6FEFBC32" w14:textId="03A5C25D"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straw is removed after grain has been harvested, resulting in around 60% of the straw being removed (CITE). A layer of straw mulch is therefore present in both systems,</w:t>
      </w:r>
      <w:r w:rsidR="009A203A">
        <w:t xml:space="preserve"> and </w:t>
      </w:r>
      <w:r w:rsidR="00A82D15">
        <w:t>the impact of the layer thickness may only manifest under certain environmental conditions</w:t>
      </w:r>
      <w:r>
        <w:t xml:space="preserve">. </w:t>
      </w:r>
    </w:p>
    <w:p w14:paraId="722498FE" w14:textId="0092D2CE" w:rsidR="00737D7A" w:rsidRPr="00602609" w:rsidRDefault="005E150B" w:rsidP="00045088">
      <w:pPr>
        <w:spacing w:line="360" w:lineRule="auto"/>
        <w:rPr>
          <w:lang w:val="da-DK"/>
        </w:rPr>
      </w:pPr>
      <w:r>
        <w:t xml:space="preserve">In our study the cover crop mixtures performed poorly in the majority of performance metrics employed. </w:t>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lastRenderedPageBreak/>
        <w:fldChar w:fldCharType="begin"/>
      </w:r>
      <w:r w:rsidR="00602609">
        <w:instrText xml:space="preserve"> ADDIN ZOTERO_ITEM CSL_CITATION {"citationID":"CwHy9nyI","properties":{"formattedCitation":"(Florence &amp; McGuire, 2020; MacLaren et al., 2019; McKenzie-Gopsill et al., 2022; Smith et al., 2020)","plainCitation":"(Florence &amp; McGuire, 2020; MacLaren et al., 2019; McKenzie-Gopsill et al., 2022;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602609" w:rsidRPr="0060260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602609" w:rsidRPr="00602609">
        <w:rPr>
          <w:lang w:val="da-DK"/>
        </w:rPr>
        <w:t>(Florence &amp; McGuire, 2020; MacLaren et al., 2019; McKenzie-Gopsill et al., 2022;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2EA51ED1"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t xml:space="preserve"> (CITE). Our results show that in addition to supporting higher biomass production that effectively competes with other vegetation </w:t>
      </w:r>
      <w:r>
        <w:fldChar w:fldCharType="begin"/>
      </w:r>
      <w:r>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Pr="00CA273C">
        <w:t>(Lawley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less even than the radish treatments; the contributions of species 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truly evaluate this hypothesis. Additionally, the potential for radish cover crops to provide winter bridges for disease and insect pest propagation requires consideration. </w:t>
      </w:r>
    </w:p>
    <w:p w14:paraId="6B271877" w14:textId="77777777" w:rsidR="000347C5" w:rsidRPr="00045088" w:rsidRDefault="000347C5" w:rsidP="00045088">
      <w:pPr>
        <w:spacing w:line="360" w:lineRule="auto"/>
      </w:pP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20"/>
      <w:r w:rsidRPr="00045088">
        <w:lastRenderedPageBreak/>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20"/>
      <w:r w:rsidR="00602609" w:rsidRPr="00045088">
        <w:rPr>
          <w:rStyle w:val="CommentReference"/>
          <w:sz w:val="24"/>
          <w:szCs w:val="24"/>
        </w:rPr>
        <w:commentReference w:id="20"/>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3366C5FA" w14:textId="77777777" w:rsidR="00602609" w:rsidRPr="00602609" w:rsidRDefault="00602609" w:rsidP="00602609">
      <w:pPr>
        <w:pStyle w:val="Bibliography"/>
      </w:pPr>
      <w:r>
        <w:rPr>
          <w:b/>
          <w:bCs/>
        </w:rPr>
        <w:fldChar w:fldCharType="begin"/>
      </w:r>
      <w:r>
        <w:rPr>
          <w:b/>
          <w:bCs/>
        </w:rPr>
        <w:instrText xml:space="preserve"> ADDIN ZOTERO_BIBL {"uncited":[],"omitted":[],"custom":[]} CSL_BIBLIOGRAPHY </w:instrText>
      </w:r>
      <w:r>
        <w:rPr>
          <w:b/>
          <w:bCs/>
        </w:rPr>
        <w:fldChar w:fldCharType="separate"/>
      </w:r>
      <w:r w:rsidRPr="00602609">
        <w:t xml:space="preserve">Adeux, G., Cordeau, S., Antichi, D., Carlesi, S., Mazzoncini, M., Munier-Jolain, N., &amp; Bàrberi, P. (2021). Cover crops promote crop productivity but do not enhance weed management in tillage-based cropping systems. </w:t>
      </w:r>
      <w:r w:rsidRPr="00602609">
        <w:rPr>
          <w:i/>
          <w:iCs/>
        </w:rPr>
        <w:t>European Journal of Agronomy</w:t>
      </w:r>
      <w:r w:rsidRPr="00602609">
        <w:t xml:space="preserve">, </w:t>
      </w:r>
      <w:r w:rsidRPr="00602609">
        <w:rPr>
          <w:i/>
          <w:iCs/>
        </w:rPr>
        <w:t>123</w:t>
      </w:r>
      <w:r w:rsidRPr="00602609">
        <w:t>, 126221. https://doi.org/10.1016/j.eja.2020.126221</w:t>
      </w:r>
    </w:p>
    <w:p w14:paraId="08C5D706" w14:textId="77777777" w:rsidR="00602609" w:rsidRPr="00602609" w:rsidRDefault="00602609" w:rsidP="00602609">
      <w:pPr>
        <w:pStyle w:val="Bibliography"/>
      </w:pPr>
      <w:r w:rsidRPr="00602609">
        <w:t xml:space="preserve">Adeux, G., Rodriguez, A., Penato, C., Antichi, D., Carlesi, S., Sbrana, M., Bàrberi, P., &amp; Cordeau, S. (2023). Long-term cover cropping in tillage-based systems filters weed community phenology: A seedbank analysis. </w:t>
      </w:r>
      <w:r w:rsidRPr="00602609">
        <w:rPr>
          <w:i/>
          <w:iCs/>
        </w:rPr>
        <w:t>Field Crops Research</w:t>
      </w:r>
      <w:r w:rsidRPr="00602609">
        <w:t xml:space="preserve">, </w:t>
      </w:r>
      <w:r w:rsidRPr="00602609">
        <w:rPr>
          <w:i/>
          <w:iCs/>
        </w:rPr>
        <w:t>291</w:t>
      </w:r>
      <w:r w:rsidRPr="00602609">
        <w:t>, 108769. https://doi.org/10.1016/j.fcr.2022.108769</w:t>
      </w:r>
    </w:p>
    <w:p w14:paraId="28D6B46F" w14:textId="77777777" w:rsidR="00602609" w:rsidRPr="00602609" w:rsidRDefault="00602609" w:rsidP="00602609">
      <w:pPr>
        <w:pStyle w:val="Bibliography"/>
      </w:pPr>
      <w:r w:rsidRPr="00602609">
        <w:t xml:space="preserve">Balfour, N. J., &amp; Ratnieks, F. L. W. (2022). The disproportionate value of ‘weeds’ to pollinators and biodiversity. </w:t>
      </w:r>
      <w:r w:rsidRPr="00602609">
        <w:rPr>
          <w:i/>
          <w:iCs/>
        </w:rPr>
        <w:t>Journal of Applied Ecology</w:t>
      </w:r>
      <w:r w:rsidRPr="00602609">
        <w:t xml:space="preserve">, </w:t>
      </w:r>
      <w:r w:rsidRPr="00602609">
        <w:rPr>
          <w:i/>
          <w:iCs/>
        </w:rPr>
        <w:t>59</w:t>
      </w:r>
      <w:r w:rsidRPr="00602609">
        <w:t>(5), 1209–1218. https://doi.org/10.1111/1365-2664.14132</w:t>
      </w:r>
    </w:p>
    <w:p w14:paraId="4FD4C317" w14:textId="77777777" w:rsidR="00602609" w:rsidRPr="00602609" w:rsidRDefault="00602609" w:rsidP="00602609">
      <w:pPr>
        <w:pStyle w:val="Bibliography"/>
      </w:pPr>
      <w:r w:rsidRPr="00602609">
        <w:t xml:space="preserve">Bates, D., Mächler, M., Bolker, B., &amp; Walker, S. (2015). Fitting Linear Mixed-Effects Models Using lme4. </w:t>
      </w:r>
      <w:r w:rsidRPr="00602609">
        <w:rPr>
          <w:i/>
          <w:iCs/>
        </w:rPr>
        <w:t>Journal of Statistical Software</w:t>
      </w:r>
      <w:r w:rsidRPr="00602609">
        <w:t xml:space="preserve">, </w:t>
      </w:r>
      <w:r w:rsidRPr="00602609">
        <w:rPr>
          <w:i/>
          <w:iCs/>
        </w:rPr>
        <w:t>67</w:t>
      </w:r>
      <w:r w:rsidRPr="00602609">
        <w:t>(1), 1–48. https://doi.org/10.18637/jss.v067.i01</w:t>
      </w:r>
    </w:p>
    <w:p w14:paraId="304D2F1C" w14:textId="77777777" w:rsidR="00602609" w:rsidRPr="00602609" w:rsidRDefault="00602609" w:rsidP="00602609">
      <w:pPr>
        <w:pStyle w:val="Bibliography"/>
      </w:pPr>
      <w:r w:rsidRPr="00602609">
        <w:t xml:space="preserve">Bensch, J., de Mol, F., Gerowitt, B., &amp; Zhang, H. (2025). Integrating Biodiversity Benefits of Weeds into the Economic Threshold Concept. </w:t>
      </w:r>
      <w:r w:rsidRPr="00602609">
        <w:rPr>
          <w:i/>
          <w:iCs/>
        </w:rPr>
        <w:t>Journal of Crop Health</w:t>
      </w:r>
      <w:r w:rsidRPr="00602609">
        <w:t xml:space="preserve">, </w:t>
      </w:r>
      <w:r w:rsidRPr="00602609">
        <w:rPr>
          <w:i/>
          <w:iCs/>
        </w:rPr>
        <w:t>77</w:t>
      </w:r>
      <w:r w:rsidRPr="00602609">
        <w:t>(3), 96. https://doi.org/10.1007/s10343-025-01165-1</w:t>
      </w:r>
    </w:p>
    <w:p w14:paraId="1C151247" w14:textId="77777777" w:rsidR="00602609" w:rsidRPr="00602609" w:rsidRDefault="00602609" w:rsidP="00602609">
      <w:pPr>
        <w:pStyle w:val="Bibliography"/>
      </w:pPr>
      <w:r w:rsidRPr="00602609">
        <w:lastRenderedPageBreak/>
        <w:t xml:space="preserve">Blaix, C., Moonen, A. C., Dostatny, D. F., Izquierdo, J., Le Corff, J., Morrison, J., Von Redwitz, C., Schumacher, M., &amp; Westerman, P. R. (2018). Quantification of regulating ecosystem services provided by weeds in annual cropping systems using a systematic map approach. </w:t>
      </w:r>
      <w:r w:rsidRPr="00602609">
        <w:rPr>
          <w:i/>
          <w:iCs/>
        </w:rPr>
        <w:t>Weed Research</w:t>
      </w:r>
      <w:r w:rsidRPr="00602609">
        <w:t xml:space="preserve">, </w:t>
      </w:r>
      <w:r w:rsidRPr="00602609">
        <w:rPr>
          <w:i/>
          <w:iCs/>
        </w:rPr>
        <w:t>58</w:t>
      </w:r>
      <w:r w:rsidRPr="00602609">
        <w:t>(3), 151–164. https://doi.org/10.1111/wre.12303</w:t>
      </w:r>
    </w:p>
    <w:p w14:paraId="6F6ADDBF" w14:textId="77777777" w:rsidR="00602609" w:rsidRPr="00602609" w:rsidRDefault="00602609" w:rsidP="00602609">
      <w:pPr>
        <w:pStyle w:val="Bibliography"/>
      </w:pPr>
      <w:r w:rsidRPr="00602609">
        <w:t xml:space="preserve">Bozdogan, H. (1987). Model Selection and Akaike’s Information Criterion (AIC): The General Theory and its Analytical Extensions. </w:t>
      </w:r>
      <w:r w:rsidRPr="00602609">
        <w:rPr>
          <w:i/>
          <w:iCs/>
        </w:rPr>
        <w:t>Psychometrika</w:t>
      </w:r>
      <w:r w:rsidRPr="00602609">
        <w:t xml:space="preserve">, </w:t>
      </w:r>
      <w:r w:rsidRPr="00602609">
        <w:rPr>
          <w:i/>
          <w:iCs/>
        </w:rPr>
        <w:t>52</w:t>
      </w:r>
      <w:r w:rsidRPr="00602609">
        <w:t>(3), 345–370. https://doi.org/10.1007/BF02294361</w:t>
      </w:r>
    </w:p>
    <w:p w14:paraId="71C9CBD0" w14:textId="77777777" w:rsidR="00602609" w:rsidRPr="00602609" w:rsidRDefault="00602609" w:rsidP="00602609">
      <w:pPr>
        <w:pStyle w:val="Bibliography"/>
      </w:pPr>
      <w:r w:rsidRPr="00602609">
        <w:t xml:space="preserve">Brooks, M. E., Kristensen, K., Benthem, K. J. van, Magnusson, A., Berg, C. W., Nielsen, A., Skaug, H. J., Maechler, M., &amp; Bolker, B. M. (2017). glmmTMB Balances Speed and Flexibility Among Packages for Zero-inflated Generalized Linear Mixed Modeling. </w:t>
      </w:r>
      <w:r w:rsidRPr="00602609">
        <w:rPr>
          <w:i/>
          <w:iCs/>
        </w:rPr>
        <w:t>The R Journal</w:t>
      </w:r>
      <w:r w:rsidRPr="00602609">
        <w:t xml:space="preserve">, </w:t>
      </w:r>
      <w:r w:rsidRPr="00602609">
        <w:rPr>
          <w:i/>
          <w:iCs/>
        </w:rPr>
        <w:t>9</w:t>
      </w:r>
      <w:r w:rsidRPr="00602609">
        <w:t>(2), 378–400. https://doi.org/10.32614/RJ-2017-066</w:t>
      </w:r>
    </w:p>
    <w:p w14:paraId="659CEC43" w14:textId="77777777" w:rsidR="00602609" w:rsidRPr="00723963" w:rsidRDefault="00602609" w:rsidP="00602609">
      <w:pPr>
        <w:pStyle w:val="Bibliography"/>
        <w:rPr>
          <w:lang w:val="nl-BE"/>
        </w:rPr>
      </w:pPr>
      <w:r w:rsidRPr="00602609">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sidRPr="00723963">
        <w:rPr>
          <w:i/>
          <w:iCs/>
          <w:lang w:val="nl-BE"/>
        </w:rPr>
        <w:t>PLOS ONE</w:t>
      </w:r>
      <w:r w:rsidRPr="00723963">
        <w:rPr>
          <w:lang w:val="nl-BE"/>
        </w:rPr>
        <w:t xml:space="preserve">, </w:t>
      </w:r>
      <w:r w:rsidRPr="00723963">
        <w:rPr>
          <w:i/>
          <w:iCs/>
          <w:lang w:val="nl-BE"/>
        </w:rPr>
        <w:t>11</w:t>
      </w:r>
      <w:r w:rsidRPr="00723963">
        <w:rPr>
          <w:lang w:val="nl-BE"/>
        </w:rPr>
        <w:t>(3), e0151595. https://doi.org/10.1371/journal.pone.0151595</w:t>
      </w:r>
    </w:p>
    <w:p w14:paraId="5020B05D" w14:textId="77777777" w:rsidR="00602609" w:rsidRPr="00602609" w:rsidRDefault="00602609" w:rsidP="00602609">
      <w:pPr>
        <w:pStyle w:val="Bibliography"/>
      </w:pPr>
      <w:r w:rsidRPr="00723963">
        <w:rPr>
          <w:lang w:val="nl-BE"/>
        </w:rPr>
        <w:t xml:space="preserve">Ceballos, G., Ehrlich, P. R., &amp; Dirzo, R. (2017). </w:t>
      </w:r>
      <w:r w:rsidRPr="00602609">
        <w:t xml:space="preserve">Biological annihilation via the ongoing sixth mass extinction signaled by vertebrate population losses and declines. </w:t>
      </w:r>
      <w:r w:rsidRPr="00602609">
        <w:rPr>
          <w:i/>
          <w:iCs/>
        </w:rPr>
        <w:t>Proceedings of the National Academy of Sciences</w:t>
      </w:r>
      <w:r w:rsidRPr="00602609">
        <w:t xml:space="preserve">, </w:t>
      </w:r>
      <w:r w:rsidRPr="00602609">
        <w:rPr>
          <w:i/>
          <w:iCs/>
        </w:rPr>
        <w:t>114</w:t>
      </w:r>
      <w:r w:rsidRPr="00602609">
        <w:t>(30), E6089–E6096. https://doi.org/10.1073/pnas.1704949114</w:t>
      </w:r>
    </w:p>
    <w:p w14:paraId="111ABA74" w14:textId="77777777" w:rsidR="00602609" w:rsidRPr="00602609" w:rsidRDefault="00602609" w:rsidP="00602609">
      <w:pPr>
        <w:pStyle w:val="Bibliography"/>
      </w:pPr>
      <w:r w:rsidRPr="00602609">
        <w:t xml:space="preserve">Dirzo, R., Young, H. S., Galetti, M., Ceballos, G., Isaac, N. J. B., &amp; Collen, B. (2014). Defaunation in the Anthropocene. </w:t>
      </w:r>
      <w:r w:rsidRPr="00602609">
        <w:rPr>
          <w:i/>
          <w:iCs/>
        </w:rPr>
        <w:t>Science</w:t>
      </w:r>
      <w:r w:rsidRPr="00602609">
        <w:t xml:space="preserve">, </w:t>
      </w:r>
      <w:r w:rsidRPr="00602609">
        <w:rPr>
          <w:i/>
          <w:iCs/>
        </w:rPr>
        <w:t>345</w:t>
      </w:r>
      <w:r w:rsidRPr="00602609">
        <w:t>(6195), 401–406. https://doi.org/10.1126/science.1251817</w:t>
      </w:r>
    </w:p>
    <w:p w14:paraId="496F9F60" w14:textId="77777777" w:rsidR="00602609" w:rsidRPr="00602609" w:rsidRDefault="00602609" w:rsidP="00602609">
      <w:pPr>
        <w:pStyle w:val="Bibliography"/>
      </w:pPr>
      <w:r w:rsidRPr="00602609">
        <w:lastRenderedPageBreak/>
        <w:t xml:space="preserve">Elhakeem, A., Porre, R. J., Hoffland, E., Van Dam, J. C., Drost, S. M., &amp; De Deyn, G. B. (2023). Radish-based cover crop mixtures mitigate leaching and increase availability of nitrogen to the cash crop. </w:t>
      </w:r>
      <w:r w:rsidRPr="00602609">
        <w:rPr>
          <w:i/>
          <w:iCs/>
        </w:rPr>
        <w:t>Field Crops Research</w:t>
      </w:r>
      <w:r w:rsidRPr="00602609">
        <w:t xml:space="preserve">, </w:t>
      </w:r>
      <w:r w:rsidRPr="00602609">
        <w:rPr>
          <w:i/>
          <w:iCs/>
        </w:rPr>
        <w:t>292</w:t>
      </w:r>
      <w:r w:rsidRPr="00602609">
        <w:t>, 108803. https://doi.org/10.1016/j.fcr.2022.108803</w:t>
      </w:r>
    </w:p>
    <w:p w14:paraId="5A41F84B" w14:textId="77777777" w:rsidR="00602609" w:rsidRPr="00602609" w:rsidRDefault="00602609" w:rsidP="00602609">
      <w:pPr>
        <w:pStyle w:val="Bibliography"/>
      </w:pPr>
      <w:r w:rsidRPr="00602609">
        <w:t xml:space="preserve">Esposito, M., Westbrook, A. S., Maggio, A., Cirillo, V., &amp; DiTommaso, A. (2023). Neutral weed communities: The intersection between crop productivity, biodiversity, and weed ecosystem services. </w:t>
      </w:r>
      <w:r w:rsidRPr="00602609">
        <w:rPr>
          <w:i/>
          <w:iCs/>
        </w:rPr>
        <w:t>Weed Science</w:t>
      </w:r>
      <w:r w:rsidRPr="00602609">
        <w:t xml:space="preserve">, </w:t>
      </w:r>
      <w:r w:rsidRPr="00602609">
        <w:rPr>
          <w:i/>
          <w:iCs/>
        </w:rPr>
        <w:t>71</w:t>
      </w:r>
      <w:r w:rsidRPr="00602609">
        <w:t>(4), 301–311. https://doi.org/10.1017/wsc.2023.27</w:t>
      </w:r>
    </w:p>
    <w:p w14:paraId="2FDF4DF5" w14:textId="77777777" w:rsidR="00602609" w:rsidRPr="00602609" w:rsidRDefault="00602609" w:rsidP="00602609">
      <w:pPr>
        <w:pStyle w:val="Bibliography"/>
      </w:pPr>
      <w:r w:rsidRPr="00602609">
        <w:t xml:space="preserve">Fanfarillo, E., &amp; Kasperski, A. (2021). An index of ecological value for European arable plant communities. </w:t>
      </w:r>
      <w:r w:rsidRPr="00602609">
        <w:rPr>
          <w:i/>
          <w:iCs/>
        </w:rPr>
        <w:t>Biodiversity and Conservation</w:t>
      </w:r>
      <w:r w:rsidRPr="00602609">
        <w:t xml:space="preserve">, </w:t>
      </w:r>
      <w:r w:rsidRPr="00602609">
        <w:rPr>
          <w:i/>
          <w:iCs/>
        </w:rPr>
        <w:t>30</w:t>
      </w:r>
      <w:r w:rsidRPr="00602609">
        <w:t>(7), 2145–2164. https://doi.org/10.1007/s10531-021-02191-x</w:t>
      </w:r>
    </w:p>
    <w:p w14:paraId="24BE7B62" w14:textId="77777777" w:rsidR="00602609" w:rsidRPr="00602609" w:rsidRDefault="00602609" w:rsidP="00602609">
      <w:pPr>
        <w:pStyle w:val="Bibliography"/>
      </w:pPr>
      <w:r w:rsidRPr="00602609">
        <w:t xml:space="preserve">FAO. (2023). </w:t>
      </w:r>
      <w:r w:rsidRPr="00602609">
        <w:rPr>
          <w:i/>
          <w:iCs/>
        </w:rPr>
        <w:t>Crop and Livestock Products</w:t>
      </w:r>
      <w:r w:rsidRPr="00602609">
        <w:t xml:space="preserve"> [Dataset]. Food and Agriculture Organization of the United Nations. https://www.fao.org/faostat/en/#data/QCL</w:t>
      </w:r>
    </w:p>
    <w:p w14:paraId="3A902E1A" w14:textId="77777777" w:rsidR="00602609" w:rsidRPr="00602609" w:rsidRDefault="00602609" w:rsidP="00602609">
      <w:pPr>
        <w:pStyle w:val="Bibliography"/>
      </w:pPr>
      <w:r w:rsidRPr="00602609">
        <w:t xml:space="preserve">Florence, A. M., &amp; McGuire, A. M. (2020). Do diverse cover crop mixtures perform better than monocultures? A systematic review. </w:t>
      </w:r>
      <w:r w:rsidRPr="00602609">
        <w:rPr>
          <w:i/>
          <w:iCs/>
        </w:rPr>
        <w:t>Agronomy Journal</w:t>
      </w:r>
      <w:r w:rsidRPr="00602609">
        <w:t xml:space="preserve">, </w:t>
      </w:r>
      <w:r w:rsidRPr="00602609">
        <w:rPr>
          <w:i/>
          <w:iCs/>
        </w:rPr>
        <w:t>112</w:t>
      </w:r>
      <w:r w:rsidRPr="00602609">
        <w:t>(5), 3513–3534. https://doi.org/10.1002/agj2.20340</w:t>
      </w:r>
    </w:p>
    <w:p w14:paraId="48456A92" w14:textId="77777777" w:rsidR="00602609" w:rsidRPr="00602609" w:rsidRDefault="00602609" w:rsidP="00602609">
      <w:pPr>
        <w:pStyle w:val="Bibliography"/>
      </w:pPr>
      <w:r w:rsidRPr="00602609">
        <w:t xml:space="preserve">Gaba, S., Cheviron, N., Perrot, T., Piutti, S., Gautier, J.-L., &amp; Bretagnolle, V. (2020). Weeds Enhance Multifunctionality in Arable Lands in South-West of France. </w:t>
      </w:r>
      <w:r w:rsidRPr="00602609">
        <w:rPr>
          <w:i/>
          <w:iCs/>
        </w:rPr>
        <w:t>Frontiers in Sustainable Food Systems</w:t>
      </w:r>
      <w:r w:rsidRPr="00602609">
        <w:t xml:space="preserve">, </w:t>
      </w:r>
      <w:r w:rsidRPr="00602609">
        <w:rPr>
          <w:i/>
          <w:iCs/>
        </w:rPr>
        <w:t>4</w:t>
      </w:r>
      <w:r w:rsidRPr="00602609">
        <w:t>. https://doi.org/10.3389/fsufs.2020.00071</w:t>
      </w:r>
    </w:p>
    <w:p w14:paraId="2A1635B0" w14:textId="77777777" w:rsidR="00602609" w:rsidRPr="00602609" w:rsidRDefault="00602609" w:rsidP="00602609">
      <w:pPr>
        <w:pStyle w:val="Bibliography"/>
      </w:pPr>
      <w:r w:rsidRPr="00602609">
        <w:t xml:space="preserve">Gómez-Muñoz, B., Jensen, L. S., Munkholm, L., Olesen, J. E., Møller Hansen, E., &amp; Bruun, S. (2021). Long-term effect of tillage and straw retention in conservation agriculture systems on soil carbon storage. </w:t>
      </w:r>
      <w:r w:rsidRPr="00602609">
        <w:rPr>
          <w:i/>
          <w:iCs/>
        </w:rPr>
        <w:t>Soil Science Society of America Journal</w:t>
      </w:r>
      <w:r w:rsidRPr="00602609">
        <w:t xml:space="preserve">, </w:t>
      </w:r>
      <w:r w:rsidRPr="00602609">
        <w:rPr>
          <w:i/>
          <w:iCs/>
        </w:rPr>
        <w:t>85</w:t>
      </w:r>
      <w:r w:rsidRPr="00602609">
        <w:t>(5), 1465–1478. https://doi.org/10.1002/saj2.20312</w:t>
      </w:r>
    </w:p>
    <w:p w14:paraId="311661D4" w14:textId="77777777" w:rsidR="00602609" w:rsidRPr="00602609" w:rsidRDefault="00602609" w:rsidP="00602609">
      <w:pPr>
        <w:pStyle w:val="Bibliography"/>
      </w:pPr>
      <w:r w:rsidRPr="00602609">
        <w:t xml:space="preserve">Henle, K., Alard, D., Clitherow, J., Cobb, P., Firbank, L., Kull, T., McCracken, D., Moritz, R. F. A., Niemelä, J., Rebane, M., Wascher, D., Watt, A., &amp; Young, J. (2008). </w:t>
      </w:r>
      <w:r w:rsidRPr="00602609">
        <w:lastRenderedPageBreak/>
        <w:t xml:space="preserve">Identifying and managing the conflicts between agriculture and biodiversity conservation in Europe–A review. </w:t>
      </w:r>
      <w:r w:rsidRPr="00602609">
        <w:rPr>
          <w:i/>
          <w:iCs/>
        </w:rPr>
        <w:t>Agriculture, Ecosystems &amp; Environment</w:t>
      </w:r>
      <w:r w:rsidRPr="00602609">
        <w:t xml:space="preserve">, </w:t>
      </w:r>
      <w:r w:rsidRPr="00602609">
        <w:rPr>
          <w:i/>
          <w:iCs/>
        </w:rPr>
        <w:t>124</w:t>
      </w:r>
      <w:r w:rsidRPr="00602609">
        <w:t>(1), 60–71. https://doi.org/10.1016/j.agee.2007.09.005</w:t>
      </w:r>
    </w:p>
    <w:p w14:paraId="42B3C108" w14:textId="77777777" w:rsidR="00602609" w:rsidRPr="00602609" w:rsidRDefault="00602609" w:rsidP="00602609">
      <w:pPr>
        <w:pStyle w:val="Bibliography"/>
      </w:pPr>
      <w:r w:rsidRPr="00602609">
        <w:t xml:space="preserve">Jian, J., Du, X., Reiter, M. S., &amp; Stewart, R. D. (2020). A meta-analysis of global cropland soil carbon changes due to cover cropping. </w:t>
      </w:r>
      <w:r w:rsidRPr="00602609">
        <w:rPr>
          <w:i/>
          <w:iCs/>
        </w:rPr>
        <w:t>Soil Biology and Biochemistry</w:t>
      </w:r>
      <w:r w:rsidRPr="00602609">
        <w:t xml:space="preserve">, </w:t>
      </w:r>
      <w:r w:rsidRPr="00602609">
        <w:rPr>
          <w:i/>
          <w:iCs/>
        </w:rPr>
        <w:t>143</w:t>
      </w:r>
      <w:r w:rsidRPr="00602609">
        <w:t>, 107735. https://doi.org/10.1016/j.soilbio.2020.107735</w:t>
      </w:r>
    </w:p>
    <w:p w14:paraId="05012088" w14:textId="77777777" w:rsidR="00602609" w:rsidRPr="00602609" w:rsidRDefault="00602609" w:rsidP="00602609">
      <w:pPr>
        <w:pStyle w:val="Bibliography"/>
      </w:pPr>
      <w:r w:rsidRPr="00602609">
        <w:t xml:space="preserve">Labeyrie, V., Antona, M., Baudry, J., Bazile, D., Bodin, Ö., Caillon, S., Leclerc, C., Le Page, C., Louafi, S., Mariel, J., Massol, F., &amp; Thomas, M. (2021). Networking agrobiodiversity management to foster biodiversity-based agriculture. A review. </w:t>
      </w:r>
      <w:r w:rsidRPr="00602609">
        <w:rPr>
          <w:i/>
          <w:iCs/>
        </w:rPr>
        <w:t>Agronomy for Sustainable Development</w:t>
      </w:r>
      <w:r w:rsidRPr="00602609">
        <w:t xml:space="preserve">, </w:t>
      </w:r>
      <w:r w:rsidRPr="00602609">
        <w:rPr>
          <w:i/>
          <w:iCs/>
        </w:rPr>
        <w:t>41</w:t>
      </w:r>
      <w:r w:rsidRPr="00602609">
        <w:t>(1), 4. https://doi.org/10.1007/s13593-020-00662-z</w:t>
      </w:r>
    </w:p>
    <w:p w14:paraId="1749C5F8" w14:textId="77777777" w:rsidR="00602609" w:rsidRPr="00602609" w:rsidRDefault="00602609" w:rsidP="00602609">
      <w:pPr>
        <w:pStyle w:val="Bibliography"/>
      </w:pPr>
      <w:r w:rsidRPr="00602609">
        <w:t xml:space="preserve">Lawley, Y. E., Teasdale, J. R., &amp; Weil, R. R. (2012). The Mechanism for Weed Suppression by a Forage Radish Cover Crop. </w:t>
      </w:r>
      <w:r w:rsidRPr="00602609">
        <w:rPr>
          <w:i/>
          <w:iCs/>
        </w:rPr>
        <w:t>Agronomy Journal</w:t>
      </w:r>
      <w:r w:rsidRPr="00602609">
        <w:t xml:space="preserve">, </w:t>
      </w:r>
      <w:r w:rsidRPr="00602609">
        <w:rPr>
          <w:i/>
          <w:iCs/>
        </w:rPr>
        <w:t>104</w:t>
      </w:r>
      <w:r w:rsidRPr="00602609">
        <w:t>(2), 205–214. https://doi.org/10.2134/agronj2011.0128</w:t>
      </w:r>
    </w:p>
    <w:p w14:paraId="043C764B" w14:textId="77777777" w:rsidR="00602609" w:rsidRPr="00602609" w:rsidRDefault="00602609" w:rsidP="00602609">
      <w:pPr>
        <w:pStyle w:val="Bibliography"/>
      </w:pPr>
      <w:r w:rsidRPr="00602609">
        <w:t xml:space="preserve">Lenth, R. V. (2024). </w:t>
      </w:r>
      <w:r w:rsidRPr="00602609">
        <w:rPr>
          <w:i/>
          <w:iCs/>
        </w:rPr>
        <w:t>emmeans: Estimated Marginal Means, aka Least-Squares Means</w:t>
      </w:r>
      <w:r w:rsidRPr="00602609">
        <w:t>. https://CRAN.R-project.org/package=emmeans</w:t>
      </w:r>
    </w:p>
    <w:p w14:paraId="1E92BB65" w14:textId="77777777" w:rsidR="00602609" w:rsidRPr="00602609" w:rsidRDefault="00602609" w:rsidP="00602609">
      <w:pPr>
        <w:pStyle w:val="Bibliography"/>
      </w:pPr>
      <w:r w:rsidRPr="00602609">
        <w:rPr>
          <w:lang w:val="da-DK"/>
        </w:rPr>
        <w:t xml:space="preserve">Leskovšek, R., Eler, K., &amp; Zamljen, S. A. (2025). </w:t>
      </w:r>
      <w:r w:rsidRPr="00602609">
        <w:t xml:space="preserve">Weed suppression and maize yield influenced by cover crop mixture diversity and tillage. </w:t>
      </w:r>
      <w:r w:rsidRPr="00602609">
        <w:rPr>
          <w:i/>
          <w:iCs/>
        </w:rPr>
        <w:t>Agriculture, Ecosystems &amp; Environment</w:t>
      </w:r>
      <w:r w:rsidRPr="00602609">
        <w:t xml:space="preserve">, </w:t>
      </w:r>
      <w:r w:rsidRPr="00602609">
        <w:rPr>
          <w:i/>
          <w:iCs/>
        </w:rPr>
        <w:t>383</w:t>
      </w:r>
      <w:r w:rsidRPr="00602609">
        <w:t>, 109530. https://doi.org/10.1016/j.agee.2025.109530</w:t>
      </w:r>
    </w:p>
    <w:p w14:paraId="7E2BC23E" w14:textId="77777777" w:rsidR="00602609" w:rsidRPr="00602609" w:rsidRDefault="00602609" w:rsidP="00602609">
      <w:pPr>
        <w:pStyle w:val="Bibliography"/>
      </w:pPr>
      <w:r w:rsidRPr="00602609">
        <w:t xml:space="preserve">MacLaren, C., Swanepoel, P., Bennett, J., Wright, J., &amp; Dehnen-Schmutz, K. (2019). Cover crop biomass production is more important than diversity for weed suppression. </w:t>
      </w:r>
      <w:r w:rsidRPr="00602609">
        <w:rPr>
          <w:i/>
          <w:iCs/>
        </w:rPr>
        <w:t>Crop Science</w:t>
      </w:r>
      <w:r w:rsidRPr="00602609">
        <w:t xml:space="preserve">, </w:t>
      </w:r>
      <w:r w:rsidRPr="00602609">
        <w:rPr>
          <w:i/>
          <w:iCs/>
        </w:rPr>
        <w:t>59</w:t>
      </w:r>
      <w:r w:rsidRPr="00602609">
        <w:t>(2), 733–748.</w:t>
      </w:r>
    </w:p>
    <w:p w14:paraId="6FC7B956" w14:textId="77777777" w:rsidR="00602609" w:rsidRPr="00602609" w:rsidRDefault="00602609" w:rsidP="00602609">
      <w:pPr>
        <w:pStyle w:val="Bibliography"/>
      </w:pPr>
      <w:r w:rsidRPr="00602609">
        <w:t xml:space="preserve">Marshall, E. J. P., Brown, V. K., Boatman, N. D., Lutman, P. J. W., Squire, G. R., &amp; Ward, L. K. (2003). The role of weeds in supporting biological diversity within crop fields. </w:t>
      </w:r>
      <w:r w:rsidRPr="00602609">
        <w:rPr>
          <w:i/>
          <w:iCs/>
        </w:rPr>
        <w:t>Weed Research</w:t>
      </w:r>
      <w:r w:rsidRPr="00602609">
        <w:t xml:space="preserve">, </w:t>
      </w:r>
      <w:r w:rsidRPr="00602609">
        <w:rPr>
          <w:i/>
          <w:iCs/>
        </w:rPr>
        <w:t>43</w:t>
      </w:r>
      <w:r w:rsidRPr="00602609">
        <w:t>(2), 77–89. https://doi.org/10.1046/j.1365-3180.2003.00326.x</w:t>
      </w:r>
    </w:p>
    <w:p w14:paraId="5C1DF8F9" w14:textId="77777777" w:rsidR="00602609" w:rsidRPr="00602609" w:rsidRDefault="00602609" w:rsidP="00602609">
      <w:pPr>
        <w:pStyle w:val="Bibliography"/>
      </w:pPr>
      <w:r w:rsidRPr="00602609">
        <w:lastRenderedPageBreak/>
        <w:t xml:space="preserve">McKenzie-Gopsill, A., Mills, A., MacDonald, A. N., &amp; Wyand, S. (2022). The importance of species selection in cover crop mixture design. </w:t>
      </w:r>
      <w:r w:rsidRPr="00602609">
        <w:rPr>
          <w:i/>
          <w:iCs/>
        </w:rPr>
        <w:t>Weed Science</w:t>
      </w:r>
      <w:r w:rsidRPr="00602609">
        <w:t xml:space="preserve">, </w:t>
      </w:r>
      <w:r w:rsidRPr="00602609">
        <w:rPr>
          <w:i/>
          <w:iCs/>
        </w:rPr>
        <w:t>70</w:t>
      </w:r>
      <w:r w:rsidRPr="00602609">
        <w:t>(4), 436–447. https://doi.org/10.1017/wsc.2022.28</w:t>
      </w:r>
    </w:p>
    <w:p w14:paraId="04E5557B" w14:textId="77777777" w:rsidR="00602609" w:rsidRPr="00602609" w:rsidRDefault="00602609" w:rsidP="00602609">
      <w:pPr>
        <w:pStyle w:val="Bibliography"/>
      </w:pPr>
      <w:r w:rsidRPr="00602609">
        <w:t xml:space="preserve">Miranda-Vélez, J. F., Simpson, G. L., Hansen, E. M., &amp; Munkholm, L. J. (2026). In-season effects of winter cover crops and tillage on soil NO3- and N leaching – Analysis with generalized additive models. </w:t>
      </w:r>
      <w:r w:rsidRPr="00602609">
        <w:rPr>
          <w:i/>
          <w:iCs/>
        </w:rPr>
        <w:t>Agriculture, Ecosystems &amp; Environment</w:t>
      </w:r>
      <w:r w:rsidRPr="00602609">
        <w:t xml:space="preserve">, </w:t>
      </w:r>
      <w:r w:rsidRPr="00602609">
        <w:rPr>
          <w:i/>
          <w:iCs/>
        </w:rPr>
        <w:t>396</w:t>
      </w:r>
      <w:r w:rsidRPr="00602609">
        <w:t>, 110011. https://doi.org/10.1016/j.agee.2025.110011</w:t>
      </w:r>
    </w:p>
    <w:p w14:paraId="6D0D0E2C" w14:textId="77777777" w:rsidR="00602609" w:rsidRPr="00602609" w:rsidRDefault="00602609" w:rsidP="00602609">
      <w:pPr>
        <w:pStyle w:val="Bibliography"/>
      </w:pPr>
      <w:r w:rsidRPr="00602609">
        <w:t xml:space="preserve">Monat, J. P. (2009). The benefits of global scaling in multi-criteria decision analysis. </w:t>
      </w:r>
      <w:r w:rsidRPr="00602609">
        <w:rPr>
          <w:i/>
          <w:iCs/>
        </w:rPr>
        <w:t>Judgment and Decision Making</w:t>
      </w:r>
      <w:r w:rsidRPr="00602609">
        <w:t xml:space="preserve">, </w:t>
      </w:r>
      <w:r w:rsidRPr="00602609">
        <w:rPr>
          <w:i/>
          <w:iCs/>
        </w:rPr>
        <w:t>4</w:t>
      </w:r>
      <w:r w:rsidRPr="00602609">
        <w:t>(6), 492–508. https://doi.org/10.1017/S1930297500004034</w:t>
      </w:r>
    </w:p>
    <w:p w14:paraId="28E59A8F" w14:textId="77777777" w:rsidR="00602609" w:rsidRPr="00602609" w:rsidRDefault="00602609" w:rsidP="00602609">
      <w:pPr>
        <w:pStyle w:val="Bibliography"/>
      </w:pPr>
      <w:r w:rsidRPr="00602609">
        <w:t xml:space="preserve">Moreau, D., Pointurier, O., Nicolardot, B., Villerd, J., &amp; Colbach, N. (2020). In which cropping systems can residual weeds reduce nitrate leaching and soil erosion? </w:t>
      </w:r>
      <w:r w:rsidRPr="00602609">
        <w:rPr>
          <w:i/>
          <w:iCs/>
        </w:rPr>
        <w:t>European Journal of Agronomy</w:t>
      </w:r>
      <w:r w:rsidRPr="00602609">
        <w:t xml:space="preserve">, </w:t>
      </w:r>
      <w:r w:rsidRPr="00602609">
        <w:rPr>
          <w:i/>
          <w:iCs/>
        </w:rPr>
        <w:t>119</w:t>
      </w:r>
      <w:r w:rsidRPr="00602609">
        <w:t>, 126015. https://doi.org/10.1016/j.eja.2020.126015</w:t>
      </w:r>
    </w:p>
    <w:p w14:paraId="0B671B12" w14:textId="77777777" w:rsidR="00602609" w:rsidRPr="00602609" w:rsidRDefault="00602609" w:rsidP="00602609">
      <w:pPr>
        <w:pStyle w:val="Bibliography"/>
      </w:pPr>
      <w:r w:rsidRPr="00602609">
        <w:t xml:space="preserve">Oksanen, J., Simpson, G. L., Blanchet, F. G., Kindt, R., Legendre, P., Minchin, P. R., O’Hara, R. B., Solymos, P., Stevens, M. H. H., Szoecs, E., Wagner, H., Barbour, M., Bedward, M., Bolker, B., Borcard, D., Carvalho, G., Chirico, M., Caceres, M. D., Durand, S., … Weedon, J. (2024). </w:t>
      </w:r>
      <w:r w:rsidRPr="00602609">
        <w:rPr>
          <w:i/>
          <w:iCs/>
        </w:rPr>
        <w:t>vegan: Community Ecology Package</w:t>
      </w:r>
      <w:r w:rsidRPr="00602609">
        <w:t>. https://CRAN.R-project.org/package=vegan</w:t>
      </w:r>
    </w:p>
    <w:p w14:paraId="0D864115" w14:textId="77777777" w:rsidR="00602609" w:rsidRPr="00602609" w:rsidRDefault="00602609" w:rsidP="00602609">
      <w:pPr>
        <w:pStyle w:val="Bibliography"/>
      </w:pPr>
      <w:r w:rsidRPr="00602609">
        <w:t xml:space="preserve">Peel, M. C., Finlayson, B. L., &amp; McMahon, T. A. (2007). Updated world map of the Köppen–Geiger climate classification. </w:t>
      </w:r>
      <w:r w:rsidRPr="00602609">
        <w:rPr>
          <w:i/>
          <w:iCs/>
        </w:rPr>
        <w:t>Hydrology and Earth System Sciences</w:t>
      </w:r>
      <w:r w:rsidRPr="00602609">
        <w:t xml:space="preserve">, </w:t>
      </w:r>
      <w:r w:rsidRPr="00602609">
        <w:rPr>
          <w:i/>
          <w:iCs/>
        </w:rPr>
        <w:t>11</w:t>
      </w:r>
      <w:r w:rsidRPr="00602609">
        <w:t>(5), 1633–1644. https://doi.org/10.5194/hess-11-1633-2007</w:t>
      </w:r>
    </w:p>
    <w:p w14:paraId="727B774D" w14:textId="77777777" w:rsidR="00602609" w:rsidRPr="00602609" w:rsidRDefault="00602609" w:rsidP="00602609">
      <w:pPr>
        <w:pStyle w:val="Bibliography"/>
      </w:pPr>
      <w:r w:rsidRPr="00602609">
        <w:t xml:space="preserve">Petit, S., Boursault, A., Guilloux, M., Munier-Jolain, N., &amp; Reboud, X. (2011). Weeds in agricultural landscapes. A review. </w:t>
      </w:r>
      <w:r w:rsidRPr="00602609">
        <w:rPr>
          <w:i/>
          <w:iCs/>
        </w:rPr>
        <w:t>Agronomy for Sustainable Development</w:t>
      </w:r>
      <w:r w:rsidRPr="00602609">
        <w:t xml:space="preserve">, </w:t>
      </w:r>
      <w:r w:rsidRPr="00602609">
        <w:rPr>
          <w:i/>
          <w:iCs/>
        </w:rPr>
        <w:t>31</w:t>
      </w:r>
      <w:r w:rsidRPr="00602609">
        <w:t>(2), 309–317. https://doi.org/10.1051/agro/2010020</w:t>
      </w:r>
    </w:p>
    <w:p w14:paraId="059CB96A" w14:textId="77777777" w:rsidR="00602609" w:rsidRPr="00602609" w:rsidRDefault="00602609" w:rsidP="00602609">
      <w:pPr>
        <w:pStyle w:val="Bibliography"/>
      </w:pPr>
      <w:r w:rsidRPr="00602609">
        <w:lastRenderedPageBreak/>
        <w:t xml:space="preserve">Petit, S., Munier-Jolain, N., Bretagnolle, V., Bockstaller, C., Gaba, S., Cordeau, S., Lechenet, M., Mézière, D., &amp; Colbach, N. (2015). Ecological Intensification Through Pesticide Reduction: Weed Control, Weed Biodiversity and Sustainability in Arable Farming. </w:t>
      </w:r>
      <w:r w:rsidRPr="00602609">
        <w:rPr>
          <w:i/>
          <w:iCs/>
        </w:rPr>
        <w:t>Environmental Management</w:t>
      </w:r>
      <w:r w:rsidRPr="00602609">
        <w:t xml:space="preserve">, </w:t>
      </w:r>
      <w:r w:rsidRPr="00602609">
        <w:rPr>
          <w:i/>
          <w:iCs/>
        </w:rPr>
        <w:t>56</w:t>
      </w:r>
      <w:r w:rsidRPr="00602609">
        <w:t>(5), 1078–1090. https://doi.org/10.1007/s00267-015-0554-5</w:t>
      </w:r>
    </w:p>
    <w:p w14:paraId="6881D579" w14:textId="77777777" w:rsidR="00602609" w:rsidRPr="00602609" w:rsidRDefault="00602609" w:rsidP="00602609">
      <w:pPr>
        <w:pStyle w:val="Bibliography"/>
      </w:pPr>
      <w:r w:rsidRPr="00602609">
        <w:t xml:space="preserve">Pielou, E. C. (1966). The measurement of diversity in different types of biological collections. </w:t>
      </w:r>
      <w:r w:rsidRPr="00602609">
        <w:rPr>
          <w:i/>
          <w:iCs/>
        </w:rPr>
        <w:t>Journal of Theoretical Biology</w:t>
      </w:r>
      <w:r w:rsidRPr="00602609">
        <w:t xml:space="preserve">, </w:t>
      </w:r>
      <w:r w:rsidRPr="00602609">
        <w:rPr>
          <w:i/>
          <w:iCs/>
        </w:rPr>
        <w:t>13</w:t>
      </w:r>
      <w:r w:rsidRPr="00602609">
        <w:t>(1), 131–144. https://doi.org/10.1016/0022-5193(66)90013-0</w:t>
      </w:r>
    </w:p>
    <w:p w14:paraId="57E7651D" w14:textId="77777777" w:rsidR="00602609" w:rsidRPr="00602609" w:rsidRDefault="00602609" w:rsidP="00602609">
      <w:pPr>
        <w:pStyle w:val="Bibliography"/>
      </w:pPr>
      <w:r w:rsidRPr="00602609">
        <w:t xml:space="preserve">R Core Team. (2024). </w:t>
      </w:r>
      <w:r w:rsidRPr="00602609">
        <w:rPr>
          <w:i/>
          <w:iCs/>
        </w:rPr>
        <w:t>R: A Language and Environment for Statistical Computing</w:t>
      </w:r>
      <w:r w:rsidRPr="00602609">
        <w:t>. R Foundation for Statistical Computing. https://www.R-project.org/</w:t>
      </w:r>
    </w:p>
    <w:p w14:paraId="631EE16D" w14:textId="77777777" w:rsidR="00602609" w:rsidRPr="00602609" w:rsidRDefault="00602609" w:rsidP="00602609">
      <w:pPr>
        <w:pStyle w:val="Bibliography"/>
      </w:pPr>
      <w:r w:rsidRPr="00602609">
        <w:t xml:space="preserve">Rani, L., Thapa, K., Kanojia, N., Sharma, N., Singh, S., Grewal, A. S., Srivastav, A. L., &amp; Kaushal, J. (2021). An extensive review on the consequences of chemical pesticides on human health and environment. </w:t>
      </w:r>
      <w:r w:rsidRPr="00602609">
        <w:rPr>
          <w:i/>
          <w:iCs/>
        </w:rPr>
        <w:t>Journal of Cleaner Production</w:t>
      </w:r>
      <w:r w:rsidRPr="00602609">
        <w:t xml:space="preserve">, </w:t>
      </w:r>
      <w:r w:rsidRPr="00602609">
        <w:rPr>
          <w:i/>
          <w:iCs/>
        </w:rPr>
        <w:t>283</w:t>
      </w:r>
      <w:r w:rsidRPr="00602609">
        <w:t>, 124657. https://doi.org/10.1016/j.jclepro.2020.124657</w:t>
      </w:r>
    </w:p>
    <w:p w14:paraId="32BAEEE9" w14:textId="77777777" w:rsidR="00602609" w:rsidRPr="00602609" w:rsidRDefault="00602609" w:rsidP="00602609">
      <w:pPr>
        <w:pStyle w:val="Bibliography"/>
      </w:pPr>
      <w:r w:rsidRPr="00602609">
        <w:t xml:space="preserve">Ritchie, H., &amp; Roser, M. (2019). Half of the world’s habitable land is used for agriculture. </w:t>
      </w:r>
      <w:r w:rsidRPr="00602609">
        <w:rPr>
          <w:i/>
          <w:iCs/>
        </w:rPr>
        <w:t>Our World in Data</w:t>
      </w:r>
      <w:r w:rsidRPr="00602609">
        <w:t>.</w:t>
      </w:r>
    </w:p>
    <w:p w14:paraId="486C3217" w14:textId="77777777" w:rsidR="00602609" w:rsidRPr="00602609" w:rsidRDefault="00602609" w:rsidP="00602609">
      <w:pPr>
        <w:pStyle w:val="Bibliography"/>
      </w:pPr>
      <w:r w:rsidRPr="00602609">
        <w:t xml:space="preserve">Rouge, A., Adeux, G., Busset, H., Hugard, R., Martin, J., Matejicek, A., Moreau, D., Guillemin, J.-P., &amp; Cordeau, S. (2023). Carry-over effects of cover crops on weeds and crop productivity in no-till systems. </w:t>
      </w:r>
      <w:r w:rsidRPr="00602609">
        <w:rPr>
          <w:i/>
          <w:iCs/>
        </w:rPr>
        <w:t>Field Crops Research</w:t>
      </w:r>
      <w:r w:rsidRPr="00602609">
        <w:t xml:space="preserve">, </w:t>
      </w:r>
      <w:r w:rsidRPr="00602609">
        <w:rPr>
          <w:i/>
          <w:iCs/>
        </w:rPr>
        <w:t>295</w:t>
      </w:r>
      <w:r w:rsidRPr="00602609">
        <w:t>, 108899. https://doi.org/10.1016/j.fcr.2023.108899</w:t>
      </w:r>
    </w:p>
    <w:p w14:paraId="79CA8733" w14:textId="77777777" w:rsidR="00602609" w:rsidRPr="00602609" w:rsidRDefault="00602609" w:rsidP="00602609">
      <w:pPr>
        <w:pStyle w:val="Bibliography"/>
      </w:pPr>
      <w:r w:rsidRPr="00602609">
        <w:t xml:space="preserve">Salonen, J., Andersson, L., Andreasen, C., &amp; Semb Torresen, K. (2008). </w:t>
      </w:r>
      <w:r w:rsidRPr="00602609">
        <w:rPr>
          <w:i/>
          <w:iCs/>
        </w:rPr>
        <w:t>Key perennial weeds in arable crops in the Nordic countries</w:t>
      </w:r>
      <w:r w:rsidRPr="00602609">
        <w:t>.</w:t>
      </w:r>
    </w:p>
    <w:p w14:paraId="69B1B07A" w14:textId="77777777" w:rsidR="00602609" w:rsidRPr="00602609" w:rsidRDefault="00602609" w:rsidP="00602609">
      <w:pPr>
        <w:pStyle w:val="Bibliography"/>
      </w:pPr>
      <w:r w:rsidRPr="00602609">
        <w:t xml:space="preserve">Schatke, M., Ulber, L., Musavi, T., Wäldchen, J., &amp; von Redwitz, C. (2024). From unwanted to wanted: Blending functional weed traits into weed distribution maps. </w:t>
      </w:r>
      <w:r w:rsidRPr="00602609">
        <w:rPr>
          <w:i/>
          <w:iCs/>
        </w:rPr>
        <w:t>Weed Research</w:t>
      </w:r>
      <w:r w:rsidRPr="00602609">
        <w:t xml:space="preserve">, </w:t>
      </w:r>
      <w:r w:rsidRPr="00602609">
        <w:rPr>
          <w:i/>
          <w:iCs/>
        </w:rPr>
        <w:t>64</w:t>
      </w:r>
      <w:r w:rsidRPr="00602609">
        <w:t>(6), 407–417. https://doi.org/10.1111/wre.12664</w:t>
      </w:r>
    </w:p>
    <w:p w14:paraId="60CC2963" w14:textId="77777777" w:rsidR="00602609" w:rsidRPr="00602609" w:rsidRDefault="00602609" w:rsidP="00602609">
      <w:pPr>
        <w:pStyle w:val="Bibliography"/>
      </w:pPr>
      <w:r w:rsidRPr="00602609">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sidRPr="00602609">
        <w:rPr>
          <w:i/>
          <w:iCs/>
        </w:rPr>
        <w:t>SN Applied Sciences</w:t>
      </w:r>
      <w:r w:rsidRPr="00602609">
        <w:t xml:space="preserve">, </w:t>
      </w:r>
      <w:r w:rsidRPr="00602609">
        <w:rPr>
          <w:i/>
          <w:iCs/>
        </w:rPr>
        <w:t>1</w:t>
      </w:r>
      <w:r w:rsidRPr="00602609">
        <w:t>(11), 1446. https://doi.org/10.1007/s42452-019-1485-1</w:t>
      </w:r>
    </w:p>
    <w:p w14:paraId="135C987A" w14:textId="77777777" w:rsidR="00602609" w:rsidRPr="00602609" w:rsidRDefault="00602609" w:rsidP="00602609">
      <w:pPr>
        <w:pStyle w:val="Bibliography"/>
      </w:pPr>
      <w:r w:rsidRPr="00602609">
        <w:t xml:space="preserve">Shrestha, A., Knezevic, S. Z., Roy, R. C., Ball-Coelho, B. R., &amp; Swanton, C. J. (2002). Effect of tillage, cover crop and crop rotation on the composition of weed flora in a sandy soil. </w:t>
      </w:r>
      <w:r w:rsidRPr="00602609">
        <w:rPr>
          <w:i/>
          <w:iCs/>
        </w:rPr>
        <w:t>Weed Research</w:t>
      </w:r>
      <w:r w:rsidRPr="00602609">
        <w:t xml:space="preserve">, </w:t>
      </w:r>
      <w:r w:rsidRPr="00602609">
        <w:rPr>
          <w:i/>
          <w:iCs/>
        </w:rPr>
        <w:t>42</w:t>
      </w:r>
      <w:r w:rsidRPr="00602609">
        <w:t>(1), 76–87. https://doi.org/10.1046/j.1365-3180.2002.00264.x</w:t>
      </w:r>
    </w:p>
    <w:p w14:paraId="62524E2B" w14:textId="77777777" w:rsidR="00602609" w:rsidRPr="00602609" w:rsidRDefault="00602609" w:rsidP="00602609">
      <w:pPr>
        <w:pStyle w:val="Bibliography"/>
      </w:pPr>
      <w:r w:rsidRPr="00602609">
        <w:t xml:space="preserve">Silge, J., &amp; Robinson, D. (2016). tidytext: Text Mining and Analysis Using Tidy Data Principles in R. </w:t>
      </w:r>
      <w:r w:rsidRPr="00602609">
        <w:rPr>
          <w:i/>
          <w:iCs/>
        </w:rPr>
        <w:t>JOSS</w:t>
      </w:r>
      <w:r w:rsidRPr="00602609">
        <w:t xml:space="preserve">, </w:t>
      </w:r>
      <w:r w:rsidRPr="00602609">
        <w:rPr>
          <w:i/>
          <w:iCs/>
        </w:rPr>
        <w:t>1</w:t>
      </w:r>
      <w:r w:rsidRPr="00602609">
        <w:t>(3). https://doi.org/10.21105/joss.00037</w:t>
      </w:r>
    </w:p>
    <w:p w14:paraId="0A8DBD43" w14:textId="77777777" w:rsidR="00602609" w:rsidRPr="00602609" w:rsidRDefault="00602609" w:rsidP="00602609">
      <w:pPr>
        <w:pStyle w:val="Bibliography"/>
      </w:pPr>
      <w:r w:rsidRPr="00602609">
        <w:t xml:space="preserve">Smith, R. G., Warren, N. D., &amp; Cordeau, S. (2020). Are cover crop mixtures better at suppressing weeds than cover crop monocultures? </w:t>
      </w:r>
      <w:r w:rsidRPr="00602609">
        <w:rPr>
          <w:i/>
          <w:iCs/>
        </w:rPr>
        <w:t>Weed Science</w:t>
      </w:r>
      <w:r w:rsidRPr="00602609">
        <w:t xml:space="preserve">, </w:t>
      </w:r>
      <w:r w:rsidRPr="00602609">
        <w:rPr>
          <w:i/>
          <w:iCs/>
        </w:rPr>
        <w:t>68</w:t>
      </w:r>
      <w:r w:rsidRPr="00602609">
        <w:t>(2), 186–194. https://doi.org/10.1017/wsc.2020.12</w:t>
      </w:r>
    </w:p>
    <w:p w14:paraId="7AA26D8E" w14:textId="77777777" w:rsidR="00602609" w:rsidRPr="00602609" w:rsidRDefault="00602609" w:rsidP="00602609">
      <w:pPr>
        <w:pStyle w:val="Bibliography"/>
      </w:pPr>
      <w:r w:rsidRPr="00602609">
        <w:t xml:space="preserve">Storkey, J., &amp; Westbury, D. B. (2007). Managing arable weeds for biodiversity. </w:t>
      </w:r>
      <w:r w:rsidRPr="00602609">
        <w:rPr>
          <w:i/>
          <w:iCs/>
        </w:rPr>
        <w:t>Pest Management Science</w:t>
      </w:r>
      <w:r w:rsidRPr="00602609">
        <w:t xml:space="preserve">, </w:t>
      </w:r>
      <w:r w:rsidRPr="00602609">
        <w:rPr>
          <w:i/>
          <w:iCs/>
        </w:rPr>
        <w:t>63</w:t>
      </w:r>
      <w:r w:rsidRPr="00602609">
        <w:t>(6), 517–523. https://doi.org/10.1002/ps.1375</w:t>
      </w:r>
    </w:p>
    <w:p w14:paraId="4451E5F5" w14:textId="77777777" w:rsidR="00602609" w:rsidRPr="00602609" w:rsidRDefault="00602609" w:rsidP="00602609">
      <w:pPr>
        <w:pStyle w:val="Bibliography"/>
      </w:pPr>
      <w:r w:rsidRPr="00602609">
        <w:t xml:space="preserve">Sullivan, C. A. O., Whisson, K., Treble, K., Roper, M. M., Micin, S. F., &amp; Ward, P. R. (2017). Biological nitrification inhibition by weeds: Wild radish, brome grass, wild oats and annual ryegrass decrease nitrification rates in their rhizospheres. </w:t>
      </w:r>
      <w:r w:rsidRPr="00602609">
        <w:rPr>
          <w:i/>
          <w:iCs/>
        </w:rPr>
        <w:t>Crop and Pasture Science</w:t>
      </w:r>
      <w:r w:rsidRPr="00602609">
        <w:t xml:space="preserve">, </w:t>
      </w:r>
      <w:r w:rsidRPr="00602609">
        <w:rPr>
          <w:i/>
          <w:iCs/>
        </w:rPr>
        <w:t>68</w:t>
      </w:r>
      <w:r w:rsidRPr="00602609">
        <w:t>(8), 798–804. https://doi.org/10.1071/CP17243</w:t>
      </w:r>
    </w:p>
    <w:p w14:paraId="14EFCE22" w14:textId="77777777" w:rsidR="00602609" w:rsidRPr="00602609" w:rsidRDefault="00602609" w:rsidP="00602609">
      <w:pPr>
        <w:pStyle w:val="Bibliography"/>
      </w:pPr>
      <w:r w:rsidRPr="00602609">
        <w:t xml:space="preserve">Swanton, C. J., Shrestha, A., Roy, R. C., Ball-Coelho, B. R., &amp; Knezevic, S. Z. (1999). Effect of tillage systems, N, and cover crop on the composition of weed flora. </w:t>
      </w:r>
      <w:r w:rsidRPr="00602609">
        <w:rPr>
          <w:i/>
          <w:iCs/>
        </w:rPr>
        <w:t>Weed Science</w:t>
      </w:r>
      <w:r w:rsidRPr="00602609">
        <w:t xml:space="preserve">, </w:t>
      </w:r>
      <w:r w:rsidRPr="00602609">
        <w:rPr>
          <w:i/>
          <w:iCs/>
        </w:rPr>
        <w:t>47</w:t>
      </w:r>
      <w:r w:rsidRPr="00602609">
        <w:t>(4), 454–461. https://doi.org/10.1017/S0043174500092079</w:t>
      </w:r>
    </w:p>
    <w:p w14:paraId="4EC3B7EE" w14:textId="77777777" w:rsidR="00602609" w:rsidRPr="00602609" w:rsidRDefault="00602609" w:rsidP="00602609">
      <w:pPr>
        <w:pStyle w:val="Bibliography"/>
      </w:pPr>
      <w:r w:rsidRPr="00602609">
        <w:t xml:space="preserve">Wan, N.-F., Fu, L., Dainese, M., Kiær, L. P., Hu, Y.-Q., Xin, F., Goulson, D., Woodcock, B. A., Vanbergen, A. J., Spurgeon, D. J., Shen, S., &amp; Scherber, C. (2025). Pesticides </w:t>
      </w:r>
      <w:r w:rsidRPr="00602609">
        <w:lastRenderedPageBreak/>
        <w:t xml:space="preserve">have negative effects on non-target organisms. </w:t>
      </w:r>
      <w:r w:rsidRPr="00602609">
        <w:rPr>
          <w:i/>
          <w:iCs/>
        </w:rPr>
        <w:t>Nature Communications</w:t>
      </w:r>
      <w:r w:rsidRPr="00602609">
        <w:t xml:space="preserve">, </w:t>
      </w:r>
      <w:r w:rsidRPr="00602609">
        <w:rPr>
          <w:i/>
          <w:iCs/>
        </w:rPr>
        <w:t>16</w:t>
      </w:r>
      <w:r w:rsidRPr="00602609">
        <w:t>(1), 1360. https://doi.org/10.1038/s41467-025-56732-x</w:t>
      </w:r>
    </w:p>
    <w:p w14:paraId="45740D89" w14:textId="77777777" w:rsidR="00602609" w:rsidRPr="00602609" w:rsidRDefault="00602609" w:rsidP="00602609">
      <w:pPr>
        <w:pStyle w:val="Bibliography"/>
      </w:pPr>
      <w:r w:rsidRPr="00723963">
        <w:rPr>
          <w:lang w:val="nl-BE"/>
        </w:rPr>
        <w:t xml:space="preserve">Weber, J. F., Kunz, C., Peteinatos, G. G., Zikeli, S., &amp; Gerhards, R. (2017). </w:t>
      </w:r>
      <w:r w:rsidRPr="00602609">
        <w:t xml:space="preserve">Weed Control Using Conventional Tillage, Reduced Tillage, No-Tillage, and Cover Crops in Organic Soybean. </w:t>
      </w:r>
      <w:r w:rsidRPr="00602609">
        <w:rPr>
          <w:i/>
          <w:iCs/>
        </w:rPr>
        <w:t>Agriculture</w:t>
      </w:r>
      <w:r w:rsidRPr="00602609">
        <w:t xml:space="preserve">, </w:t>
      </w:r>
      <w:r w:rsidRPr="00602609">
        <w:rPr>
          <w:i/>
          <w:iCs/>
        </w:rPr>
        <w:t>7</w:t>
      </w:r>
      <w:r w:rsidRPr="00602609">
        <w:t>(5), 43. https://doi.org/10.3390/agriculture7050043</w:t>
      </w:r>
    </w:p>
    <w:p w14:paraId="10382613" w14:textId="77777777" w:rsidR="00602609" w:rsidRPr="00602609" w:rsidRDefault="00602609" w:rsidP="00602609">
      <w:pPr>
        <w:pStyle w:val="Bibliography"/>
      </w:pPr>
      <w:r w:rsidRPr="00602609">
        <w:t xml:space="preserve">Wickham, H., Averick, M., Bryan, J., Chang, W., McGowan, L. D., François, R., Grolemund, G., Hayes, A., Henry, L., Hester, J., Kuhn, M., Pedersen, T. L., Miller, E., Bache, S. M., Müller, K., Ooms, J., Robinson, D., Seidel, D. P., Spinu, V., … Yutani, H. (2019). Welcome to the Tidyverse. </w:t>
      </w:r>
      <w:r w:rsidRPr="00602609">
        <w:rPr>
          <w:i/>
          <w:iCs/>
        </w:rPr>
        <w:t>Journal of Open Source Software</w:t>
      </w:r>
      <w:r w:rsidRPr="00602609">
        <w:t xml:space="preserve">, </w:t>
      </w:r>
      <w:r w:rsidRPr="00602609">
        <w:rPr>
          <w:i/>
          <w:iCs/>
        </w:rPr>
        <w:t>4</w:t>
      </w:r>
      <w:r w:rsidRPr="00602609">
        <w:t>(43), 1686. https://doi.org/10.21105/joss.01686</w:t>
      </w:r>
    </w:p>
    <w:p w14:paraId="5519708E" w14:textId="77777777" w:rsidR="00602609" w:rsidRPr="00602609" w:rsidRDefault="00602609" w:rsidP="00602609">
      <w:pPr>
        <w:pStyle w:val="Bibliography"/>
      </w:pPr>
      <w:r w:rsidRPr="00602609">
        <w:t xml:space="preserve">Wickham, H., &amp; Bryan, J. (2023). </w:t>
      </w:r>
      <w:r w:rsidRPr="00602609">
        <w:rPr>
          <w:i/>
          <w:iCs/>
        </w:rPr>
        <w:t>readxl: Read Excel Files</w:t>
      </w:r>
      <w:r w:rsidRPr="00602609">
        <w:t>. https://CRAN.R-project.org/package=readxl</w:t>
      </w:r>
    </w:p>
    <w:p w14:paraId="4BFFE6A1" w14:textId="77777777" w:rsidR="00602609" w:rsidRPr="00602609" w:rsidRDefault="00602609" w:rsidP="00602609">
      <w:pPr>
        <w:pStyle w:val="Bibliography"/>
      </w:pPr>
      <w:r w:rsidRPr="00602609">
        <w:t xml:space="preserve">Wickham, H., Pedersen, T. L., &amp; Seidel, D. (2025). </w:t>
      </w:r>
      <w:r w:rsidRPr="00602609">
        <w:rPr>
          <w:i/>
          <w:iCs/>
        </w:rPr>
        <w:t>scales: Scale Functions for Visualization</w:t>
      </w:r>
      <w:r w:rsidRPr="00602609">
        <w:t>. https://CRAN.R-project.org/package=scales</w:t>
      </w:r>
    </w:p>
    <w:p w14:paraId="333F8FAC" w14:textId="77777777" w:rsidR="00602609" w:rsidRPr="00602609" w:rsidRDefault="00602609" w:rsidP="00602609">
      <w:pPr>
        <w:pStyle w:val="Bibliography"/>
      </w:pPr>
      <w:r w:rsidRPr="00602609">
        <w:t xml:space="preserve">Yvoz, S., Petit, S., Biju-Duval, L., &amp; Cordeau, S. (2020). A framework to type crop management strategies within a production situation to improve the comprehension of weed communities. </w:t>
      </w:r>
      <w:r w:rsidRPr="00602609">
        <w:rPr>
          <w:i/>
          <w:iCs/>
        </w:rPr>
        <w:t>European Journal of Agronomy</w:t>
      </w:r>
      <w:r w:rsidRPr="00602609">
        <w:t xml:space="preserve">, </w:t>
      </w:r>
      <w:r w:rsidRPr="00602609">
        <w:rPr>
          <w:i/>
          <w:iCs/>
        </w:rPr>
        <w:t>115</w:t>
      </w:r>
      <w:r w:rsidRPr="00602609">
        <w:t>, 126009. https://doi.org/10.1016/j.eja.2020.126009</w:t>
      </w:r>
    </w:p>
    <w:p w14:paraId="5B9592F7" w14:textId="095F391E" w:rsidR="00602609" w:rsidRDefault="00602609" w:rsidP="00045088">
      <w:pPr>
        <w:spacing w:line="360" w:lineRule="auto"/>
        <w:rPr>
          <w:b/>
          <w:bCs/>
        </w:rPr>
      </w:pPr>
      <w:r>
        <w:rPr>
          <w:b/>
          <w:bCs/>
        </w:rPr>
        <w:fldChar w:fldCharType="end"/>
      </w:r>
      <w:bookmarkEnd w:id="0"/>
    </w:p>
    <w:sectPr w:rsidR="0060260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co Gentili" w:date="2026-01-09T13:01:00Z" w:initials="MG">
    <w:p w14:paraId="249C9605" w14:textId="77777777" w:rsidR="00323798" w:rsidRDefault="00F24527" w:rsidP="00323798">
      <w:pPr>
        <w:pStyle w:val="CommentText"/>
      </w:pPr>
      <w:r>
        <w:rPr>
          <w:rStyle w:val="CommentReference"/>
        </w:rPr>
        <w:annotationRef/>
      </w:r>
      <w:r w:rsidR="00323798">
        <w:t>My overall comment is that this work has been very well done: it is extremely comprehensive and necessarily complex, given the multitude of interactions between the various factors considered. Despite this complexity, the study addresses these issues in a thorough and clear manner and presents several particularly interesting findings. I particularly appreciate the approach taken to the analysis, which I think is innovative and well justified. The work also offers a new and valuable perspective which, in my opinion, will be of clear interest. I have only made a few minor comments, which you are of course free to ignore.</w:t>
      </w:r>
    </w:p>
  </w:comment>
  <w:comment w:id="6" w:author="Virginia Anne Nichols" w:date="2025-01-30T21:16:00Z" w:initials="VN">
    <w:p w14:paraId="03CF345F" w14:textId="4581225E" w:rsidR="00CD7E08" w:rsidRDefault="00CD7E08" w:rsidP="00CD7E08">
      <w:pPr>
        <w:pStyle w:val="CommentText"/>
      </w:pPr>
      <w:r>
        <w:rPr>
          <w:rStyle w:val="CommentReference"/>
        </w:rPr>
        <w:annotationRef/>
      </w:r>
      <w:r>
        <w:t>These values were reported in Scherner et al. 2016, but it was not stated how they were determined. Grid sampling, method for carbon determination, etc.</w:t>
      </w:r>
    </w:p>
  </w:comment>
  <w:comment w:id="7" w:author="Virginia Anne Nichols" w:date="2025-02-18T11:45:00Z" w:initials="VN">
    <w:p w14:paraId="078FEAD5" w14:textId="77777777" w:rsidR="001A455C" w:rsidRDefault="001A455C" w:rsidP="001A455C">
      <w:pPr>
        <w:pStyle w:val="CommentText"/>
      </w:pPr>
      <w:r>
        <w:rPr>
          <w:rStyle w:val="CommentReference"/>
        </w:rPr>
        <w:annotationRef/>
      </w:r>
      <w:r>
        <w:t>How was the straw removed?</w:t>
      </w:r>
    </w:p>
  </w:comment>
  <w:comment w:id="8" w:author="Virginia Anne Nichols" w:date="2025-04-01T09:42:00Z" w:initials="VN">
    <w:p w14:paraId="37309398" w14:textId="77777777" w:rsidR="001A455C" w:rsidRDefault="001A455C" w:rsidP="001A455C">
      <w:pPr>
        <w:pStyle w:val="CommentText"/>
      </w:pPr>
      <w:r>
        <w:rPr>
          <w:rStyle w:val="CommentReference"/>
        </w:rPr>
        <w:annotationRef/>
      </w:r>
      <w:r>
        <w:t>I need to know which study to cite</w:t>
      </w:r>
    </w:p>
  </w:comment>
  <w:comment w:id="9" w:author="Virginia Anne Nichols" w:date="2025-02-18T10:54:00Z" w:initials="VN">
    <w:p w14:paraId="5D9AFA1F" w14:textId="77777777" w:rsidR="00C91C94" w:rsidRDefault="001A455C" w:rsidP="00C91C94">
      <w:pPr>
        <w:pStyle w:val="CommentText"/>
      </w:pPr>
      <w:r>
        <w:rPr>
          <w:rStyle w:val="CommentReference"/>
        </w:rPr>
        <w:annotationRef/>
      </w:r>
      <w:r w:rsidR="00C91C94">
        <w:t>There was no tillage in the fall because of the cover crops - correct? The log lists a tillage event to a depth of 3-4 cm following cash crop harvest - is the timing wrong (was it actually cultivated in the late fall) or is the entry wrong (the tillage did not occur).</w:t>
      </w:r>
    </w:p>
  </w:comment>
  <w:comment w:id="10" w:author="Virginia Anne Nichols" w:date="2025-02-18T10:55:00Z" w:initials="VN">
    <w:p w14:paraId="1D7A512E" w14:textId="2B12B36A" w:rsidR="000043B8" w:rsidRDefault="001A455C" w:rsidP="000043B8">
      <w:pPr>
        <w:pStyle w:val="CommentText"/>
      </w:pPr>
      <w:r>
        <w:rPr>
          <w:rStyle w:val="CommentReference"/>
        </w:rPr>
        <w:annotationRef/>
      </w:r>
      <w:r w:rsidR="000043B8">
        <w:t>Were faba beans also planted in 17.5 row spacings in no-till/surface and 12.5 in the inv tillage?</w:t>
      </w:r>
    </w:p>
  </w:comment>
  <w:comment w:id="11" w:author="Virginia Anne Nichols" w:date="2025-11-26T09:25:00Z" w:initials="VN">
    <w:p w14:paraId="07D2856F" w14:textId="77777777" w:rsidR="002A7D26" w:rsidRDefault="002A7D26" w:rsidP="002A7D26">
      <w:pPr>
        <w:pStyle w:val="CommentText"/>
      </w:pPr>
      <w:r>
        <w:rPr>
          <w:rStyle w:val="CommentReference"/>
        </w:rPr>
        <w:annotationRef/>
      </w:r>
      <w:r>
        <w:t>Bo, how did this work with the 17,5 cm row spacing in the non-inversion tillage treatments?</w:t>
      </w:r>
    </w:p>
  </w:comment>
  <w:comment w:id="12" w:author="Virginia Anne Nichols" w:date="2025-02-18T11:47:00Z" w:initials="VN">
    <w:p w14:paraId="3D95C606" w14:textId="0612204B" w:rsidR="001A455C" w:rsidRDefault="001A455C" w:rsidP="001A455C">
      <w:pPr>
        <w:pStyle w:val="CommentText"/>
      </w:pPr>
      <w:r>
        <w:rPr>
          <w:rStyle w:val="CommentReference"/>
        </w:rPr>
        <w:annotationRef/>
      </w:r>
      <w:r>
        <w:t>Explain why a different package was used</w:t>
      </w:r>
    </w:p>
  </w:comment>
  <w:comment w:id="15" w:author="Marco Gentili" w:date="2026-01-09T09:56:00Z" w:initials="MG">
    <w:p w14:paraId="2DC33523" w14:textId="77777777" w:rsidR="00F90103" w:rsidRDefault="001617A2" w:rsidP="00F90103">
      <w:pPr>
        <w:pStyle w:val="CommentText"/>
      </w:pPr>
      <w:r>
        <w:rPr>
          <w:rStyle w:val="CommentReference"/>
        </w:rPr>
        <w:annotationRef/>
      </w:r>
      <w:r w:rsidR="00F90103">
        <w:t>I would elaborate a little bit. E.g. “accounting for both pollinator value (as the fall vegetation in the present study produced flowers) and ecological food web support, such as the provision of vegetative biomass and seeds as trophic resources for higher trophic levels, including natural enemies.”</w:t>
      </w:r>
    </w:p>
  </w:comment>
  <w:comment w:id="16" w:author="Marco Gentili" w:date="2026-01-09T11:25:00Z" w:initials="MG">
    <w:p w14:paraId="334999AB" w14:textId="77777777" w:rsidR="00FF3F6E" w:rsidRDefault="00FF3F6E" w:rsidP="00FF3F6E">
      <w:pPr>
        <w:pStyle w:val="CommentText"/>
      </w:pPr>
      <w:r>
        <w:rPr>
          <w:rStyle w:val="CommentReference"/>
        </w:rPr>
        <w:annotationRef/>
      </w:r>
      <w:r>
        <w:t>This is interesting!</w:t>
      </w:r>
    </w:p>
  </w:comment>
  <w:comment w:id="17" w:author="Marco Gentili" w:date="2026-01-09T11:30:00Z" w:initials="MG">
    <w:p w14:paraId="1AC07098" w14:textId="77777777" w:rsidR="00E1000E" w:rsidRDefault="00E1000E" w:rsidP="00E1000E">
      <w:pPr>
        <w:pStyle w:val="CommentText"/>
      </w:pPr>
      <w:r>
        <w:rPr>
          <w:rStyle w:val="CommentReference"/>
        </w:rPr>
        <w:annotationRef/>
      </w:r>
      <w:r>
        <w:t>I really like this.</w:t>
      </w:r>
    </w:p>
  </w:comment>
  <w:comment w:id="18" w:author="Marco Gentili" w:date="2026-01-09T11:33:00Z" w:initials="MG">
    <w:p w14:paraId="433F4764" w14:textId="77777777" w:rsidR="00E1000E" w:rsidRDefault="00E1000E" w:rsidP="00E1000E">
      <w:pPr>
        <w:pStyle w:val="CommentText"/>
      </w:pPr>
      <w:r>
        <w:rPr>
          <w:rStyle w:val="CommentReference"/>
        </w:rPr>
        <w:annotationRef/>
      </w:r>
      <w:r>
        <w:t>Is this the straw management?</w:t>
      </w:r>
    </w:p>
  </w:comment>
  <w:comment w:id="20" w:author="Virginia Anne Nichols" w:date="2025-11-26T10:39:00Z" w:initials="VN">
    <w:p w14:paraId="30569D99" w14:textId="77777777"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C9605" w15:done="0"/>
  <w15:commentEx w15:paraId="03CF345F" w15:done="0"/>
  <w15:commentEx w15:paraId="078FEAD5" w15:done="0"/>
  <w15:commentEx w15:paraId="37309398" w15:done="0"/>
  <w15:commentEx w15:paraId="5D9AFA1F" w15:done="0"/>
  <w15:commentEx w15:paraId="1D7A512E" w15:done="0"/>
  <w15:commentEx w15:paraId="07D2856F" w15:done="0"/>
  <w15:commentEx w15:paraId="3D95C606" w15:done="0"/>
  <w15:commentEx w15:paraId="2DC33523" w15:done="0"/>
  <w15:commentEx w15:paraId="334999AB" w15:done="0"/>
  <w15:commentEx w15:paraId="1AC07098" w15:done="0"/>
  <w15:commentEx w15:paraId="433F4764"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045B3" w16cex:dateUtc="2026-01-09T12:01:00Z"/>
  <w16cex:commentExtensible w16cex:durableId="26273C0A" w16cex:dateUtc="2025-01-30T20:16:00Z"/>
  <w16cex:commentExtensible w16cex:durableId="73E22568" w16cex:dateUtc="2025-02-18T10:45:00Z"/>
  <w16cex:commentExtensible w16cex:durableId="74E83C9E" w16cex:dateUtc="2025-04-01T07:42:00Z"/>
  <w16cex:commentExtensible w16cex:durableId="26A838AC" w16cex:dateUtc="2025-02-18T09:54:00Z"/>
  <w16cex:commentExtensible w16cex:durableId="719E07D9" w16cex:dateUtc="2025-02-18T09:55:00Z"/>
  <w16cex:commentExtensible w16cex:durableId="024958BE" w16cex:dateUtc="2025-11-26T08:25:00Z"/>
  <w16cex:commentExtensible w16cex:durableId="3EAA758B" w16cex:dateUtc="2025-02-18T10:47:00Z"/>
  <w16cex:commentExtensible w16cex:durableId="7C9E526D" w16cex:dateUtc="2026-01-09T08:56:00Z"/>
  <w16cex:commentExtensible w16cex:durableId="7E3C6658" w16cex:dateUtc="2026-01-09T10:25:00Z"/>
  <w16cex:commentExtensible w16cex:durableId="70CD76DA" w16cex:dateUtc="2026-01-09T10:30:00Z"/>
  <w16cex:commentExtensible w16cex:durableId="3C16B17D" w16cex:dateUtc="2026-01-09T10:33: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C9605" w16cid:durableId="760045B3"/>
  <w16cid:commentId w16cid:paraId="03CF345F" w16cid:durableId="26273C0A"/>
  <w16cid:commentId w16cid:paraId="078FEAD5" w16cid:durableId="73E22568"/>
  <w16cid:commentId w16cid:paraId="37309398" w16cid:durableId="74E83C9E"/>
  <w16cid:commentId w16cid:paraId="5D9AFA1F" w16cid:durableId="26A838AC"/>
  <w16cid:commentId w16cid:paraId="1D7A512E" w16cid:durableId="719E07D9"/>
  <w16cid:commentId w16cid:paraId="07D2856F" w16cid:durableId="024958BE"/>
  <w16cid:commentId w16cid:paraId="3D95C606" w16cid:durableId="3EAA758B"/>
  <w16cid:commentId w16cid:paraId="2DC33523" w16cid:durableId="7C9E526D"/>
  <w16cid:commentId w16cid:paraId="334999AB" w16cid:durableId="7E3C6658"/>
  <w16cid:commentId w16cid:paraId="1AC07098" w16cid:durableId="70CD76DA"/>
  <w16cid:commentId w16cid:paraId="433F4764" w16cid:durableId="3C16B17D"/>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0ACF" w14:textId="77777777" w:rsidR="00071607" w:rsidRDefault="00071607">
      <w:r>
        <w:separator/>
      </w:r>
    </w:p>
  </w:endnote>
  <w:endnote w:type="continuationSeparator" w:id="0">
    <w:p w14:paraId="1806B728" w14:textId="77777777" w:rsidR="00071607" w:rsidRDefault="00071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23915" w14:textId="77777777" w:rsidR="00071607" w:rsidRDefault="00071607">
      <w:r>
        <w:separator/>
      </w:r>
    </w:p>
  </w:footnote>
  <w:footnote w:type="continuationSeparator" w:id="0">
    <w:p w14:paraId="51B16A3A" w14:textId="77777777" w:rsidR="00071607" w:rsidRDefault="00071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232766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Gentili">
    <w15:presenceInfo w15:providerId="AD" w15:userId="S::au737237@uni.au.dk::fa4bfd4d-9ea9-460e-b404-593b15c39581"/>
  </w15:person>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830"/>
    <w:rsid w:val="000043B8"/>
    <w:rsid w:val="00030F1C"/>
    <w:rsid w:val="000347C5"/>
    <w:rsid w:val="00041F28"/>
    <w:rsid w:val="00045088"/>
    <w:rsid w:val="000508B5"/>
    <w:rsid w:val="00057203"/>
    <w:rsid w:val="000701DF"/>
    <w:rsid w:val="00071607"/>
    <w:rsid w:val="00075466"/>
    <w:rsid w:val="00091299"/>
    <w:rsid w:val="000A78B8"/>
    <w:rsid w:val="000B0944"/>
    <w:rsid w:val="000B2786"/>
    <w:rsid w:val="000B6D43"/>
    <w:rsid w:val="000B7E46"/>
    <w:rsid w:val="000C25A5"/>
    <w:rsid w:val="000E7436"/>
    <w:rsid w:val="00111917"/>
    <w:rsid w:val="00121AD9"/>
    <w:rsid w:val="00123F93"/>
    <w:rsid w:val="00126F2F"/>
    <w:rsid w:val="00133612"/>
    <w:rsid w:val="0014626F"/>
    <w:rsid w:val="001479F9"/>
    <w:rsid w:val="00156D97"/>
    <w:rsid w:val="001617A2"/>
    <w:rsid w:val="00197824"/>
    <w:rsid w:val="001A00CE"/>
    <w:rsid w:val="001A1339"/>
    <w:rsid w:val="001A2BE0"/>
    <w:rsid w:val="001A455C"/>
    <w:rsid w:val="001B5010"/>
    <w:rsid w:val="001C0F78"/>
    <w:rsid w:val="001C2FB2"/>
    <w:rsid w:val="001C52EB"/>
    <w:rsid w:val="001C7E86"/>
    <w:rsid w:val="001C7F6C"/>
    <w:rsid w:val="001D3CD3"/>
    <w:rsid w:val="001E79BC"/>
    <w:rsid w:val="001F07F6"/>
    <w:rsid w:val="00204786"/>
    <w:rsid w:val="00216616"/>
    <w:rsid w:val="0022360D"/>
    <w:rsid w:val="00226AAF"/>
    <w:rsid w:val="002314A6"/>
    <w:rsid w:val="00231E9B"/>
    <w:rsid w:val="0025438D"/>
    <w:rsid w:val="00257317"/>
    <w:rsid w:val="00260E18"/>
    <w:rsid w:val="00274552"/>
    <w:rsid w:val="00276F65"/>
    <w:rsid w:val="00297F70"/>
    <w:rsid w:val="002A08AE"/>
    <w:rsid w:val="002A4453"/>
    <w:rsid w:val="002A518A"/>
    <w:rsid w:val="002A55FC"/>
    <w:rsid w:val="002A5F86"/>
    <w:rsid w:val="002A7D26"/>
    <w:rsid w:val="002B6F1A"/>
    <w:rsid w:val="002C160E"/>
    <w:rsid w:val="002C3BDB"/>
    <w:rsid w:val="002D10E5"/>
    <w:rsid w:val="002D5BD0"/>
    <w:rsid w:val="002E4D53"/>
    <w:rsid w:val="002F485B"/>
    <w:rsid w:val="00300184"/>
    <w:rsid w:val="00323798"/>
    <w:rsid w:val="003479FB"/>
    <w:rsid w:val="00381089"/>
    <w:rsid w:val="0038548F"/>
    <w:rsid w:val="003A1B51"/>
    <w:rsid w:val="003B122A"/>
    <w:rsid w:val="003C7F19"/>
    <w:rsid w:val="003D3B6E"/>
    <w:rsid w:val="003E7CBF"/>
    <w:rsid w:val="00402490"/>
    <w:rsid w:val="0040336B"/>
    <w:rsid w:val="004246D5"/>
    <w:rsid w:val="00434E4D"/>
    <w:rsid w:val="00436E4A"/>
    <w:rsid w:val="004515F2"/>
    <w:rsid w:val="0045298B"/>
    <w:rsid w:val="00462BFF"/>
    <w:rsid w:val="00494819"/>
    <w:rsid w:val="00496DB9"/>
    <w:rsid w:val="004C06F7"/>
    <w:rsid w:val="004C0D61"/>
    <w:rsid w:val="004C4425"/>
    <w:rsid w:val="004E1E8C"/>
    <w:rsid w:val="004E7F25"/>
    <w:rsid w:val="004F47C3"/>
    <w:rsid w:val="00523DF1"/>
    <w:rsid w:val="0053182E"/>
    <w:rsid w:val="00542FF3"/>
    <w:rsid w:val="0054576C"/>
    <w:rsid w:val="00553D8F"/>
    <w:rsid w:val="00556DE2"/>
    <w:rsid w:val="005579A3"/>
    <w:rsid w:val="005642B7"/>
    <w:rsid w:val="00572988"/>
    <w:rsid w:val="00583A92"/>
    <w:rsid w:val="005A746C"/>
    <w:rsid w:val="005B774F"/>
    <w:rsid w:val="005C0BB4"/>
    <w:rsid w:val="005C27E0"/>
    <w:rsid w:val="005C3B4B"/>
    <w:rsid w:val="005E12EA"/>
    <w:rsid w:val="005E150B"/>
    <w:rsid w:val="005E5E7E"/>
    <w:rsid w:val="005F1FF2"/>
    <w:rsid w:val="005F4DAC"/>
    <w:rsid w:val="00602609"/>
    <w:rsid w:val="00602B25"/>
    <w:rsid w:val="00604776"/>
    <w:rsid w:val="006067D9"/>
    <w:rsid w:val="00614437"/>
    <w:rsid w:val="0062645F"/>
    <w:rsid w:val="00646AD5"/>
    <w:rsid w:val="00647DEF"/>
    <w:rsid w:val="006774E5"/>
    <w:rsid w:val="006804BA"/>
    <w:rsid w:val="00680EF7"/>
    <w:rsid w:val="00686048"/>
    <w:rsid w:val="006B4AC3"/>
    <w:rsid w:val="006B6B39"/>
    <w:rsid w:val="006B785A"/>
    <w:rsid w:val="006C04E3"/>
    <w:rsid w:val="006C3DC0"/>
    <w:rsid w:val="006D5A73"/>
    <w:rsid w:val="006E0E49"/>
    <w:rsid w:val="006E36A2"/>
    <w:rsid w:val="006E7744"/>
    <w:rsid w:val="006F3CE0"/>
    <w:rsid w:val="006F54D7"/>
    <w:rsid w:val="00700ACD"/>
    <w:rsid w:val="00704184"/>
    <w:rsid w:val="00715DB1"/>
    <w:rsid w:val="00717BE6"/>
    <w:rsid w:val="00723963"/>
    <w:rsid w:val="00733FC7"/>
    <w:rsid w:val="007348E9"/>
    <w:rsid w:val="00737D7A"/>
    <w:rsid w:val="007604BF"/>
    <w:rsid w:val="00763F20"/>
    <w:rsid w:val="00765D21"/>
    <w:rsid w:val="00770D8A"/>
    <w:rsid w:val="00774D16"/>
    <w:rsid w:val="00782F03"/>
    <w:rsid w:val="00785EAA"/>
    <w:rsid w:val="007974E5"/>
    <w:rsid w:val="007A1907"/>
    <w:rsid w:val="007B00DA"/>
    <w:rsid w:val="007B2BE5"/>
    <w:rsid w:val="007C2B45"/>
    <w:rsid w:val="007D24BE"/>
    <w:rsid w:val="007D33C5"/>
    <w:rsid w:val="007E73A6"/>
    <w:rsid w:val="00802EF3"/>
    <w:rsid w:val="00806BB5"/>
    <w:rsid w:val="008141BB"/>
    <w:rsid w:val="008302FF"/>
    <w:rsid w:val="00840816"/>
    <w:rsid w:val="00842881"/>
    <w:rsid w:val="00864051"/>
    <w:rsid w:val="0086566B"/>
    <w:rsid w:val="0086596F"/>
    <w:rsid w:val="008877EC"/>
    <w:rsid w:val="00890183"/>
    <w:rsid w:val="008935F3"/>
    <w:rsid w:val="008A45D0"/>
    <w:rsid w:val="008B07A4"/>
    <w:rsid w:val="008C1C95"/>
    <w:rsid w:val="008D2724"/>
    <w:rsid w:val="008D3E81"/>
    <w:rsid w:val="008E0AD1"/>
    <w:rsid w:val="009133AC"/>
    <w:rsid w:val="009432A7"/>
    <w:rsid w:val="00950EEA"/>
    <w:rsid w:val="00953C94"/>
    <w:rsid w:val="00962AFD"/>
    <w:rsid w:val="0098059C"/>
    <w:rsid w:val="009915C2"/>
    <w:rsid w:val="009A203A"/>
    <w:rsid w:val="009A3A5B"/>
    <w:rsid w:val="009A55B2"/>
    <w:rsid w:val="009A7EA2"/>
    <w:rsid w:val="009B1DCF"/>
    <w:rsid w:val="009C058A"/>
    <w:rsid w:val="009D0514"/>
    <w:rsid w:val="009D06A0"/>
    <w:rsid w:val="00A04631"/>
    <w:rsid w:val="00A20044"/>
    <w:rsid w:val="00A20B07"/>
    <w:rsid w:val="00A240D9"/>
    <w:rsid w:val="00A249FA"/>
    <w:rsid w:val="00A31C4F"/>
    <w:rsid w:val="00A3505F"/>
    <w:rsid w:val="00A41B89"/>
    <w:rsid w:val="00A52678"/>
    <w:rsid w:val="00A62539"/>
    <w:rsid w:val="00A75203"/>
    <w:rsid w:val="00A80E50"/>
    <w:rsid w:val="00A81ACF"/>
    <w:rsid w:val="00A82D15"/>
    <w:rsid w:val="00A83B4F"/>
    <w:rsid w:val="00A90095"/>
    <w:rsid w:val="00A935FC"/>
    <w:rsid w:val="00AA2DBB"/>
    <w:rsid w:val="00AC10C6"/>
    <w:rsid w:val="00AC574D"/>
    <w:rsid w:val="00AC6691"/>
    <w:rsid w:val="00AD04C7"/>
    <w:rsid w:val="00AD6F9E"/>
    <w:rsid w:val="00AE1EFC"/>
    <w:rsid w:val="00AE2C54"/>
    <w:rsid w:val="00AF0363"/>
    <w:rsid w:val="00AF348D"/>
    <w:rsid w:val="00AF5044"/>
    <w:rsid w:val="00B20190"/>
    <w:rsid w:val="00B2115D"/>
    <w:rsid w:val="00B27B76"/>
    <w:rsid w:val="00B3112B"/>
    <w:rsid w:val="00B4141B"/>
    <w:rsid w:val="00B6036E"/>
    <w:rsid w:val="00B76139"/>
    <w:rsid w:val="00B83835"/>
    <w:rsid w:val="00BA7F3D"/>
    <w:rsid w:val="00BB220E"/>
    <w:rsid w:val="00BB7322"/>
    <w:rsid w:val="00BC2028"/>
    <w:rsid w:val="00BC7DE8"/>
    <w:rsid w:val="00BD0B68"/>
    <w:rsid w:val="00BD2394"/>
    <w:rsid w:val="00BD5966"/>
    <w:rsid w:val="00BE5883"/>
    <w:rsid w:val="00BF3618"/>
    <w:rsid w:val="00BF663C"/>
    <w:rsid w:val="00C10FAD"/>
    <w:rsid w:val="00C16073"/>
    <w:rsid w:val="00C23509"/>
    <w:rsid w:val="00C33AD4"/>
    <w:rsid w:val="00C35B15"/>
    <w:rsid w:val="00C459D5"/>
    <w:rsid w:val="00C651C3"/>
    <w:rsid w:val="00C75545"/>
    <w:rsid w:val="00C91C94"/>
    <w:rsid w:val="00CA273C"/>
    <w:rsid w:val="00CA2FBE"/>
    <w:rsid w:val="00CB1BFB"/>
    <w:rsid w:val="00CC097D"/>
    <w:rsid w:val="00CC1AAD"/>
    <w:rsid w:val="00CC4F03"/>
    <w:rsid w:val="00CC5D66"/>
    <w:rsid w:val="00CC6C30"/>
    <w:rsid w:val="00CD19F2"/>
    <w:rsid w:val="00CD7E08"/>
    <w:rsid w:val="00CF198B"/>
    <w:rsid w:val="00CF1E52"/>
    <w:rsid w:val="00CF32A9"/>
    <w:rsid w:val="00D00706"/>
    <w:rsid w:val="00D066A5"/>
    <w:rsid w:val="00D215C3"/>
    <w:rsid w:val="00D34E34"/>
    <w:rsid w:val="00D52562"/>
    <w:rsid w:val="00D60536"/>
    <w:rsid w:val="00D86704"/>
    <w:rsid w:val="00D87780"/>
    <w:rsid w:val="00D92540"/>
    <w:rsid w:val="00D96229"/>
    <w:rsid w:val="00DA275B"/>
    <w:rsid w:val="00DA3E7B"/>
    <w:rsid w:val="00DA570F"/>
    <w:rsid w:val="00DB07CC"/>
    <w:rsid w:val="00DB3916"/>
    <w:rsid w:val="00DC0149"/>
    <w:rsid w:val="00DC3E09"/>
    <w:rsid w:val="00DC7880"/>
    <w:rsid w:val="00DE3417"/>
    <w:rsid w:val="00DE4D97"/>
    <w:rsid w:val="00DF07E9"/>
    <w:rsid w:val="00E04EB0"/>
    <w:rsid w:val="00E1000E"/>
    <w:rsid w:val="00E11F92"/>
    <w:rsid w:val="00E1366F"/>
    <w:rsid w:val="00E20D20"/>
    <w:rsid w:val="00E33D15"/>
    <w:rsid w:val="00E41219"/>
    <w:rsid w:val="00E45AC5"/>
    <w:rsid w:val="00E50039"/>
    <w:rsid w:val="00E50922"/>
    <w:rsid w:val="00E67272"/>
    <w:rsid w:val="00E75CD1"/>
    <w:rsid w:val="00E77106"/>
    <w:rsid w:val="00E83610"/>
    <w:rsid w:val="00E9789B"/>
    <w:rsid w:val="00EA5B2A"/>
    <w:rsid w:val="00EA65A3"/>
    <w:rsid w:val="00EC5CCC"/>
    <w:rsid w:val="00EE1254"/>
    <w:rsid w:val="00EE52D6"/>
    <w:rsid w:val="00EF288A"/>
    <w:rsid w:val="00EF3506"/>
    <w:rsid w:val="00EF62F9"/>
    <w:rsid w:val="00F07C2C"/>
    <w:rsid w:val="00F24527"/>
    <w:rsid w:val="00F26976"/>
    <w:rsid w:val="00F36B54"/>
    <w:rsid w:val="00F371C1"/>
    <w:rsid w:val="00F4447D"/>
    <w:rsid w:val="00F508EF"/>
    <w:rsid w:val="00F61077"/>
    <w:rsid w:val="00F87470"/>
    <w:rsid w:val="00F90103"/>
    <w:rsid w:val="00F949F1"/>
    <w:rsid w:val="00FB0203"/>
    <w:rsid w:val="00FC4A41"/>
    <w:rsid w:val="00FD249C"/>
    <w:rsid w:val="00FD373D"/>
    <w:rsid w:val="00FD5287"/>
    <w:rsid w:val="00FD74C7"/>
    <w:rsid w:val="00FF3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7D33C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gina.nichols@agro.au.dk"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WRE template 5.dot</Template>
  <TotalTime>20</TotalTime>
  <Pages>29</Pages>
  <Words>24736</Words>
  <Characters>150892</Characters>
  <Application>Microsoft Office Word</Application>
  <DocSecurity>0</DocSecurity>
  <Lines>1257</Lines>
  <Paragraphs>350</Paragraphs>
  <ScaleCrop>false</ScaleCrop>
  <HeadingPairs>
    <vt:vector size="2" baseType="variant">
      <vt:variant>
        <vt:lpstr>Title</vt:lpstr>
      </vt:variant>
      <vt:variant>
        <vt:i4>1</vt:i4>
      </vt:variant>
    </vt:vector>
  </HeadingPairs>
  <TitlesOfParts>
    <vt:vector size="1" baseType="lpstr">
      <vt:lpstr>The impact of sown grass margin strips on weed occurrence in arable crop edges</vt:lpstr>
    </vt:vector>
  </TitlesOfParts>
  <Company>Dell Computer Corporation</Company>
  <LinksUpToDate>false</LinksUpToDate>
  <CharactersWithSpaces>175278</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Marco Gentili</cp:lastModifiedBy>
  <cp:revision>3</cp:revision>
  <cp:lastPrinted>2020-05-11T07:49:00Z</cp:lastPrinted>
  <dcterms:created xsi:type="dcterms:W3CDTF">2026-01-09T12:02:00Z</dcterms:created>
  <dcterms:modified xsi:type="dcterms:W3CDTF">2026-01-09T12:21:00Z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id="fdMB3Um4"/&gt;&lt;style id="http://www.zotero.org/styles/apa" locale="en-US" hasBibliography="1" bibliographyStyleHasBeenSet="1"/&gt;&lt;prefs&gt;&lt;pref name="fieldType" value="Field"/&gt;&lt;/prefs&gt;&lt;/data&gt;</vt:lpwstr>
  </property>
</Properties>
</file>