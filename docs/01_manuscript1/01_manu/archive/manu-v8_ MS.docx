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0E51EBB0" w:rsidR="00782F03" w:rsidRPr="00B730C3" w:rsidRDefault="00F960D0"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M</w:t>
      </w:r>
      <w:r w:rsidR="00782F03">
        <w:rPr>
          <w:rFonts w:ascii="Calibri" w:hAnsi="Calibri" w:cs="Calibri"/>
          <w:b/>
          <w:bCs/>
          <w:lang w:val="en-US"/>
        </w:rPr>
        <w:t>ulti</w:t>
      </w:r>
      <w:r w:rsidR="00CE4B26">
        <w:rPr>
          <w:rFonts w:ascii="Calibri" w:hAnsi="Calibri" w:cs="Calibri"/>
          <w:b/>
          <w:bCs/>
          <w:lang w:val="en-US"/>
        </w:rPr>
        <w:t>-</w:t>
      </w:r>
      <w:r w:rsidR="000E7436">
        <w:rPr>
          <w:rFonts w:ascii="Calibri" w:hAnsi="Calibri" w:cs="Calibri"/>
          <w:b/>
          <w:bCs/>
          <w:lang w:val="en-US"/>
        </w:rPr>
        <w:t>criteria evaluat</w:t>
      </w:r>
      <w:r>
        <w:rPr>
          <w:rFonts w:ascii="Calibri" w:hAnsi="Calibri" w:cs="Calibri"/>
          <w:b/>
          <w:bCs/>
          <w:lang w:val="en-US"/>
        </w:rPr>
        <w:t>ion of</w:t>
      </w:r>
      <w:r w:rsidR="000E7436">
        <w:rPr>
          <w:rFonts w:ascii="Calibri" w:hAnsi="Calibri" w:cs="Calibri"/>
          <w:b/>
          <w:bCs/>
          <w:lang w:val="en-US"/>
        </w:rPr>
        <w:t xml:space="preserve"> </w:t>
      </w:r>
      <w:r w:rsidR="00782F03">
        <w:rPr>
          <w:rFonts w:ascii="Calibri" w:hAnsi="Calibri" w:cs="Calibri"/>
          <w:b/>
          <w:bCs/>
          <w:lang w:val="en-US"/>
        </w:rPr>
        <w:t xml:space="preserve">fall vegetation </w:t>
      </w:r>
      <w:r w:rsidR="0077527A">
        <w:rPr>
          <w:rFonts w:ascii="Calibri" w:hAnsi="Calibri" w:cs="Calibri"/>
          <w:b/>
          <w:bCs/>
          <w:lang w:val="en-US"/>
        </w:rPr>
        <w:t xml:space="preserve">identifies optimized combinations of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9D2D8D">
        <w:rPr>
          <w:rFonts w:ascii="Calibri" w:hAnsi="Calibri" w:cs="Calibri"/>
          <w:b/>
          <w:bCs/>
          <w:lang w:val="en-US"/>
        </w:rPr>
        <w:t>straw</w:t>
      </w:r>
      <w:r w:rsidR="00782F03" w:rsidRPr="00B730C3">
        <w:rPr>
          <w:rFonts w:ascii="Calibri" w:hAnsi="Calibri" w:cs="Calibri"/>
          <w:b/>
          <w:bCs/>
          <w:lang w:val="en-US"/>
        </w:rPr>
        <w:t xml:space="preserve"> management</w:t>
      </w:r>
      <w:r w:rsidR="0077527A">
        <w:rPr>
          <w:rFonts w:ascii="Calibri" w:hAnsi="Calibri" w:cs="Calibri"/>
          <w:b/>
          <w:bCs/>
          <w:lang w:val="en-US"/>
        </w:rPr>
        <w:t>s</w:t>
      </w:r>
    </w:p>
    <w:p w14:paraId="4B503908" w14:textId="77777777" w:rsidR="0053182E" w:rsidRPr="00782F03" w:rsidRDefault="0053182E" w:rsidP="00045088">
      <w:pPr>
        <w:spacing w:line="360" w:lineRule="auto"/>
        <w:rPr>
          <w:lang w:val="fr-CA"/>
        </w:rPr>
      </w:pPr>
    </w:p>
    <w:p w14:paraId="5FA8BC59" w14:textId="0413A1F8"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00967593" w:rsidRPr="00806BB5">
        <w:rPr>
          <w:b/>
          <w:bCs/>
          <w:lang w:val="fr-CA"/>
        </w:rPr>
        <w:t>Emma Randahl-Beltran</w:t>
      </w:r>
      <w:r w:rsidR="00967593" w:rsidRPr="00806BB5">
        <w:rPr>
          <w:b/>
          <w:bCs/>
          <w:vertAlign w:val="superscript"/>
          <w:lang w:val="fr-CA"/>
        </w:rPr>
        <w:t>1</w:t>
      </w:r>
      <w:r w:rsidR="00967593">
        <w:rPr>
          <w:b/>
          <w:bCs/>
          <w:vertAlign w:val="superscript"/>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Mette Sønderskov</w:t>
      </w:r>
      <w:r w:rsidRPr="00806BB5">
        <w:rPr>
          <w:b/>
          <w:bCs/>
          <w:vertAlign w:val="superscript"/>
          <w:lang w:val="fr-CA"/>
        </w:rPr>
        <w:t>1</w:t>
      </w:r>
      <w:r w:rsidR="00F960D0">
        <w:rPr>
          <w:b/>
          <w:bCs/>
          <w:lang w:val="fr-CA"/>
        </w:rPr>
        <w:t>, Simon Riley</w:t>
      </w:r>
      <w:r w:rsidR="00F960D0" w:rsidRPr="00F960D0">
        <w:rPr>
          <w:b/>
          <w:bCs/>
          <w:vertAlign w:val="superscript"/>
          <w:lang w:val="fr-CA"/>
        </w:rPr>
        <w:t>1</w:t>
      </w:r>
      <w:r w:rsidR="00F960D0">
        <w:rPr>
          <w:b/>
          <w:bCs/>
          <w:lang w:val="fr-CA"/>
        </w:rPr>
        <w:t xml:space="preserve">, </w:t>
      </w:r>
      <w:r w:rsidRPr="00806BB5">
        <w:rPr>
          <w:b/>
          <w:bCs/>
          <w:lang w:val="fr-CA"/>
        </w:rPr>
        <w:t>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 xml:space="preserve">Department of </w:t>
      </w:r>
      <w:proofErr w:type="spellStart"/>
      <w:r w:rsidR="009432A7" w:rsidRPr="00806BB5">
        <w:rPr>
          <w:lang w:val="fr-CA"/>
        </w:rPr>
        <w:t>Agroecology</w:t>
      </w:r>
      <w:proofErr w:type="spellEnd"/>
      <w:r w:rsidR="0053182E" w:rsidRPr="00806BB5">
        <w:rPr>
          <w:lang w:val="fr-CA"/>
        </w:rPr>
        <w:t xml:space="preserve">, </w:t>
      </w:r>
      <w:r w:rsidR="009432A7" w:rsidRPr="00806BB5">
        <w:rPr>
          <w:lang w:val="fr-CA"/>
        </w:rPr>
        <w:t xml:space="preserve">Aarhus </w:t>
      </w:r>
      <w:proofErr w:type="spellStart"/>
      <w:r w:rsidR="009432A7" w:rsidRPr="00806BB5">
        <w:rPr>
          <w:lang w:val="fr-CA"/>
        </w:rPr>
        <w:t>University</w:t>
      </w:r>
      <w:proofErr w:type="spellEnd"/>
      <w:r w:rsidR="009432A7" w:rsidRPr="00806BB5">
        <w:rPr>
          <w:lang w:val="fr-CA"/>
        </w:rPr>
        <w:t xml:space="preserve">, 1 </w:t>
      </w:r>
      <w:proofErr w:type="spellStart"/>
      <w:r w:rsidR="009432A7" w:rsidRPr="00806BB5">
        <w:rPr>
          <w:lang w:val="fr-CA"/>
        </w:rPr>
        <w:t>Forsøgsvej</w:t>
      </w:r>
      <w:proofErr w:type="spellEnd"/>
      <w:r w:rsidR="009432A7" w:rsidRPr="00806BB5">
        <w:rPr>
          <w:lang w:val="fr-CA"/>
        </w:rPr>
        <w:t>,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24D50358" w:rsidR="008141BB" w:rsidRPr="00806BB5" w:rsidRDefault="00CE4B26" w:rsidP="00045088">
      <w:pPr>
        <w:spacing w:line="360" w:lineRule="auto"/>
        <w:rPr>
          <w:lang w:val="fr-CA"/>
        </w:rPr>
      </w:pPr>
      <w:r w:rsidRPr="00806BB5">
        <w:rPr>
          <w:lang w:val="fr-CA"/>
        </w:rPr>
        <w:t>Correspondance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42CCADBB" w14:textId="0EF9F97E" w:rsidR="0053182E" w:rsidRDefault="0053182E" w:rsidP="00045088">
      <w:pPr>
        <w:spacing w:line="360" w:lineRule="auto"/>
        <w:rPr>
          <w:lang w:val="en-US"/>
        </w:rPr>
      </w:pPr>
    </w:p>
    <w:p w14:paraId="6CBBAD25" w14:textId="77777777" w:rsidR="003C5483" w:rsidRDefault="003C5483" w:rsidP="00045088">
      <w:pPr>
        <w:spacing w:line="360" w:lineRule="auto"/>
        <w:rPr>
          <w:lang w:val="en-US"/>
        </w:rPr>
      </w:pPr>
    </w:p>
    <w:p w14:paraId="4058A73D" w14:textId="77777777" w:rsidR="003C5483" w:rsidRDefault="003C5483" w:rsidP="00045088">
      <w:pPr>
        <w:spacing w:line="360" w:lineRule="auto"/>
        <w:rPr>
          <w:lang w:val="en-US"/>
        </w:rPr>
      </w:pPr>
    </w:p>
    <w:p w14:paraId="25526DEB" w14:textId="77777777" w:rsidR="003C5483" w:rsidRDefault="003C5483" w:rsidP="00045088">
      <w:pPr>
        <w:spacing w:line="360" w:lineRule="auto"/>
        <w:rPr>
          <w:lang w:val="en-US"/>
        </w:rPr>
      </w:pPr>
    </w:p>
    <w:p w14:paraId="5627A53B" w14:textId="77777777" w:rsidR="003C5483" w:rsidRDefault="003C5483" w:rsidP="00045088">
      <w:pPr>
        <w:spacing w:line="360" w:lineRule="auto"/>
        <w:rPr>
          <w:lang w:val="en-US"/>
        </w:rPr>
      </w:pPr>
    </w:p>
    <w:p w14:paraId="04FDF9D0" w14:textId="77777777" w:rsidR="003C5483" w:rsidRDefault="003C5483" w:rsidP="00045088">
      <w:pPr>
        <w:spacing w:line="360" w:lineRule="auto"/>
        <w:rPr>
          <w:lang w:val="en-US"/>
        </w:rPr>
      </w:pPr>
    </w:p>
    <w:p w14:paraId="223E49F4" w14:textId="77777777" w:rsidR="003C5483" w:rsidRDefault="003C5483" w:rsidP="00045088">
      <w:pPr>
        <w:spacing w:line="360" w:lineRule="auto"/>
        <w:rPr>
          <w:lang w:val="en-US"/>
        </w:rPr>
      </w:pPr>
    </w:p>
    <w:p w14:paraId="23B7CB7B" w14:textId="77777777" w:rsidR="003C5483" w:rsidRDefault="003C5483" w:rsidP="00045088">
      <w:pPr>
        <w:spacing w:line="360" w:lineRule="auto"/>
        <w:rPr>
          <w:lang w:val="en-US"/>
        </w:rPr>
      </w:pPr>
    </w:p>
    <w:p w14:paraId="623B4DD5" w14:textId="77777777" w:rsidR="003C5483" w:rsidRDefault="003C5483" w:rsidP="00045088">
      <w:pPr>
        <w:spacing w:line="360" w:lineRule="auto"/>
        <w:rPr>
          <w:lang w:val="en-US"/>
        </w:rPr>
      </w:pPr>
    </w:p>
    <w:p w14:paraId="51C9A35A" w14:textId="77777777" w:rsidR="003C5483" w:rsidRDefault="003C5483" w:rsidP="00045088">
      <w:pPr>
        <w:spacing w:line="360" w:lineRule="auto"/>
        <w:rPr>
          <w:lang w:val="en-US"/>
        </w:rPr>
      </w:pPr>
    </w:p>
    <w:p w14:paraId="7703D5D8" w14:textId="77777777" w:rsidR="003C5483" w:rsidRDefault="003C5483" w:rsidP="00045088">
      <w:pPr>
        <w:spacing w:line="360" w:lineRule="auto"/>
        <w:rPr>
          <w:lang w:val="en-US"/>
        </w:rPr>
      </w:pPr>
    </w:p>
    <w:p w14:paraId="5F0CAD9C" w14:textId="77777777" w:rsidR="003C5483" w:rsidRDefault="003C5483" w:rsidP="00045088">
      <w:pPr>
        <w:spacing w:line="360" w:lineRule="auto"/>
        <w:rPr>
          <w:lang w:val="en-US"/>
        </w:rPr>
      </w:pPr>
    </w:p>
    <w:p w14:paraId="14BD0919" w14:textId="77777777" w:rsidR="003C5483" w:rsidRDefault="003C5483" w:rsidP="00045088">
      <w:pPr>
        <w:spacing w:line="360" w:lineRule="auto"/>
        <w:rPr>
          <w:lang w:val="en-US"/>
        </w:rPr>
      </w:pPr>
    </w:p>
    <w:p w14:paraId="5213C15F" w14:textId="77777777" w:rsidR="003C5483" w:rsidRDefault="003C5483" w:rsidP="00045088">
      <w:pPr>
        <w:spacing w:line="360" w:lineRule="auto"/>
        <w:rPr>
          <w:lang w:val="en-US"/>
        </w:rPr>
      </w:pPr>
    </w:p>
    <w:p w14:paraId="62CE31A9" w14:textId="77777777" w:rsidR="003C5483" w:rsidRDefault="003C5483" w:rsidP="00045088">
      <w:pPr>
        <w:spacing w:line="360" w:lineRule="auto"/>
        <w:rPr>
          <w:lang w:val="en-US"/>
        </w:rPr>
      </w:pPr>
    </w:p>
    <w:p w14:paraId="05EB5BAE" w14:textId="77777777" w:rsidR="003C5483" w:rsidRDefault="003C5483" w:rsidP="00045088">
      <w:pPr>
        <w:spacing w:line="360" w:lineRule="auto"/>
        <w:rPr>
          <w:lang w:val="en-US"/>
        </w:rPr>
      </w:pPr>
    </w:p>
    <w:p w14:paraId="0872DAE5" w14:textId="77777777" w:rsidR="003C5483" w:rsidRDefault="003C5483" w:rsidP="00045088">
      <w:pPr>
        <w:spacing w:line="360" w:lineRule="auto"/>
        <w:rPr>
          <w:lang w:val="en-US"/>
        </w:rPr>
      </w:pPr>
    </w:p>
    <w:p w14:paraId="7EFED7EE" w14:textId="77777777" w:rsidR="003C5483" w:rsidRDefault="003C5483" w:rsidP="00045088">
      <w:pPr>
        <w:spacing w:line="360" w:lineRule="auto"/>
        <w:rPr>
          <w:lang w:val="en-US"/>
        </w:rPr>
      </w:pPr>
    </w:p>
    <w:p w14:paraId="06AAEBFC" w14:textId="77777777" w:rsidR="003C5483" w:rsidRDefault="003C5483" w:rsidP="00045088">
      <w:pPr>
        <w:spacing w:line="360" w:lineRule="auto"/>
        <w:rPr>
          <w:lang w:val="en-US"/>
        </w:rPr>
      </w:pPr>
    </w:p>
    <w:p w14:paraId="7C725F74" w14:textId="77777777" w:rsidR="003C5483" w:rsidRDefault="003C5483" w:rsidP="00045088">
      <w:pPr>
        <w:spacing w:line="360" w:lineRule="auto"/>
        <w:rPr>
          <w:lang w:val="en-US"/>
        </w:rPr>
      </w:pPr>
    </w:p>
    <w:p w14:paraId="58A00B95" w14:textId="77777777" w:rsidR="003C5483" w:rsidRDefault="003C5483" w:rsidP="00045088">
      <w:pPr>
        <w:spacing w:line="360" w:lineRule="auto"/>
        <w:rPr>
          <w:lang w:val="en-US"/>
        </w:rPr>
      </w:pPr>
    </w:p>
    <w:p w14:paraId="140BB065" w14:textId="77777777" w:rsidR="003C5483" w:rsidRDefault="003C5483" w:rsidP="00045088">
      <w:pPr>
        <w:spacing w:line="360" w:lineRule="auto"/>
        <w:rPr>
          <w:lang w:val="en-US"/>
        </w:rPr>
      </w:pPr>
    </w:p>
    <w:p w14:paraId="0CE2839B" w14:textId="77777777" w:rsidR="003C5483" w:rsidRDefault="003C5483" w:rsidP="00045088">
      <w:pPr>
        <w:spacing w:line="360" w:lineRule="auto"/>
        <w:rPr>
          <w:lang w:val="en-US"/>
        </w:rPr>
      </w:pPr>
    </w:p>
    <w:p w14:paraId="24CED4C1" w14:textId="77081A36" w:rsidR="003C5483" w:rsidRDefault="003C5483" w:rsidP="00045088">
      <w:pPr>
        <w:spacing w:line="360" w:lineRule="auto"/>
        <w:rPr>
          <w:lang w:val="en-US"/>
        </w:rPr>
      </w:pPr>
      <w:commentRangeStart w:id="1"/>
      <w:proofErr w:type="spellStart"/>
      <w:r>
        <w:rPr>
          <w:lang w:val="en-US"/>
        </w:rPr>
        <w:lastRenderedPageBreak/>
        <w:t>CRediT</w:t>
      </w:r>
      <w:commentRangeEnd w:id="1"/>
      <w:proofErr w:type="spellEnd"/>
      <w:r>
        <w:rPr>
          <w:rStyle w:val="CommentReference"/>
          <w:sz w:val="24"/>
          <w:szCs w:val="24"/>
          <w:lang w:val="en-US"/>
        </w:rPr>
        <w:commentReference w:id="1"/>
      </w:r>
    </w:p>
    <w:p w14:paraId="631A44D4" w14:textId="77777777" w:rsidR="003C5483" w:rsidRPr="0055088F" w:rsidRDefault="003C5483" w:rsidP="003C5483">
      <w:pPr>
        <w:spacing w:line="360" w:lineRule="auto"/>
        <w:rPr>
          <w:lang w:val="en-US"/>
        </w:rPr>
      </w:pPr>
    </w:p>
    <w:p w14:paraId="01CF7420" w14:textId="34A258D9" w:rsidR="003C5483" w:rsidRPr="003C5483" w:rsidRDefault="003C5483" w:rsidP="003C5483">
      <w:pPr>
        <w:spacing w:line="360" w:lineRule="auto"/>
        <w:rPr>
          <w:lang w:val="en-US"/>
        </w:rPr>
      </w:pPr>
      <w:r w:rsidRPr="003C5483">
        <w:rPr>
          <w:lang w:val="en-US"/>
        </w:rPr>
        <w:t>Conceptualization</w:t>
      </w:r>
      <w:r>
        <w:rPr>
          <w:lang w:val="en-US"/>
        </w:rPr>
        <w:t xml:space="preserve"> - VN</w:t>
      </w:r>
    </w:p>
    <w:p w14:paraId="2C4CF148" w14:textId="3490370B" w:rsidR="003C5483" w:rsidRPr="003C5483" w:rsidRDefault="003C5483" w:rsidP="003C5483">
      <w:pPr>
        <w:spacing w:line="360" w:lineRule="auto"/>
        <w:rPr>
          <w:lang w:val="en-US"/>
        </w:rPr>
      </w:pPr>
      <w:r w:rsidRPr="003C5483">
        <w:rPr>
          <w:lang w:val="en-US"/>
        </w:rPr>
        <w:t>Data curation</w:t>
      </w:r>
      <w:r>
        <w:rPr>
          <w:lang w:val="en-US"/>
        </w:rPr>
        <w:t xml:space="preserve"> - VN</w:t>
      </w:r>
    </w:p>
    <w:p w14:paraId="5835109F" w14:textId="01B74903" w:rsidR="003C5483" w:rsidRPr="003C5483" w:rsidRDefault="003C5483" w:rsidP="003C5483">
      <w:pPr>
        <w:spacing w:line="360" w:lineRule="auto"/>
        <w:rPr>
          <w:lang w:val="en-US"/>
        </w:rPr>
      </w:pPr>
      <w:r w:rsidRPr="003C5483">
        <w:rPr>
          <w:lang w:val="en-US"/>
        </w:rPr>
        <w:t>Formal analysis</w:t>
      </w:r>
      <w:r>
        <w:rPr>
          <w:lang w:val="en-US"/>
        </w:rPr>
        <w:t xml:space="preserve"> - VN</w:t>
      </w:r>
    </w:p>
    <w:p w14:paraId="48AC8276" w14:textId="5B53208F" w:rsidR="003C5483" w:rsidRPr="003C5483" w:rsidRDefault="003C5483" w:rsidP="003C5483">
      <w:pPr>
        <w:spacing w:line="360" w:lineRule="auto"/>
        <w:rPr>
          <w:lang w:val="en-US"/>
        </w:rPr>
      </w:pPr>
      <w:r w:rsidRPr="003C5483">
        <w:rPr>
          <w:lang w:val="en-US"/>
        </w:rPr>
        <w:t>Funding acquisition</w:t>
      </w:r>
      <w:r>
        <w:rPr>
          <w:lang w:val="en-US"/>
        </w:rPr>
        <w:t xml:space="preserve"> - </w:t>
      </w:r>
      <w:r w:rsidR="003029A2">
        <w:rPr>
          <w:lang w:val="en-US"/>
        </w:rPr>
        <w:t>MS</w:t>
      </w:r>
    </w:p>
    <w:p w14:paraId="2634E5C8" w14:textId="4FC6D24B" w:rsidR="003C5483" w:rsidRPr="003C5483" w:rsidRDefault="003C5483" w:rsidP="003C5483">
      <w:pPr>
        <w:spacing w:line="360" w:lineRule="auto"/>
        <w:rPr>
          <w:lang w:val="en-US"/>
        </w:rPr>
      </w:pPr>
      <w:r w:rsidRPr="003C5483">
        <w:rPr>
          <w:lang w:val="en-US"/>
        </w:rPr>
        <w:t>Methodology</w:t>
      </w:r>
      <w:r>
        <w:rPr>
          <w:lang w:val="en-US"/>
        </w:rPr>
        <w:t xml:space="preserve"> - </w:t>
      </w:r>
    </w:p>
    <w:p w14:paraId="3B257FD0" w14:textId="24C9939B" w:rsidR="003C5483" w:rsidRPr="003C5483" w:rsidRDefault="003C5483" w:rsidP="003C5483">
      <w:pPr>
        <w:spacing w:line="360" w:lineRule="auto"/>
        <w:rPr>
          <w:lang w:val="en-US"/>
        </w:rPr>
      </w:pPr>
      <w:r w:rsidRPr="003C5483">
        <w:rPr>
          <w:lang w:val="en-US"/>
        </w:rPr>
        <w:t>Project administration</w:t>
      </w:r>
      <w:r>
        <w:rPr>
          <w:lang w:val="en-US"/>
        </w:rPr>
        <w:t xml:space="preserve"> - </w:t>
      </w:r>
      <w:r w:rsidR="003029A2">
        <w:rPr>
          <w:lang w:val="en-US"/>
        </w:rPr>
        <w:t>MS</w:t>
      </w:r>
    </w:p>
    <w:p w14:paraId="5FE12D8F" w14:textId="6A5BD313" w:rsidR="003C5483" w:rsidRPr="003C5483" w:rsidRDefault="003C5483" w:rsidP="003C5483">
      <w:pPr>
        <w:spacing w:line="360" w:lineRule="auto"/>
        <w:rPr>
          <w:lang w:val="en-US"/>
        </w:rPr>
      </w:pPr>
      <w:r w:rsidRPr="003C5483">
        <w:rPr>
          <w:lang w:val="en-US"/>
        </w:rPr>
        <w:t>Resources</w:t>
      </w:r>
      <w:r>
        <w:rPr>
          <w:lang w:val="en-US"/>
        </w:rPr>
        <w:t xml:space="preserve"> - </w:t>
      </w:r>
    </w:p>
    <w:p w14:paraId="244A4CBF" w14:textId="6D08DB27" w:rsidR="003C5483" w:rsidRPr="003C5483" w:rsidRDefault="003C5483" w:rsidP="003C5483">
      <w:pPr>
        <w:spacing w:line="360" w:lineRule="auto"/>
        <w:rPr>
          <w:lang w:val="en-US"/>
        </w:rPr>
      </w:pPr>
      <w:r w:rsidRPr="003C5483">
        <w:rPr>
          <w:lang w:val="en-US"/>
        </w:rPr>
        <w:t>Supervision</w:t>
      </w:r>
      <w:r>
        <w:rPr>
          <w:lang w:val="en-US"/>
        </w:rPr>
        <w:t xml:space="preserve"> - </w:t>
      </w:r>
    </w:p>
    <w:p w14:paraId="2A2FCA8B" w14:textId="2D1FDEE2" w:rsidR="003C5483" w:rsidRPr="003C5483" w:rsidRDefault="003C5483" w:rsidP="003C5483">
      <w:pPr>
        <w:spacing w:line="360" w:lineRule="auto"/>
        <w:rPr>
          <w:lang w:val="en-US"/>
        </w:rPr>
      </w:pPr>
      <w:r w:rsidRPr="003C5483">
        <w:rPr>
          <w:lang w:val="en-US"/>
        </w:rPr>
        <w:t xml:space="preserve">Validation </w:t>
      </w:r>
      <w:r>
        <w:rPr>
          <w:lang w:val="en-US"/>
        </w:rPr>
        <w:t xml:space="preserve">- </w:t>
      </w:r>
    </w:p>
    <w:p w14:paraId="391CC28E" w14:textId="1D7DB95B" w:rsidR="003C5483" w:rsidRPr="003C5483" w:rsidRDefault="003C5483" w:rsidP="003C5483">
      <w:pPr>
        <w:spacing w:line="360" w:lineRule="auto"/>
        <w:rPr>
          <w:lang w:val="en-US"/>
        </w:rPr>
      </w:pPr>
      <w:r w:rsidRPr="003C5483">
        <w:rPr>
          <w:lang w:val="en-US"/>
        </w:rPr>
        <w:t>Writing – original draft</w:t>
      </w:r>
      <w:r w:rsidR="002E7F06">
        <w:rPr>
          <w:lang w:val="en-US"/>
        </w:rPr>
        <w:t xml:space="preserve"> - VN</w:t>
      </w:r>
    </w:p>
    <w:p w14:paraId="549CBFC8" w14:textId="7F943FD6" w:rsidR="003C5483" w:rsidRPr="003C5483" w:rsidRDefault="003C5483" w:rsidP="003C5483">
      <w:pPr>
        <w:spacing w:line="360" w:lineRule="auto"/>
        <w:rPr>
          <w:lang w:val="en-US"/>
        </w:rPr>
      </w:pPr>
      <w:r w:rsidRPr="003C5483">
        <w:rPr>
          <w:lang w:val="en-US"/>
        </w:rPr>
        <w:t>Writing – review and editing</w:t>
      </w:r>
      <w:r w:rsidR="002E7F06">
        <w:rPr>
          <w:lang w:val="en-US"/>
        </w:rPr>
        <w:t xml:space="preserve"> - ALL</w:t>
      </w:r>
    </w:p>
    <w:p w14:paraId="3FC12B6B" w14:textId="77777777" w:rsidR="003C5483" w:rsidRDefault="003C5483" w:rsidP="00045088">
      <w:pPr>
        <w:spacing w:line="360" w:lineRule="auto"/>
        <w:rPr>
          <w:lang w:val="en-US"/>
        </w:rPr>
      </w:pPr>
    </w:p>
    <w:p w14:paraId="745B141D" w14:textId="77777777" w:rsidR="003C5483" w:rsidRDefault="003C5483" w:rsidP="00045088">
      <w:pPr>
        <w:spacing w:line="360" w:lineRule="auto"/>
        <w:rPr>
          <w:lang w:val="en-US"/>
        </w:rPr>
      </w:pPr>
    </w:p>
    <w:p w14:paraId="608C3F12" w14:textId="77777777" w:rsidR="003C5483" w:rsidRDefault="003C5483" w:rsidP="00045088">
      <w:pPr>
        <w:spacing w:line="360" w:lineRule="auto"/>
        <w:rPr>
          <w:lang w:val="en-US"/>
        </w:rPr>
      </w:pPr>
    </w:p>
    <w:p w14:paraId="1189ABF9" w14:textId="77777777" w:rsidR="003C5483" w:rsidRDefault="003C5483" w:rsidP="00045088">
      <w:pPr>
        <w:spacing w:line="360" w:lineRule="auto"/>
        <w:rPr>
          <w:lang w:val="en-US"/>
        </w:rPr>
      </w:pPr>
    </w:p>
    <w:p w14:paraId="1F6A48CF" w14:textId="77777777" w:rsidR="003C5483" w:rsidRDefault="003C5483" w:rsidP="00045088">
      <w:pPr>
        <w:spacing w:line="360" w:lineRule="auto"/>
        <w:rPr>
          <w:lang w:val="en-US"/>
        </w:rPr>
      </w:pPr>
    </w:p>
    <w:p w14:paraId="6A6D9F71" w14:textId="77777777" w:rsidR="003C5483" w:rsidRDefault="003C5483" w:rsidP="00045088">
      <w:pPr>
        <w:spacing w:line="360" w:lineRule="auto"/>
        <w:rPr>
          <w:lang w:val="en-US"/>
        </w:rPr>
      </w:pPr>
    </w:p>
    <w:p w14:paraId="03D54DDE" w14:textId="77777777" w:rsidR="003C5483" w:rsidRDefault="003C5483" w:rsidP="00045088">
      <w:pPr>
        <w:spacing w:line="360" w:lineRule="auto"/>
        <w:rPr>
          <w:lang w:val="en-US"/>
        </w:rPr>
      </w:pPr>
    </w:p>
    <w:p w14:paraId="4FA4E7AE" w14:textId="77777777" w:rsidR="003C5483" w:rsidRDefault="003C5483" w:rsidP="00045088">
      <w:pPr>
        <w:spacing w:line="360" w:lineRule="auto"/>
        <w:rPr>
          <w:lang w:val="en-US"/>
        </w:rPr>
      </w:pPr>
    </w:p>
    <w:p w14:paraId="1BE42E91" w14:textId="77777777" w:rsidR="003C5483" w:rsidRDefault="003C5483" w:rsidP="00045088">
      <w:pPr>
        <w:spacing w:line="360" w:lineRule="auto"/>
        <w:rPr>
          <w:lang w:val="en-US"/>
        </w:rPr>
      </w:pPr>
    </w:p>
    <w:p w14:paraId="72EC086F" w14:textId="77777777" w:rsidR="003C5483" w:rsidRDefault="003C5483" w:rsidP="00045088">
      <w:pPr>
        <w:spacing w:line="360" w:lineRule="auto"/>
        <w:rPr>
          <w:lang w:val="en-US"/>
        </w:rPr>
      </w:pPr>
    </w:p>
    <w:p w14:paraId="3AE3F05E" w14:textId="77777777" w:rsidR="003C5483" w:rsidRDefault="003C5483" w:rsidP="00045088">
      <w:pPr>
        <w:spacing w:line="360" w:lineRule="auto"/>
        <w:rPr>
          <w:lang w:val="en-US"/>
        </w:rPr>
      </w:pPr>
    </w:p>
    <w:p w14:paraId="1DDF2292" w14:textId="77777777" w:rsidR="003C5483" w:rsidRDefault="003C5483" w:rsidP="00045088">
      <w:pPr>
        <w:spacing w:line="360" w:lineRule="auto"/>
        <w:rPr>
          <w:lang w:val="en-US"/>
        </w:rPr>
      </w:pPr>
    </w:p>
    <w:p w14:paraId="3531DDA3" w14:textId="77777777" w:rsidR="003C5483" w:rsidRDefault="003C5483" w:rsidP="00045088">
      <w:pPr>
        <w:spacing w:line="360" w:lineRule="auto"/>
        <w:rPr>
          <w:lang w:val="en-US"/>
        </w:rPr>
      </w:pPr>
    </w:p>
    <w:p w14:paraId="0C5144F3" w14:textId="77777777" w:rsidR="003C5483" w:rsidRDefault="003C5483" w:rsidP="00045088">
      <w:pPr>
        <w:spacing w:line="360" w:lineRule="auto"/>
        <w:rPr>
          <w:lang w:val="en-US"/>
        </w:rPr>
      </w:pPr>
    </w:p>
    <w:p w14:paraId="32E90A91" w14:textId="77777777" w:rsidR="003C5483" w:rsidRDefault="003C5483" w:rsidP="00045088">
      <w:pPr>
        <w:spacing w:line="360" w:lineRule="auto"/>
        <w:rPr>
          <w:lang w:val="en-US"/>
        </w:rPr>
      </w:pPr>
    </w:p>
    <w:p w14:paraId="58663A19" w14:textId="77777777" w:rsidR="003C5483" w:rsidRDefault="003C5483" w:rsidP="00045088">
      <w:pPr>
        <w:spacing w:line="360" w:lineRule="auto"/>
        <w:rPr>
          <w:lang w:val="en-US"/>
        </w:rPr>
      </w:pPr>
    </w:p>
    <w:p w14:paraId="16C4EA5B" w14:textId="77777777" w:rsidR="003C5483" w:rsidRDefault="003C5483" w:rsidP="00045088">
      <w:pPr>
        <w:spacing w:line="360" w:lineRule="auto"/>
        <w:rPr>
          <w:lang w:val="en-US"/>
        </w:rPr>
      </w:pPr>
    </w:p>
    <w:p w14:paraId="0395C6F8" w14:textId="77777777" w:rsidR="003C5483" w:rsidRDefault="003C5483" w:rsidP="00045088">
      <w:pPr>
        <w:spacing w:line="360" w:lineRule="auto"/>
        <w:rPr>
          <w:lang w:val="en-US"/>
        </w:rPr>
      </w:pPr>
    </w:p>
    <w:p w14:paraId="715980E4" w14:textId="77777777" w:rsidR="00620B5C" w:rsidRDefault="00620B5C" w:rsidP="00045088">
      <w:pPr>
        <w:spacing w:line="360" w:lineRule="auto"/>
        <w:rPr>
          <w:lang w:val="en-US"/>
        </w:rPr>
      </w:pPr>
    </w:p>
    <w:p w14:paraId="67A63D45" w14:textId="77777777" w:rsidR="00620B5C" w:rsidRDefault="00620B5C" w:rsidP="00045088">
      <w:pPr>
        <w:spacing w:line="360" w:lineRule="auto"/>
        <w:rPr>
          <w:lang w:val="en-US"/>
        </w:rPr>
      </w:pPr>
    </w:p>
    <w:p w14:paraId="017A7B63" w14:textId="77777777" w:rsidR="00620B5C" w:rsidRDefault="00620B5C" w:rsidP="00045088">
      <w:pPr>
        <w:spacing w:line="360" w:lineRule="auto"/>
        <w:rPr>
          <w:lang w:val="en-US"/>
        </w:rPr>
      </w:pPr>
    </w:p>
    <w:p w14:paraId="26E51B1C" w14:textId="0EC05551" w:rsidR="008141BB" w:rsidRPr="00045088" w:rsidRDefault="008141BB" w:rsidP="00045088">
      <w:pPr>
        <w:spacing w:line="360" w:lineRule="auto"/>
      </w:pPr>
      <w:r w:rsidRPr="00045088">
        <w:lastRenderedPageBreak/>
        <w:t>Funding information</w:t>
      </w:r>
    </w:p>
    <w:p w14:paraId="4AA53398" w14:textId="5B4BBC50" w:rsidR="008141BB" w:rsidRPr="00045088" w:rsidRDefault="0012160D" w:rsidP="00045088">
      <w:pPr>
        <w:spacing w:line="360" w:lineRule="auto"/>
      </w:pPr>
      <w:r w:rsidRPr="006F4E10">
        <w:rPr>
          <w:lang w:val="en-US"/>
        </w:rPr>
        <w:t>This research was funded by the European Union’s Horizon 2020 research and innovation program under grant agreement No. 727321 (project acronym, IWMPRAISE); we thank the funding body for its financial support</w:t>
      </w:r>
      <w:r w:rsidR="00B444A3">
        <w:rPr>
          <w:lang w:val="en-US"/>
        </w:rPr>
        <w:t>.</w:t>
      </w:r>
    </w:p>
    <w:p w14:paraId="2A994339" w14:textId="77777777" w:rsidR="009432A7" w:rsidRDefault="009432A7" w:rsidP="00045088">
      <w:pPr>
        <w:spacing w:line="360" w:lineRule="auto"/>
      </w:pPr>
    </w:p>
    <w:p w14:paraId="25FF3F26" w14:textId="3223F0A2"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r w:rsidR="00620B5C">
        <w:rPr>
          <w:b/>
          <w:bCs/>
        </w:rPr>
        <w:t>, currently at 2</w:t>
      </w:r>
      <w:r w:rsidR="007A00AB">
        <w:rPr>
          <w:b/>
          <w:bCs/>
        </w:rPr>
        <w:t>43</w:t>
      </w:r>
      <w:r w:rsidR="009432A7">
        <w:rPr>
          <w:b/>
          <w:bCs/>
        </w:rPr>
        <w:t>)</w:t>
      </w:r>
    </w:p>
    <w:p w14:paraId="62B478B5" w14:textId="7C71F5ED" w:rsidR="00E04EB0" w:rsidRPr="00E04EB0" w:rsidRDefault="0055088F" w:rsidP="009D2D8D">
      <w:pPr>
        <w:spacing w:line="360" w:lineRule="auto"/>
        <w:rPr>
          <w:lang w:val="en-US"/>
        </w:rPr>
      </w:pPr>
      <w:r>
        <w:rPr>
          <w:lang w:val="en-US"/>
        </w:rPr>
        <w:t>Under certain management, off-season</w:t>
      </w:r>
      <w:r w:rsidR="0059549C">
        <w:rPr>
          <w:lang w:val="en-US"/>
        </w:rPr>
        <w:t xml:space="preserve"> vegetation </w:t>
      </w:r>
      <w:r>
        <w:rPr>
          <w:lang w:val="en-US"/>
        </w:rPr>
        <w:t xml:space="preserve">in agricultural fields may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Pr>
          <w:lang w:val="en-US"/>
        </w:rPr>
        <w:t>To test this, o</w:t>
      </w:r>
      <w:r w:rsidR="00E04EB0" w:rsidRPr="00E04EB0">
        <w:rPr>
          <w:lang w:val="en-US"/>
        </w:rPr>
        <w:t xml:space="preserve">ver three growing seasons in Denmark, we evaluated the </w:t>
      </w:r>
      <w:r w:rsidR="00E04EB0" w:rsidRPr="00DB7CAA">
        <w:rPr>
          <w:highlight w:val="yellow"/>
          <w:lang w:val="en-US"/>
        </w:rPr>
        <w:t xml:space="preserve">ecological, </w:t>
      </w:r>
      <w:r w:rsidR="005F4DAC" w:rsidRPr="00DB7CAA">
        <w:rPr>
          <w:highlight w:val="yellow"/>
          <w:lang w:val="en-US"/>
        </w:rPr>
        <w:t xml:space="preserve">environmental </w:t>
      </w:r>
      <w:r w:rsidR="00E04EB0" w:rsidRPr="00DB7CAA">
        <w:rPr>
          <w:highlight w:val="yellow"/>
          <w:lang w:val="en-US"/>
        </w:rPr>
        <w:t>and agronomic performance</w:t>
      </w:r>
      <w:r w:rsidR="00E04EB0" w:rsidRPr="00E04EB0">
        <w:rPr>
          <w:lang w:val="en-US"/>
        </w:rPr>
        <w:t xml:space="preserve"> of fall vegetation </w:t>
      </w:r>
      <w:r w:rsidR="007A1907">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xml:space="preserve">) </w:t>
      </w:r>
      <w:r w:rsidR="00C1138B">
        <w:rPr>
          <w:lang w:val="en-US"/>
        </w:rPr>
        <w:t>sequence</w:t>
      </w:r>
      <w:r w:rsidR="007A1907">
        <w:rPr>
          <w:lang w:val="en-US"/>
        </w:rPr>
        <w:t xml:space="preserve"> grown </w:t>
      </w:r>
      <w:r w:rsidR="007A1907" w:rsidRPr="00E04EB0">
        <w:rPr>
          <w:lang w:val="en-US"/>
        </w:rPr>
        <w:t>under thirty management systems</w:t>
      </w:r>
      <w:r w:rsidR="009D2D8D">
        <w:rPr>
          <w:lang w:val="en-US"/>
        </w:rPr>
        <w:t xml:space="preserve"> combining cover crop</w:t>
      </w:r>
      <w:r w:rsidR="00BC6842">
        <w:rPr>
          <w:lang w:val="en-US"/>
        </w:rPr>
        <w:t>s</w:t>
      </w:r>
      <w:r w:rsidR="009D2D8D">
        <w:rPr>
          <w:lang w:val="en-US"/>
        </w:rPr>
        <w:t xml:space="preserve">, </w:t>
      </w:r>
      <w:proofErr w:type="spellStart"/>
      <w:r w:rsidR="009D2D8D">
        <w:rPr>
          <w:lang w:val="en-US"/>
        </w:rPr>
        <w:t>tillage</w:t>
      </w:r>
      <w:r w:rsidR="00BC6842">
        <w:rPr>
          <w:lang w:val="en-US"/>
        </w:rPr>
        <w:t>s</w:t>
      </w:r>
      <w:proofErr w:type="spellEnd"/>
      <w:r w:rsidR="009D2D8D">
        <w:rPr>
          <w:lang w:val="en-US"/>
        </w:rPr>
        <w:t>, and straw management</w:t>
      </w:r>
      <w:r w:rsidR="00BC6842">
        <w:rPr>
          <w:lang w:val="en-US"/>
        </w:rPr>
        <w:t>s</w:t>
      </w:r>
      <w:r w:rsidR="009D2D8D">
        <w:rPr>
          <w:lang w:val="en-US"/>
        </w:rPr>
        <w:t xml:space="preserve">. </w:t>
      </w:r>
      <w:r w:rsidR="000E7436">
        <w:rPr>
          <w:lang w:val="en-US"/>
        </w:rPr>
        <w:t>F</w:t>
      </w:r>
      <w:r w:rsidR="00E04EB0" w:rsidRPr="00E04EB0">
        <w:rPr>
          <w:lang w:val="en-US"/>
        </w:rPr>
        <w:t>ive cover crop systems</w:t>
      </w:r>
      <w:r w:rsidR="0059549C">
        <w:rPr>
          <w:lang w:val="en-US"/>
        </w:rPr>
        <w:t xml:space="preserve"> [</w:t>
      </w:r>
      <w:r w:rsidR="00E04EB0" w:rsidRPr="00E04EB0">
        <w:rPr>
          <w:lang w:val="en-US"/>
        </w:rPr>
        <w:t>grass/clover (</w:t>
      </w:r>
      <w:r w:rsidR="00E04EB0" w:rsidRPr="00E04EB0">
        <w:rPr>
          <w:i/>
          <w:iCs/>
          <w:lang w:val="en-US"/>
        </w:rPr>
        <w:t xml:space="preserve">Lolium </w:t>
      </w:r>
      <w:proofErr w:type="spellStart"/>
      <w:r w:rsidR="00E04EB0" w:rsidRPr="00E04EB0">
        <w:rPr>
          <w:i/>
          <w:iCs/>
          <w:lang w:val="en-US"/>
        </w:rPr>
        <w:t>perenne</w:t>
      </w:r>
      <w:proofErr w:type="spellEnd"/>
      <w:r w:rsidR="00E04EB0" w:rsidRPr="00E04EB0">
        <w:rPr>
          <w:lang w:val="en-US"/>
        </w:rPr>
        <w:t>/</w:t>
      </w:r>
      <w:r w:rsidR="00E04EB0" w:rsidRPr="00E04EB0">
        <w:rPr>
          <w:i/>
          <w:iCs/>
          <w:lang w:val="en-US"/>
        </w:rPr>
        <w:t>Trifolium repens</w:t>
      </w:r>
      <w:r w:rsidR="00E04EB0" w:rsidRPr="00E04EB0">
        <w:rPr>
          <w:lang w:val="en-US"/>
        </w:rPr>
        <w:t>) mixtures sown early (</w:t>
      </w:r>
      <w:proofErr w:type="spellStart"/>
      <w:r w:rsidR="00E04EB0" w:rsidRPr="00E04EB0">
        <w:rPr>
          <w:lang w:val="en-US"/>
        </w:rPr>
        <w:t>MixE</w:t>
      </w:r>
      <w:proofErr w:type="spellEnd"/>
      <w:r w:rsidR="00E04EB0" w:rsidRPr="00E04EB0">
        <w:rPr>
          <w:lang w:val="en-US"/>
        </w:rPr>
        <w:t>) and mid-season (</w:t>
      </w:r>
      <w:proofErr w:type="spellStart"/>
      <w:r w:rsidR="00E04EB0" w:rsidRPr="00E04EB0">
        <w:rPr>
          <w:lang w:val="en-US"/>
        </w:rPr>
        <w:t>MixM</w:t>
      </w:r>
      <w:proofErr w:type="spellEnd"/>
      <w:r w:rsidR="00E04EB0" w:rsidRPr="00E04EB0">
        <w:rPr>
          <w:lang w:val="en-US"/>
        </w:rPr>
        <w:t>)</w:t>
      </w:r>
      <w:r w:rsidR="00BC6842">
        <w:rPr>
          <w:lang w:val="en-US"/>
        </w:rPr>
        <w:t>;</w:t>
      </w:r>
      <w:r w:rsidR="00E04EB0" w:rsidRPr="00E04EB0">
        <w:rPr>
          <w:lang w:val="en-US"/>
        </w:rPr>
        <w:t xml:space="preserve"> radish (</w:t>
      </w:r>
      <w:r w:rsidR="00E04EB0" w:rsidRPr="00E04EB0">
        <w:rPr>
          <w:i/>
          <w:iCs/>
          <w:lang w:val="en-US"/>
        </w:rPr>
        <w:t>Raphanus sativus</w:t>
      </w:r>
      <w:r w:rsidR="00E04EB0" w:rsidRPr="00E04EB0">
        <w:rPr>
          <w:lang w:val="en-US"/>
        </w:rPr>
        <w:t>) sown mid-season (</w:t>
      </w:r>
      <w:proofErr w:type="spellStart"/>
      <w:r w:rsidR="00E04EB0" w:rsidRPr="00E04EB0">
        <w:rPr>
          <w:lang w:val="en-US"/>
        </w:rPr>
        <w:t>RadM</w:t>
      </w:r>
      <w:proofErr w:type="spellEnd"/>
      <w:r w:rsidR="00E04EB0" w:rsidRPr="00E04EB0">
        <w:rPr>
          <w:lang w:val="en-US"/>
        </w:rPr>
        <w:t>) and post-harvest (</w:t>
      </w:r>
      <w:proofErr w:type="spellStart"/>
      <w:r w:rsidR="00E04EB0" w:rsidRPr="00E04EB0">
        <w:rPr>
          <w:lang w:val="en-US"/>
        </w:rPr>
        <w:t>RadL</w:t>
      </w:r>
      <w:proofErr w:type="spellEnd"/>
      <w:r w:rsidR="00E04EB0" w:rsidRPr="00E04EB0">
        <w:rPr>
          <w:lang w:val="en-US"/>
        </w:rPr>
        <w:t>)</w:t>
      </w:r>
      <w:r w:rsidR="00BC6842">
        <w:rPr>
          <w:lang w:val="en-US"/>
        </w:rPr>
        <w:t>;</w:t>
      </w:r>
      <w:r w:rsidR="00E04EB0" w:rsidRPr="00E04EB0">
        <w:rPr>
          <w:lang w:val="en-US"/>
        </w:rPr>
        <w:t xml:space="preserve"> no-cover control (</w:t>
      </w:r>
      <w:proofErr w:type="spellStart"/>
      <w:r w:rsidR="00E04EB0" w:rsidRPr="00E04EB0">
        <w:rPr>
          <w:lang w:val="en-US"/>
        </w:rPr>
        <w:t>NoCC</w:t>
      </w:r>
      <w:proofErr w:type="spellEnd"/>
      <w:r w:rsidR="00E04EB0" w:rsidRPr="00E04EB0">
        <w:rPr>
          <w:lang w:val="en-US"/>
        </w:rPr>
        <w:t>)</w:t>
      </w:r>
      <w:r w:rsidR="0059549C">
        <w:rPr>
          <w:lang w:val="en-US"/>
        </w:rPr>
        <w:t xml:space="preserve">] </w:t>
      </w:r>
      <w:r w:rsidR="000E7436">
        <w:rPr>
          <w:lang w:val="en-US"/>
        </w:rPr>
        <w:t xml:space="preserve">were implemented in </w:t>
      </w:r>
      <w:r w:rsidR="00496DB9">
        <w:rPr>
          <w:lang w:val="en-US"/>
        </w:rPr>
        <w:t>a long</w:t>
      </w:r>
      <w:r w:rsidR="007A1907">
        <w:rPr>
          <w:lang w:val="en-US"/>
        </w:rPr>
        <w:t>-</w:t>
      </w:r>
      <w:r w:rsidR="00496DB9">
        <w:rPr>
          <w:lang w:val="en-US"/>
        </w:rPr>
        <w:t xml:space="preserve">term </w:t>
      </w:r>
      <w:r>
        <w:rPr>
          <w:lang w:val="en-US"/>
        </w:rPr>
        <w:t xml:space="preserve">experiment with every combination of </w:t>
      </w:r>
      <w:r w:rsidR="00E04EB0" w:rsidRPr="00E04EB0">
        <w:rPr>
          <w:lang w:val="en-US"/>
        </w:rPr>
        <w:t xml:space="preserve">three tillage (no-till, surface, inversion) and two straw managements (retained, removed). Measured responses included cash crop yield, fall </w:t>
      </w:r>
      <w:r w:rsidR="0059549C">
        <w:rPr>
          <w:lang w:val="en-US"/>
        </w:rPr>
        <w:t xml:space="preserve">species cover and </w:t>
      </w:r>
      <w:r w:rsidR="00E04EB0" w:rsidRPr="00E04EB0">
        <w:rPr>
          <w:lang w:val="en-US"/>
        </w:rPr>
        <w:t xml:space="preserve">biomass, spring weed counts and pesticide use; ecological values </w:t>
      </w:r>
      <w:r w:rsidR="00BC6842">
        <w:rPr>
          <w:lang w:val="en-US"/>
        </w:rPr>
        <w:t xml:space="preserve">of species and pesticide toxicity </w:t>
      </w:r>
      <w:r w:rsidR="00E04EB0" w:rsidRPr="00E04EB0">
        <w:rPr>
          <w:lang w:val="en-US"/>
        </w:rPr>
        <w:t>were estimated using published indices</w:t>
      </w:r>
      <w:r w:rsidR="00EA2B5E">
        <w:rPr>
          <w:lang w:val="en-US"/>
        </w:rPr>
        <w:t>; overall value was calculated using multi-criteria analysis</w:t>
      </w:r>
      <w:r w:rsidR="00E04EB0" w:rsidRPr="00E04EB0">
        <w:rPr>
          <w:lang w:val="en-US"/>
        </w:rPr>
        <w:t>.</w:t>
      </w:r>
      <w:r w:rsidR="005F4DAC">
        <w:rPr>
          <w:lang w:val="en-US"/>
        </w:rPr>
        <w:t xml:space="preserve"> </w:t>
      </w:r>
      <w:r w:rsidR="00E04EB0" w:rsidRPr="00E04EB0">
        <w:rPr>
          <w:lang w:val="en-US"/>
        </w:rPr>
        <w:t xml:space="preserve">The study coincided with extreme weather years. </w:t>
      </w:r>
      <w:r>
        <w:rPr>
          <w:lang w:val="en-US"/>
        </w:rPr>
        <w:t xml:space="preserve">All </w:t>
      </w:r>
      <w:proofErr w:type="spellStart"/>
      <w:r w:rsidR="00E04EB0" w:rsidRPr="00E04EB0">
        <w:rPr>
          <w:lang w:val="en-US"/>
        </w:rPr>
        <w:t>RadM</w:t>
      </w:r>
      <w:proofErr w:type="spellEnd"/>
      <w:r w:rsidR="00E04EB0" w:rsidRPr="00E04EB0">
        <w:rPr>
          <w:lang w:val="en-US"/>
        </w:rPr>
        <w:t xml:space="preserve"> systems </w:t>
      </w:r>
      <w:r w:rsidR="0059549C">
        <w:rPr>
          <w:lang w:val="en-US"/>
        </w:rPr>
        <w:t xml:space="preserve">had </w:t>
      </w:r>
      <w:r w:rsidR="00E04EB0" w:rsidRPr="00E04EB0">
        <w:rPr>
          <w:lang w:val="en-US"/>
        </w:rPr>
        <w:t xml:space="preserve">high </w:t>
      </w:r>
      <w:r w:rsidR="0059549C">
        <w:rPr>
          <w:lang w:val="en-US"/>
        </w:rPr>
        <w:t xml:space="preserve">crop </w:t>
      </w:r>
      <w:r w:rsidR="00E04EB0" w:rsidRPr="00E04EB0">
        <w:rPr>
          <w:lang w:val="en-US"/>
        </w:rPr>
        <w:t>yields, fall biomass</w:t>
      </w:r>
      <w:r w:rsidR="0059549C">
        <w:rPr>
          <w:lang w:val="en-US"/>
        </w:rPr>
        <w:t>,</w:t>
      </w:r>
      <w:r w:rsidR="00E04EB0" w:rsidRPr="00E04EB0">
        <w:rPr>
          <w:lang w:val="en-US"/>
        </w:rPr>
        <w:t xml:space="preserve"> and </w:t>
      </w:r>
      <w:r w:rsidR="0059549C">
        <w:rPr>
          <w:lang w:val="en-US"/>
        </w:rPr>
        <w:t xml:space="preserve">fall </w:t>
      </w:r>
      <w:r w:rsidR="00E04EB0" w:rsidRPr="00E04EB0">
        <w:rPr>
          <w:lang w:val="en-US"/>
        </w:rPr>
        <w:t>ecological value</w:t>
      </w:r>
      <w:r w:rsidR="008A6D63">
        <w:rPr>
          <w:lang w:val="en-US"/>
        </w:rPr>
        <w:t xml:space="preserve">, and did not </w:t>
      </w:r>
      <w:r w:rsidR="00E04EB0" w:rsidRPr="00E04EB0">
        <w:rPr>
          <w:lang w:val="en-US"/>
        </w:rPr>
        <w:t>increas</w:t>
      </w:r>
      <w:r w:rsidR="008A6D63">
        <w:rPr>
          <w:lang w:val="en-US"/>
        </w:rPr>
        <w:t>e</w:t>
      </w:r>
      <w:r w:rsidR="00E04EB0" w:rsidRPr="00E04EB0">
        <w:rPr>
          <w:lang w:val="en-US"/>
        </w:rPr>
        <w:t xml:space="preserve"> perennial weeds. </w:t>
      </w:r>
      <w:r w:rsidR="0016527C">
        <w:rPr>
          <w:lang w:val="en-US"/>
        </w:rPr>
        <w:t>T</w:t>
      </w:r>
      <w:r>
        <w:rPr>
          <w:lang w:val="en-US"/>
        </w:rPr>
        <w:t xml:space="preserve">he presence of </w:t>
      </w:r>
      <w:proofErr w:type="spellStart"/>
      <w:r w:rsidR="00E04EB0" w:rsidRPr="00E04EB0">
        <w:rPr>
          <w:lang w:val="en-US"/>
        </w:rPr>
        <w:t>MixE</w:t>
      </w:r>
      <w:proofErr w:type="spellEnd"/>
      <w:r w:rsidR="00E04EB0" w:rsidRPr="00E04EB0">
        <w:rPr>
          <w:lang w:val="en-US"/>
        </w:rPr>
        <w:t xml:space="preserve"> reduced pesticide</w:t>
      </w:r>
      <w:r w:rsidR="008A6D63">
        <w:rPr>
          <w:lang w:val="en-US"/>
        </w:rPr>
        <w:t xml:space="preserve"> use</w:t>
      </w:r>
      <w:r>
        <w:rPr>
          <w:lang w:val="en-US"/>
        </w:rPr>
        <w:t xml:space="preserve"> (by necessity)</w:t>
      </w:r>
      <w:r w:rsidR="00E04EB0" w:rsidRPr="00E04EB0">
        <w:rPr>
          <w:lang w:val="en-US"/>
        </w:rPr>
        <w:t xml:space="preserve"> but produced low-value plant communities</w:t>
      </w:r>
      <w:r w:rsidRPr="0055088F">
        <w:rPr>
          <w:lang w:val="en-US"/>
        </w:rPr>
        <w:t xml:space="preserve"> </w:t>
      </w:r>
      <w:r w:rsidR="00AA1DBC">
        <w:rPr>
          <w:lang w:val="en-US"/>
        </w:rPr>
        <w:t xml:space="preserve">with variable </w:t>
      </w:r>
      <w:r w:rsidRPr="00E04EB0">
        <w:rPr>
          <w:lang w:val="en-US"/>
        </w:rPr>
        <w:t>biomas</w:t>
      </w:r>
      <w:r>
        <w:rPr>
          <w:lang w:val="en-US"/>
        </w:rPr>
        <w:t>s</w:t>
      </w:r>
      <w:r w:rsidR="00AA1DBC">
        <w:rPr>
          <w:lang w:val="en-US"/>
        </w:rPr>
        <w:t xml:space="preserve">. </w:t>
      </w:r>
      <w:r w:rsidR="0016527C">
        <w:rPr>
          <w:lang w:val="en-US"/>
        </w:rPr>
        <w:t>When paired with</w:t>
      </w:r>
      <w:r w:rsidR="00AA1DBC">
        <w:rPr>
          <w:lang w:val="en-US"/>
        </w:rPr>
        <w:t xml:space="preserve"> </w:t>
      </w:r>
      <w:r w:rsidR="00EA2B5E">
        <w:rPr>
          <w:lang w:val="en-US"/>
        </w:rPr>
        <w:t xml:space="preserve">inversion </w:t>
      </w:r>
      <w:r w:rsidR="00AA1DBC">
        <w:rPr>
          <w:lang w:val="en-US"/>
        </w:rPr>
        <w:t>tillage</w:t>
      </w:r>
      <w:r w:rsidR="0016527C">
        <w:rPr>
          <w:lang w:val="en-US"/>
        </w:rPr>
        <w:t>,</w:t>
      </w:r>
      <w:r w:rsidR="00AA1DBC">
        <w:rPr>
          <w:lang w:val="en-US"/>
        </w:rPr>
        <w:t xml:space="preserve"> </w:t>
      </w:r>
      <w:proofErr w:type="spellStart"/>
      <w:r w:rsidR="00AA1DBC">
        <w:rPr>
          <w:lang w:val="en-US"/>
        </w:rPr>
        <w:t>MixE</w:t>
      </w:r>
      <w:proofErr w:type="spellEnd"/>
      <w:r w:rsidR="00AA1DBC">
        <w:rPr>
          <w:lang w:val="en-US"/>
        </w:rPr>
        <w:t xml:space="preserve"> </w:t>
      </w:r>
      <w:commentRangeStart w:id="2"/>
      <w:r w:rsidR="00EA2B5E">
        <w:rPr>
          <w:lang w:val="en-US"/>
        </w:rPr>
        <w:t>overall value</w:t>
      </w:r>
      <w:commentRangeEnd w:id="2"/>
      <w:r w:rsidR="001D631E">
        <w:rPr>
          <w:rStyle w:val="CommentReference"/>
          <w:sz w:val="24"/>
          <w:szCs w:val="24"/>
          <w:lang w:val="en-US"/>
        </w:rPr>
        <w:commentReference w:id="2"/>
      </w:r>
      <w:r w:rsidR="00EA2B5E">
        <w:rPr>
          <w:lang w:val="en-US"/>
        </w:rPr>
        <w:t xml:space="preserve"> was</w:t>
      </w:r>
      <w:r w:rsidR="00AA1DBC">
        <w:rPr>
          <w:lang w:val="en-US"/>
        </w:rPr>
        <w:t xml:space="preserve"> </w:t>
      </w:r>
      <w:r w:rsidR="00876749">
        <w:rPr>
          <w:lang w:val="en-US"/>
        </w:rPr>
        <w:t>higher</w:t>
      </w:r>
      <w:r w:rsidR="00AA1DBC">
        <w:rPr>
          <w:lang w:val="en-US"/>
        </w:rPr>
        <w:t xml:space="preserve"> than </w:t>
      </w:r>
      <w:proofErr w:type="spellStart"/>
      <w:r w:rsidR="00AA1DBC">
        <w:rPr>
          <w:lang w:val="en-US"/>
        </w:rPr>
        <w:t>NoCC</w:t>
      </w:r>
      <w:proofErr w:type="spellEnd"/>
      <w:r w:rsidR="00AA1DBC">
        <w:rPr>
          <w:lang w:val="en-US"/>
        </w:rPr>
        <w:t>, but</w:t>
      </w:r>
      <w:r w:rsidR="00876749">
        <w:rPr>
          <w:lang w:val="en-US"/>
        </w:rPr>
        <w:t xml:space="preserve"> </w:t>
      </w:r>
      <w:r w:rsidR="0016527C">
        <w:rPr>
          <w:lang w:val="en-US"/>
        </w:rPr>
        <w:t xml:space="preserve">otherwise led to </w:t>
      </w:r>
      <w:r w:rsidR="005F4DAC" w:rsidRPr="00E04EB0">
        <w:rPr>
          <w:lang w:val="en-US"/>
        </w:rPr>
        <w:t>high perennial weed legacies</w:t>
      </w:r>
      <w:r w:rsidR="00876749">
        <w:rPr>
          <w:lang w:val="en-US"/>
        </w:rPr>
        <w:t xml:space="preserve"> </w:t>
      </w:r>
      <w:r w:rsidR="0016527C">
        <w:rPr>
          <w:lang w:val="en-US"/>
        </w:rPr>
        <w:t>and low crop yields</w:t>
      </w:r>
      <w:r w:rsidR="00E04EB0" w:rsidRPr="00E04EB0">
        <w:rPr>
          <w:lang w:val="en-US"/>
        </w:rPr>
        <w:t xml:space="preserve">. </w:t>
      </w:r>
      <w:proofErr w:type="gramStart"/>
      <w:r w:rsidR="00EA2B5E">
        <w:rPr>
          <w:lang w:val="en-US"/>
        </w:rPr>
        <w:t xml:space="preserve">The </w:t>
      </w:r>
      <w:proofErr w:type="spellStart"/>
      <w:r w:rsidR="00EA2B5E">
        <w:rPr>
          <w:lang w:val="en-US"/>
        </w:rPr>
        <w:t>MixM</w:t>
      </w:r>
      <w:proofErr w:type="spellEnd"/>
      <w:proofErr w:type="gramEnd"/>
      <w:r w:rsidR="00EA2B5E">
        <w:rPr>
          <w:lang w:val="en-US"/>
        </w:rPr>
        <w:t xml:space="preserve"> and </w:t>
      </w:r>
      <w:proofErr w:type="spellStart"/>
      <w:r w:rsidR="00EA2B5E">
        <w:rPr>
          <w:lang w:val="en-US"/>
        </w:rPr>
        <w:t>RadL</w:t>
      </w:r>
      <w:proofErr w:type="spellEnd"/>
      <w:r w:rsidR="00EA2B5E">
        <w:rPr>
          <w:lang w:val="en-US"/>
        </w:rPr>
        <w:t xml:space="preserve"> </w:t>
      </w:r>
      <w:commentRangeStart w:id="3"/>
      <w:r w:rsidR="00EA2B5E">
        <w:rPr>
          <w:lang w:val="en-US"/>
        </w:rPr>
        <w:t>performed</w:t>
      </w:r>
      <w:commentRangeEnd w:id="3"/>
      <w:r w:rsidR="00976C34">
        <w:rPr>
          <w:rStyle w:val="CommentReference"/>
          <w:sz w:val="24"/>
          <w:szCs w:val="24"/>
          <w:lang w:val="en-US"/>
        </w:rPr>
        <w:commentReference w:id="3"/>
      </w:r>
      <w:r w:rsidR="00EA2B5E">
        <w:rPr>
          <w:lang w:val="en-US"/>
        </w:rPr>
        <w:t xml:space="preserve"> </w:t>
      </w:r>
      <w:r w:rsidR="00876749">
        <w:rPr>
          <w:lang w:val="en-US"/>
        </w:rPr>
        <w:t xml:space="preserve">similarly to </w:t>
      </w:r>
      <w:proofErr w:type="spellStart"/>
      <w:r w:rsidR="00EA2B5E">
        <w:rPr>
          <w:lang w:val="en-US"/>
        </w:rPr>
        <w:t>NoCC</w:t>
      </w:r>
      <w:proofErr w:type="spellEnd"/>
      <w:r w:rsidR="003028C3">
        <w:rPr>
          <w:lang w:val="en-US"/>
        </w:rPr>
        <w:t xml:space="preserve"> in all systems</w:t>
      </w:r>
      <w:r w:rsidR="00EA2B5E">
        <w:rPr>
          <w:lang w:val="en-US"/>
        </w:rPr>
        <w:t xml:space="preserve">. </w:t>
      </w:r>
      <w:r w:rsidR="00E04EB0" w:rsidRPr="00E04EB0">
        <w:rPr>
          <w:lang w:val="en-US"/>
        </w:rPr>
        <w:t xml:space="preserve">Overall, </w:t>
      </w:r>
      <w:proofErr w:type="spellStart"/>
      <w:r w:rsidR="00AA1DBC">
        <w:rPr>
          <w:lang w:val="en-US"/>
        </w:rPr>
        <w:t>RadM</w:t>
      </w:r>
      <w:proofErr w:type="spellEnd"/>
      <w:r w:rsidR="00E04EB0" w:rsidRPr="00E04EB0">
        <w:rPr>
          <w:lang w:val="en-US"/>
        </w:rPr>
        <w:t xml:space="preserve"> provided </w:t>
      </w:r>
      <w:r w:rsidR="00EA2B5E">
        <w:rPr>
          <w:lang w:val="en-US"/>
        </w:rPr>
        <w:t xml:space="preserve">robust </w:t>
      </w:r>
      <w:r w:rsidR="00E04EB0" w:rsidRPr="00E04EB0">
        <w:rPr>
          <w:lang w:val="en-US"/>
        </w:rPr>
        <w:t>benefits</w:t>
      </w:r>
      <w:r w:rsidR="00EA2B5E">
        <w:rPr>
          <w:lang w:val="en-US"/>
        </w:rPr>
        <w:t xml:space="preserve"> in all contexts, </w:t>
      </w:r>
      <w:r w:rsidR="00AA1DBC">
        <w:rPr>
          <w:lang w:val="en-US"/>
        </w:rPr>
        <w:t>but performed best in no-till with straw retention.</w:t>
      </w:r>
      <w:r w:rsidR="0016527C">
        <w:rPr>
          <w:lang w:val="en-US"/>
        </w:rPr>
        <w:t xml:space="preserve"> Multi-criteria analysis </w:t>
      </w:r>
      <w:r w:rsidR="003028C3">
        <w:rPr>
          <w:lang w:val="en-US"/>
        </w:rPr>
        <w:t xml:space="preserve">suggested </w:t>
      </w:r>
      <w:r w:rsidR="0016527C">
        <w:rPr>
          <w:lang w:val="en-US"/>
        </w:rPr>
        <w:t xml:space="preserve">optimized cover crop choices for given management systems. </w:t>
      </w:r>
      <w:r w:rsidR="00AA1DBC">
        <w:rPr>
          <w:lang w:val="en-US"/>
        </w:rPr>
        <w:t xml:space="preserve"> </w:t>
      </w:r>
    </w:p>
    <w:p w14:paraId="6795BA4E" w14:textId="77777777" w:rsidR="00AE1EFC" w:rsidRDefault="00AE1EFC" w:rsidP="00045088">
      <w:pPr>
        <w:spacing w:line="360" w:lineRule="auto"/>
        <w:rPr>
          <w:b/>
          <w:bCs/>
          <w:lang w:val="en-US"/>
        </w:rPr>
      </w:pPr>
    </w:p>
    <w:p w14:paraId="69DA4857" w14:textId="22323B8C" w:rsidR="009F76B3" w:rsidRDefault="009F76B3" w:rsidP="009F76B3">
      <w:pPr>
        <w:spacing w:line="360" w:lineRule="auto"/>
        <w:rPr>
          <w:b/>
          <w:bCs/>
          <w:lang w:val="en-US"/>
        </w:rPr>
      </w:pPr>
      <w:r>
        <w:rPr>
          <w:b/>
          <w:bCs/>
          <w:lang w:val="en-US"/>
        </w:rPr>
        <w:t>Keywords</w:t>
      </w:r>
    </w:p>
    <w:p w14:paraId="322BB37B" w14:textId="50C5B675" w:rsidR="009F76B3" w:rsidRPr="009F76B3" w:rsidRDefault="009F76B3" w:rsidP="009F76B3">
      <w:pPr>
        <w:spacing w:line="360" w:lineRule="auto"/>
        <w:rPr>
          <w:lang w:val="en-US"/>
        </w:rPr>
      </w:pPr>
      <w:r w:rsidRPr="009F76B3">
        <w:rPr>
          <w:lang w:val="en-US"/>
        </w:rPr>
        <w:t>Cover crops</w:t>
      </w:r>
      <w:r>
        <w:rPr>
          <w:lang w:val="en-US"/>
        </w:rPr>
        <w:t xml:space="preserve">, tillage, cropping systems, </w:t>
      </w:r>
      <w:r w:rsidR="00842BAE">
        <w:rPr>
          <w:lang w:val="en-US"/>
        </w:rPr>
        <w:t>weeds, radish, cover crop mixture, multicriteria evaluation</w:t>
      </w:r>
    </w:p>
    <w:p w14:paraId="7B5F47A1" w14:textId="77777777" w:rsidR="00842BAE" w:rsidRDefault="00842BAE" w:rsidP="009F76B3">
      <w:pPr>
        <w:spacing w:line="360" w:lineRule="auto"/>
        <w:rPr>
          <w:b/>
          <w:bCs/>
          <w:lang w:val="en-US"/>
        </w:rPr>
      </w:pPr>
    </w:p>
    <w:p w14:paraId="45860065" w14:textId="15A523E8" w:rsidR="009F76B3" w:rsidRPr="009F76B3" w:rsidRDefault="009F76B3" w:rsidP="009F76B3">
      <w:pPr>
        <w:spacing w:line="360" w:lineRule="auto"/>
        <w:rPr>
          <w:b/>
          <w:bCs/>
          <w:lang w:val="en-US"/>
        </w:rPr>
      </w:pPr>
      <w:r w:rsidRPr="009F76B3">
        <w:rPr>
          <w:b/>
          <w:bCs/>
          <w:lang w:val="en-US"/>
        </w:rPr>
        <w:t>Highlights</w:t>
      </w:r>
    </w:p>
    <w:p w14:paraId="7B28A04C" w14:textId="73776838" w:rsidR="00F032FD" w:rsidRDefault="00F032FD" w:rsidP="00842BAE">
      <w:pPr>
        <w:numPr>
          <w:ilvl w:val="0"/>
          <w:numId w:val="3"/>
        </w:numPr>
        <w:spacing w:line="360" w:lineRule="auto"/>
        <w:rPr>
          <w:lang w:val="en-US"/>
        </w:rPr>
      </w:pPr>
      <w:r>
        <w:rPr>
          <w:lang w:val="en-US"/>
        </w:rPr>
        <w:t>Evaluated fall vegetation in 30 cropping systems against six performance metrics</w:t>
      </w:r>
    </w:p>
    <w:p w14:paraId="0025FE87" w14:textId="77D4388F" w:rsidR="003C5483" w:rsidRPr="00B54510" w:rsidRDefault="00876749" w:rsidP="003C5483">
      <w:pPr>
        <w:numPr>
          <w:ilvl w:val="0"/>
          <w:numId w:val="3"/>
        </w:numPr>
        <w:spacing w:line="360" w:lineRule="auto"/>
        <w:rPr>
          <w:lang w:val="en-US"/>
        </w:rPr>
      </w:pPr>
      <w:r>
        <w:rPr>
          <w:lang w:val="en-US"/>
        </w:rPr>
        <w:t>Mid-season</w:t>
      </w:r>
      <w:ins w:id="4" w:author="Mette Sønderskov" w:date="2026-04-17T09:46:00Z" w16du:dateUtc="2026-04-17T07:46:00Z">
        <w:r w:rsidR="009F032F">
          <w:rPr>
            <w:lang w:val="en-US"/>
          </w:rPr>
          <w:t xml:space="preserve"> establishment </w:t>
        </w:r>
        <w:commentRangeStart w:id="5"/>
        <w:r w:rsidR="009F032F">
          <w:rPr>
            <w:lang w:val="en-US"/>
          </w:rPr>
          <w:t>of</w:t>
        </w:r>
      </w:ins>
      <w:commentRangeEnd w:id="5"/>
      <w:r w:rsidR="00742C7E">
        <w:rPr>
          <w:rStyle w:val="CommentReference"/>
          <w:sz w:val="24"/>
          <w:szCs w:val="24"/>
          <w:lang w:val="en-US"/>
        </w:rPr>
        <w:commentReference w:id="5"/>
      </w:r>
      <w:r>
        <w:rPr>
          <w:lang w:val="en-US"/>
        </w:rPr>
        <w:t xml:space="preserve"> r</w:t>
      </w:r>
      <w:r w:rsidR="003C5483" w:rsidRPr="00B54510">
        <w:rPr>
          <w:lang w:val="en-US"/>
        </w:rPr>
        <w:t xml:space="preserve">adish cover </w:t>
      </w:r>
      <w:proofErr w:type="gramStart"/>
      <w:r w:rsidR="003C5483" w:rsidRPr="00B54510">
        <w:rPr>
          <w:lang w:val="en-US"/>
        </w:rPr>
        <w:t>crop</w:t>
      </w:r>
      <w:proofErr w:type="gramEnd"/>
      <w:r w:rsidR="003C5483" w:rsidRPr="00B54510">
        <w:rPr>
          <w:lang w:val="en-US"/>
        </w:rPr>
        <w:t xml:space="preserve"> performed well in </w:t>
      </w:r>
      <w:r w:rsidR="003C5483">
        <w:rPr>
          <w:lang w:val="en-US"/>
        </w:rPr>
        <w:t>all metrics in all systems</w:t>
      </w:r>
    </w:p>
    <w:p w14:paraId="12EC2964" w14:textId="0D53CC4E" w:rsidR="009F76B3" w:rsidRDefault="00842BAE" w:rsidP="00B54510">
      <w:pPr>
        <w:numPr>
          <w:ilvl w:val="0"/>
          <w:numId w:val="3"/>
        </w:numPr>
        <w:spacing w:line="360" w:lineRule="auto"/>
        <w:rPr>
          <w:lang w:val="en-US"/>
        </w:rPr>
      </w:pPr>
      <w:r w:rsidRPr="00B54510">
        <w:rPr>
          <w:lang w:val="en-US"/>
        </w:rPr>
        <w:t>Cover crop mixtures did not establish well</w:t>
      </w:r>
      <w:r w:rsidR="00C874A3" w:rsidRPr="00B54510">
        <w:rPr>
          <w:lang w:val="en-US"/>
        </w:rPr>
        <w:t xml:space="preserve"> and had low value </w:t>
      </w:r>
      <w:r w:rsidR="00F032FD">
        <w:rPr>
          <w:lang w:val="en-US"/>
        </w:rPr>
        <w:t>fall vegetation</w:t>
      </w:r>
    </w:p>
    <w:p w14:paraId="56D72510" w14:textId="35BA013E" w:rsidR="00B54510" w:rsidRDefault="00876749" w:rsidP="00B54510">
      <w:pPr>
        <w:numPr>
          <w:ilvl w:val="0"/>
          <w:numId w:val="3"/>
        </w:numPr>
        <w:spacing w:line="360" w:lineRule="auto"/>
        <w:rPr>
          <w:lang w:val="en-US"/>
        </w:rPr>
      </w:pPr>
      <w:r>
        <w:rPr>
          <w:lang w:val="en-US"/>
        </w:rPr>
        <w:t>Cover crop systems did not always perform better than the no-cover control</w:t>
      </w:r>
    </w:p>
    <w:p w14:paraId="5357AB64" w14:textId="77777777" w:rsidR="00B54510" w:rsidRDefault="00B54510" w:rsidP="00B54510">
      <w:pPr>
        <w:spacing w:line="360" w:lineRule="auto"/>
        <w:ind w:left="720"/>
        <w:rPr>
          <w:lang w:val="en-US"/>
        </w:rPr>
      </w:pPr>
    </w:p>
    <w:p w14:paraId="350EDEC4" w14:textId="77777777" w:rsidR="007A00AB" w:rsidRPr="00B54510" w:rsidRDefault="007A00AB" w:rsidP="00B54510">
      <w:pPr>
        <w:spacing w:line="360" w:lineRule="auto"/>
        <w:ind w:left="720"/>
        <w:rPr>
          <w:lang w:val="en-US"/>
        </w:rPr>
      </w:pPr>
    </w:p>
    <w:p w14:paraId="5BA4076E" w14:textId="09D72F9E" w:rsidR="0053182E" w:rsidRPr="00045088" w:rsidRDefault="008141BB" w:rsidP="00045088">
      <w:pPr>
        <w:spacing w:line="360" w:lineRule="auto"/>
        <w:rPr>
          <w:b/>
          <w:bCs/>
        </w:rPr>
      </w:pPr>
      <w:proofErr w:type="gramStart"/>
      <w:r w:rsidRPr="00045088">
        <w:rPr>
          <w:b/>
          <w:bCs/>
        </w:rPr>
        <w:t>1  INTRODUCTION</w:t>
      </w:r>
      <w:proofErr w:type="gramEnd"/>
    </w:p>
    <w:p w14:paraId="0E1CB2B0" w14:textId="5A1B3C4E" w:rsidR="00033458" w:rsidRDefault="003028C3" w:rsidP="00E41219">
      <w:pPr>
        <w:spacing w:line="360" w:lineRule="auto"/>
        <w:rPr>
          <w:lang w:val="da-DK"/>
        </w:rPr>
      </w:pPr>
      <w:r>
        <w:rPr>
          <w:lang w:val="en-US"/>
        </w:rPr>
        <w:t xml:space="preserve">Modern phenomena such as population growth and climate change </w:t>
      </w:r>
      <w:r w:rsidR="006C3DC0" w:rsidRPr="006C3DC0">
        <w:rPr>
          <w:lang w:val="en-US"/>
        </w:rPr>
        <w:t xml:space="preserve">have led to a significant decline in </w:t>
      </w:r>
      <w:r w:rsidR="006C3DC0">
        <w:rPr>
          <w:lang w:val="en-US"/>
        </w:rPr>
        <w:t xml:space="preserve">global </w:t>
      </w:r>
      <w:r w:rsidR="006C3DC0"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006C3DC0" w:rsidRPr="006C3DC0">
        <w:rPr>
          <w:lang w:val="en-US"/>
        </w:rPr>
        <w:t>. Given th</w:t>
      </w:r>
      <w:r w:rsidR="00A240D9">
        <w:rPr>
          <w:lang w:val="en-US"/>
        </w:rPr>
        <w:t xml:space="preserve">at </w:t>
      </w:r>
      <w:r w:rsidR="002770DF">
        <w:rPr>
          <w:lang w:val="en-US"/>
        </w:rPr>
        <w:t xml:space="preserve">more than </w:t>
      </w:r>
      <w:r w:rsidR="00A240D9">
        <w:rPr>
          <w:lang w:val="en-US"/>
        </w:rPr>
        <w:t xml:space="preserve">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006C3DC0"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006C3DC0" w:rsidRPr="006C3DC0">
        <w:rPr>
          <w:lang w:val="en-US"/>
        </w:rPr>
        <w:t xml:space="preserve">. Consequently, there is a growing need for agricultural systems that </w:t>
      </w:r>
      <w:r>
        <w:rPr>
          <w:lang w:val="en-US"/>
        </w:rPr>
        <w:t>reconcile</w:t>
      </w:r>
      <w:r w:rsidR="006C3DC0" w:rsidRPr="006C3DC0">
        <w:rPr>
          <w:lang w:val="en-US"/>
        </w:rPr>
        <w:t xml:space="preserve"> ecosystem health and biodiversity conservation with commercial production objectives</w:t>
      </w:r>
      <w:r w:rsidR="00DC3511">
        <w:rPr>
          <w:lang w:val="en-US"/>
        </w:rPr>
        <w:t xml:space="preserve"> </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006C3DC0" w:rsidRPr="006C3DC0">
        <w:rPr>
          <w:lang w:val="en-US"/>
        </w:rPr>
        <w:t xml:space="preserve">. In response, researchers are increasingly </w:t>
      </w:r>
      <w:r w:rsidR="008A6D63">
        <w:rPr>
          <w:lang w:val="en-US"/>
        </w:rPr>
        <w:t xml:space="preserve">using more holistic </w:t>
      </w:r>
      <w:r w:rsidR="006C3DC0" w:rsidRPr="006C3DC0">
        <w:rPr>
          <w:lang w:val="en-US"/>
        </w:rPr>
        <w:t>assess</w:t>
      </w:r>
      <w:r w:rsidR="008A6D63">
        <w:rPr>
          <w:lang w:val="en-US"/>
        </w:rPr>
        <w:t>ments of</w:t>
      </w:r>
      <w:r w:rsidR="006C3DC0" w:rsidRPr="006C3DC0">
        <w:rPr>
          <w:lang w:val="en-US"/>
        </w:rPr>
        <w:t xml:space="preserve"> plant communities (</w:t>
      </w:r>
      <w:r w:rsidR="008A6D63">
        <w:rPr>
          <w:lang w:val="en-US"/>
        </w:rPr>
        <w:t>including</w:t>
      </w:r>
      <w:r w:rsidR="006C3DC0" w:rsidRPr="006C3DC0">
        <w:rPr>
          <w:lang w:val="en-US"/>
        </w:rPr>
        <w:t xml:space="preserve"> weeds) </w:t>
      </w:r>
      <w:r w:rsidR="008A6D63">
        <w:rPr>
          <w:lang w:val="en-US"/>
        </w:rPr>
        <w:t xml:space="preserve">for their </w:t>
      </w:r>
      <w:r w:rsidR="006C3DC0">
        <w:rPr>
          <w:lang w:val="en-US"/>
        </w:rPr>
        <w:t>potential ecological</w:t>
      </w:r>
      <w:r w:rsidR="007C0649">
        <w:rPr>
          <w:lang w:val="en-US"/>
        </w:rPr>
        <w:t xml:space="preserve"> and environmental implications</w:t>
      </w:r>
      <w:r w:rsidR="008A6D63">
        <w:rPr>
          <w:lang w:val="en-US"/>
        </w:rPr>
        <w:t>,</w:t>
      </w:r>
      <w:r w:rsidR="007C0649">
        <w:rPr>
          <w:lang w:val="en-US"/>
        </w:rPr>
        <w:t xml:space="preserve"> in tandem with </w:t>
      </w:r>
      <w:r w:rsidR="006C3DC0">
        <w:rPr>
          <w:lang w:val="en-US"/>
        </w:rPr>
        <w:t>agronomic i</w:t>
      </w:r>
      <w:r w:rsidR="006C3DC0"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006C3DC0" w:rsidRPr="009B1DCF">
        <w:rPr>
          <w:lang w:val="da-DK"/>
        </w:rPr>
        <w:t xml:space="preserve">. </w:t>
      </w:r>
    </w:p>
    <w:p w14:paraId="6F12DE0A" w14:textId="0F8C7269" w:rsidR="00E41219" w:rsidRPr="00033FDA" w:rsidRDefault="003A1B51" w:rsidP="0047780D">
      <w:pPr>
        <w:spacing w:line="360" w:lineRule="auto"/>
      </w:pPr>
      <w:commentRangeStart w:id="6"/>
      <w:r>
        <w:rPr>
          <w:lang w:val="en-US"/>
        </w:rPr>
        <w:t xml:space="preserve">As a corollary, </w:t>
      </w:r>
      <w:r w:rsidR="008A6D63">
        <w:rPr>
          <w:lang w:val="en-US"/>
        </w:rPr>
        <w:t xml:space="preserve">there is potential in </w:t>
      </w:r>
      <w:r>
        <w:rPr>
          <w:lang w:val="en-US"/>
        </w:rPr>
        <w:t xml:space="preserve">identifying spatial and temporal niches where the negative impacts of </w:t>
      </w:r>
      <w:r w:rsidR="008A6D63">
        <w:rPr>
          <w:lang w:val="en-US"/>
        </w:rPr>
        <w:t>weeds</w:t>
      </w:r>
      <w:r>
        <w:rPr>
          <w:lang w:val="en-US"/>
        </w:rPr>
        <w:t xml:space="preserve"> on production </w:t>
      </w:r>
      <w:r w:rsidR="008A6D63">
        <w:rPr>
          <w:lang w:val="en-US"/>
        </w:rPr>
        <w:t>can be</w:t>
      </w:r>
      <w:r>
        <w:rPr>
          <w:lang w:val="en-US"/>
        </w:rPr>
        <w:t xml:space="preserve"> minimized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w:t>
      </w:r>
      <w:commentRangeEnd w:id="6"/>
      <w:r w:rsidR="006E3186">
        <w:rPr>
          <w:rStyle w:val="CommentReference"/>
          <w:sz w:val="24"/>
          <w:szCs w:val="24"/>
          <w:lang w:val="en-US"/>
        </w:rPr>
        <w:commentReference w:id="6"/>
      </w:r>
      <w:r>
        <w:rPr>
          <w:lang w:val="en-US"/>
        </w:rPr>
        <w:t xml:space="preserve">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It follows that fall vegetation may present a unique opportunity for optimization</w:t>
      </w:r>
      <w:r w:rsidR="003028C3">
        <w:rPr>
          <w:lang w:val="en-US"/>
        </w:rPr>
        <w:t>. Using cover crops or weedy fallows may</w:t>
      </w:r>
      <w:r w:rsidR="006C3DC0" w:rsidRPr="006C3DC0">
        <w:rPr>
          <w:lang w:val="en-US"/>
        </w:rPr>
        <w:t xml:space="preserve"> allow the expression of ecologically beneficial </w:t>
      </w:r>
      <w:r w:rsidR="009B1DCF">
        <w:rPr>
          <w:lang w:val="en-US"/>
        </w:rPr>
        <w:t>communities</w:t>
      </w:r>
      <w:r w:rsidR="003028C3">
        <w:rPr>
          <w:lang w:val="en-US"/>
        </w:rPr>
        <w:t xml:space="preserve"> </w:t>
      </w:r>
      <w:r w:rsidR="00033458">
        <w:rPr>
          <w:lang w:val="en-US"/>
        </w:rPr>
        <w:t xml:space="preserve">that also provide ecosystem services </w:t>
      </w:r>
      <w:r w:rsidR="006C3DC0" w:rsidRPr="006C3DC0">
        <w:rPr>
          <w:lang w:val="en-US"/>
        </w:rPr>
        <w:t xml:space="preserve">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033458">
        <w:rPr>
          <w:lang w:val="en-US"/>
        </w:rPr>
        <w:t>supports and ecosystem services:</w:t>
      </w:r>
      <w:r w:rsidR="009B1DCF">
        <w:rPr>
          <w:lang w:val="en-US"/>
        </w:rPr>
        <w:t xml:space="preserve">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 xml:space="preserve">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 xml:space="preserve">While direct measurements of benefits are the most reliable, such measurements are not always available nor feasible. </w:t>
      </w:r>
      <w:r w:rsidR="003028C3">
        <w:rPr>
          <w:lang w:val="en-US"/>
        </w:rPr>
        <w:t>To enable more accessible accounting of benefits, s</w:t>
      </w:r>
      <w:r w:rsidR="00A04631">
        <w:rPr>
          <w:lang w:val="en-US"/>
        </w:rPr>
        <w:t xml:space="preserve">everal methodologies for estimating </w:t>
      </w:r>
      <w:r w:rsidR="00A04631">
        <w:t>the potential values</w:t>
      </w:r>
      <w:r w:rsidR="00033458">
        <w:t xml:space="preserve"> and/or services</w:t>
      </w:r>
      <w:r w:rsidR="00A04631">
        <w:t xml:space="preserve"> </w:t>
      </w:r>
      <w:r w:rsidR="00062BFA">
        <w:t>as well as</w:t>
      </w:r>
      <w:r w:rsidR="00A04631">
        <w:t xml:space="preserve"> </w:t>
      </w:r>
      <w:r w:rsidR="00062BFA">
        <w:t xml:space="preserve">potential </w:t>
      </w:r>
      <w:r w:rsidR="00A04631">
        <w:t xml:space="preserve">harms of </w:t>
      </w:r>
      <w:r w:rsidR="004F3DC3">
        <w:t>agricultural plant communities</w:t>
      </w:r>
      <w:r w:rsidR="00A04631">
        <w:rPr>
          <w:lang w:val="en-US"/>
        </w:rPr>
        <w:t xml:space="preserve"> h</w:t>
      </w:r>
      <w:r w:rsidR="00A04631" w:rsidRPr="00CC4281">
        <w:rPr>
          <w:lang w:val="en-US"/>
        </w:rPr>
        <w:t xml:space="preserve">ave been proposed </w:t>
      </w:r>
      <w:r w:rsidR="00CC4281" w:rsidRPr="00CC4281">
        <w:rPr>
          <w:lang w:val="en-US"/>
        </w:rPr>
        <w:fldChar w:fldCharType="begin"/>
      </w:r>
      <w:r w:rsidR="00CC4281" w:rsidRPr="00CC4281">
        <w:rPr>
          <w:lang w:val="en-US"/>
        </w:rPr>
        <w:instrText xml:space="preserve"> ADDIN ZOTERO_ITEM CSL_CITATION {"citationID":"jOzF71V8","properties":{"formattedCitation":"(Gentili et al., in review)","plainCitation":"(Gentili et al., in review)","noteIndex":0},"citationItems":[{"id":2416,"uris":["http://zotero.org/users/3599437/items/28TEFI94"],"itemData":{"id":2416,"type":"article-journal","container-title":"Weed Research","title":"Functional Roles of Weeds in Arable Ecosystems: A Review of Methods to Assess Eco-system Services and Disservices","author":[{"family":"Gentili","given":"Marco"},{"family":"Nichols","given":"Virginia"},{"family":"Jørgensen","given":"Johannes R."},{"family":"Jørgensen","given":"Rasmus N."},{"family":"Gislum","given":"René"}],"issued":{"literal":"in review"}}}],"schema":"https://github.com/citation-style-language/schema/raw/master/csl-citation.json"} </w:instrText>
      </w:r>
      <w:r w:rsidR="00CC4281" w:rsidRPr="00CC4281">
        <w:rPr>
          <w:lang w:val="en-US"/>
        </w:rPr>
        <w:fldChar w:fldCharType="separate"/>
      </w:r>
      <w:r w:rsidR="00CC4281" w:rsidRPr="00CC4281">
        <w:t>(Gentili et al., in review)</w:t>
      </w:r>
      <w:r w:rsidR="00CC4281" w:rsidRPr="00CC4281">
        <w:rPr>
          <w:lang w:val="en-US"/>
        </w:rPr>
        <w:fldChar w:fldCharType="end"/>
      </w:r>
      <w:r w:rsidR="009B1DCF" w:rsidRPr="00CC4281">
        <w:rPr>
          <w:lang w:val="en-US"/>
        </w:rPr>
        <w:t xml:space="preserve">. </w:t>
      </w:r>
      <w:commentRangeStart w:id="7"/>
      <w:commentRangeStart w:id="8"/>
      <w:r w:rsidR="003028C3">
        <w:rPr>
          <w:lang w:val="en-US"/>
        </w:rPr>
        <w:t>While e</w:t>
      </w:r>
      <w:r w:rsidR="001C0F78" w:rsidRPr="00CC4281">
        <w:rPr>
          <w:lang w:val="en-US"/>
        </w:rPr>
        <w:t xml:space="preserve">ach approach </w:t>
      </w:r>
      <w:r w:rsidR="009217F6" w:rsidRPr="00CC4281">
        <w:rPr>
          <w:lang w:val="en-US"/>
        </w:rPr>
        <w:t>h</w:t>
      </w:r>
      <w:r w:rsidR="009217F6">
        <w:rPr>
          <w:lang w:val="en-US"/>
        </w:rPr>
        <w:t>as different data requirements and produces outcomes that vary in scope, scale, and applicability</w:t>
      </w:r>
      <w:r w:rsidR="00706329">
        <w:rPr>
          <w:lang w:val="en-US"/>
        </w:rPr>
        <w:t xml:space="preserve">, </w:t>
      </w:r>
      <w:r w:rsidR="00E41219">
        <w:t>within the context of a single study</w:t>
      </w:r>
      <w:r w:rsidR="00A04631" w:rsidRPr="00A04631">
        <w:t xml:space="preserve"> </w:t>
      </w:r>
      <w:r w:rsidR="00A04631">
        <w:t xml:space="preserve">if the goals and assumptions of the </w:t>
      </w:r>
      <w:r w:rsidR="00A04631">
        <w:lastRenderedPageBreak/>
        <w:t xml:space="preserve">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033458">
        <w:t xml:space="preserve"> </w:t>
      </w:r>
      <w:r w:rsidR="00033458">
        <w:fldChar w:fldCharType="begin"/>
      </w:r>
      <w:r w:rsidR="00033458">
        <w:instrText xml:space="preserve"> ADDIN ZOTERO_ITEM CSL_CITATION {"citationID":"DBybQn30","properties":{"formattedCitation":"(Bensch et al., 2025; Yvoz et al., 2020)","plainCitation":"(Bensch et al., 2025; Yvoz et al., 2020)","noteIndex":0},"citationItems":[{"id":2180,"uris":["http://zotero.org/users/3599437/items/UP2NMLWW"],"itemData":{"id":2180,"type":"article-journal","abstract":"Weeds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033458">
        <w:fldChar w:fldCharType="separate"/>
      </w:r>
      <w:r w:rsidR="00033458" w:rsidRPr="00033458">
        <w:t>(Bensch et al., 2025; Yvoz et al., 2020)</w:t>
      </w:r>
      <w:r w:rsidR="00033458">
        <w:fldChar w:fldCharType="end"/>
      </w:r>
      <w:r w:rsidR="00E41219">
        <w:t>.</w:t>
      </w:r>
      <w:r w:rsidR="00CF1E52">
        <w:t xml:space="preserve"> </w:t>
      </w:r>
      <w:commentRangeEnd w:id="7"/>
      <w:r w:rsidR="0061475F" w:rsidRPr="00033FDA">
        <w:rPr>
          <w:rStyle w:val="CommentReference"/>
          <w:sz w:val="24"/>
          <w:szCs w:val="24"/>
        </w:rPr>
        <w:commentReference w:id="7"/>
      </w:r>
      <w:commentRangeEnd w:id="8"/>
      <w:r w:rsidR="00C41D09" w:rsidRPr="00033FDA">
        <w:rPr>
          <w:rStyle w:val="CommentReference"/>
          <w:sz w:val="24"/>
          <w:szCs w:val="24"/>
        </w:rPr>
        <w:commentReference w:id="8"/>
      </w:r>
    </w:p>
    <w:p w14:paraId="2AC3859B" w14:textId="40AF1D4B" w:rsidR="0047780D" w:rsidRDefault="00706329" w:rsidP="006C3DC0">
      <w:pPr>
        <w:spacing w:line="360" w:lineRule="auto"/>
        <w:rPr>
          <w:lang w:val="en-US"/>
        </w:rPr>
      </w:pPr>
      <w:r>
        <w:rPr>
          <w:lang w:val="en-US"/>
        </w:rPr>
        <w:t xml:space="preserve">Cover crops, tillage, and straw management interact to shape fall vegetation characteristics. </w:t>
      </w:r>
      <w:r w:rsidR="00E45AC5">
        <w:rPr>
          <w:lang w:val="en-US"/>
        </w:rPr>
        <w:t xml:space="preserve">While previous studies have looked at these interactions, it is most often within the framework of reducing </w:t>
      </w:r>
      <w:r w:rsidR="002F3039">
        <w:rPr>
          <w:lang w:val="en-US"/>
        </w:rPr>
        <w:t>weeds</w:t>
      </w:r>
      <w:r w:rsidR="005579A3">
        <w:rPr>
          <w:lang w:val="en-US"/>
        </w:rPr>
        <w:t xml:space="preserve"> </w:t>
      </w:r>
      <w:r w:rsidR="00774D16">
        <w:rPr>
          <w:lang w:val="en-US"/>
        </w:rPr>
        <w:t>(e.g.,</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del w:id="9" w:author="Mette Sønderskov" w:date="2026-04-17T10:02:00Z" w16du:dateUtc="2026-04-17T08:02:00Z">
        <w:r w:rsidR="00AE2C54" w:rsidRPr="00AE2C54" w:rsidDel="00D71BE0">
          <w:delText>(</w:delText>
        </w:r>
      </w:del>
      <w:r w:rsidR="00AE2C54" w:rsidRPr="00AE2C54">
        <w:t>Shrestha et al., 2002; Swanton et al., 1999; Weber et al., 2017)</w:t>
      </w:r>
      <w:r w:rsidR="00C459D5">
        <w:rPr>
          <w:lang w:val="en-US"/>
        </w:rPr>
        <w:fldChar w:fldCharType="end"/>
      </w:r>
      <w:del w:id="10" w:author="Mette Sønderskov" w:date="2026-04-17T10:02:00Z" w16du:dateUtc="2026-04-17T08:02:00Z">
        <w:r w:rsidR="00774D16" w:rsidDel="00D71BE0">
          <w:rPr>
            <w:lang w:val="en-US"/>
          </w:rPr>
          <w:delText>)</w:delText>
        </w:r>
      </w:del>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w:t>
      </w:r>
      <w:r w:rsidR="00901263">
        <w:rPr>
          <w:lang w:val="en-US"/>
        </w:rPr>
        <w:t xml:space="preserve">that could be </w:t>
      </w:r>
      <w:r w:rsidR="006C3DC0" w:rsidRPr="006C3DC0">
        <w:rPr>
          <w:lang w:val="en-US"/>
        </w:rPr>
        <w:t xml:space="preserve">provided by fall </w:t>
      </w:r>
      <w:r w:rsidR="00E41219">
        <w:rPr>
          <w:lang w:val="en-US"/>
        </w:rPr>
        <w:t>plant communities</w:t>
      </w:r>
      <w:r w:rsidR="006F3CE0">
        <w:rPr>
          <w:lang w:val="en-US"/>
        </w:rPr>
        <w:t xml:space="preserve"> between cash crops</w:t>
      </w:r>
      <w:r w:rsidR="006C3DC0" w:rsidRPr="006C3DC0">
        <w:rPr>
          <w:lang w:val="en-US"/>
        </w:rPr>
        <w:t>.</w:t>
      </w:r>
    </w:p>
    <w:p w14:paraId="0A9310F1" w14:textId="48C78C82" w:rsidR="0047780D" w:rsidRPr="00033FDA" w:rsidRDefault="00706329" w:rsidP="0047780D">
      <w:pPr>
        <w:spacing w:line="360" w:lineRule="auto"/>
      </w:pPr>
      <w:r>
        <w:rPr>
          <w:lang w:val="en-US"/>
        </w:rPr>
        <w:t xml:space="preserve">In addition to </w:t>
      </w:r>
      <w:ins w:id="11" w:author="Mette Sønderskov" w:date="2026-04-17T10:03:00Z" w16du:dateUtc="2026-04-17T08:03:00Z">
        <w:r w:rsidR="00972BF0">
          <w:rPr>
            <w:lang w:val="en-US"/>
          </w:rPr>
          <w:t xml:space="preserve">pest </w:t>
        </w:r>
      </w:ins>
      <w:r>
        <w:rPr>
          <w:lang w:val="en-US"/>
        </w:rPr>
        <w:t>management, p</w:t>
      </w:r>
      <w:proofErr w:type="spellStart"/>
      <w:r w:rsidR="0047780D" w:rsidRPr="00541BA9">
        <w:t>esticides</w:t>
      </w:r>
      <w:proofErr w:type="spellEnd"/>
      <w:r w:rsidR="0047780D" w:rsidRPr="00541BA9">
        <w:t xml:space="preserve"> are key contributors in shaping </w:t>
      </w:r>
      <w:r w:rsidR="004F3DC3">
        <w:t>plant</w:t>
      </w:r>
      <w:r w:rsidR="0047780D" w:rsidRPr="00541BA9">
        <w:t xml:space="preserve"> communities, and </w:t>
      </w:r>
      <w:del w:id="12" w:author="Mette Sønderskov" w:date="2026-04-17T10:03:00Z" w16du:dateUtc="2026-04-17T08:03:00Z">
        <w:r w:rsidR="0047780D" w:rsidRPr="00541BA9" w:rsidDel="00ED5301">
          <w:delText xml:space="preserve">the need for their use </w:delText>
        </w:r>
        <w:r w:rsidR="004F3DC3" w:rsidDel="00ED5301">
          <w:delText>can differ according to</w:delText>
        </w:r>
      </w:del>
      <w:ins w:id="13" w:author="Mette Sønderskov" w:date="2026-04-17T10:03:00Z" w16du:dateUtc="2026-04-17T08:03:00Z">
        <w:r w:rsidR="00ED5301">
          <w:t>use requirements differ among</w:t>
        </w:r>
      </w:ins>
      <w:del w:id="14" w:author="Mette Sønderskov" w:date="2026-04-17T10:03:00Z" w16du:dateUtc="2026-04-17T08:03:00Z">
        <w:r w:rsidR="004F3DC3" w:rsidDel="005F6DBA">
          <w:delText xml:space="preserve"> the</w:delText>
        </w:r>
      </w:del>
      <w:r w:rsidR="004F3DC3">
        <w:t xml:space="preserve"> </w:t>
      </w:r>
      <w:r w:rsidR="0047780D" w:rsidRPr="00541BA9">
        <w:t>cropping system</w:t>
      </w:r>
      <w:ins w:id="15" w:author="Mette Sønderskov" w:date="2026-04-17T10:03:00Z" w16du:dateUtc="2026-04-17T08:03:00Z">
        <w:r w:rsidR="005F6DBA">
          <w:t>s</w:t>
        </w:r>
      </w:ins>
      <w:r w:rsidR="0047780D" w:rsidRPr="00541BA9">
        <w:t xml:space="preserve">. </w:t>
      </w:r>
      <w:r>
        <w:t xml:space="preserve">For example, tillage can be used to replace </w:t>
      </w:r>
      <w:del w:id="16" w:author="Mette Sønderskov" w:date="2026-04-17T10:04:00Z" w16du:dateUtc="2026-04-17T08:04:00Z">
        <w:r w:rsidDel="005F6DBA">
          <w:delText xml:space="preserve">pesticide </w:delText>
        </w:r>
      </w:del>
      <w:ins w:id="17" w:author="Mette Sønderskov" w:date="2026-04-17T10:04:00Z" w16du:dateUtc="2026-04-17T08:04:00Z">
        <w:r w:rsidR="005F6DBA">
          <w:t xml:space="preserve">herbicide </w:t>
        </w:r>
      </w:ins>
      <w:r>
        <w:t xml:space="preserve">application, and the type of crop present dictates which herbicides can be utilized. </w:t>
      </w:r>
      <w:r w:rsidR="0047780D" w:rsidRPr="00541BA9">
        <w:t xml:space="preserve">Given the </w:t>
      </w:r>
      <w:r w:rsidR="0047780D">
        <w:t>well-documented</w:t>
      </w:r>
      <w:r w:rsidR="0047780D" w:rsidRPr="00541BA9">
        <w:t xml:space="preserve"> </w:t>
      </w:r>
      <w:r w:rsidR="0047780D">
        <w:t xml:space="preserve">externalities </w:t>
      </w:r>
      <w:r w:rsidR="0047780D" w:rsidRPr="00541BA9">
        <w:t>of pesticide use</w:t>
      </w:r>
      <w:r w:rsidR="0047780D">
        <w:t xml:space="preserve"> </w:t>
      </w:r>
      <w:r w:rsidR="0047780D">
        <w:fldChar w:fldCharType="begin"/>
      </w:r>
      <w:r w:rsidR="0047780D">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47780D">
        <w:fldChar w:fldCharType="separate"/>
      </w:r>
      <w:r w:rsidR="0047780D" w:rsidRPr="00F26976">
        <w:t>(Rani et al., 2021; Sharma et al., 2019; Wan et al., 2025)</w:t>
      </w:r>
      <w:r w:rsidR="0047780D">
        <w:fldChar w:fldCharType="end"/>
      </w:r>
      <w:r w:rsidR="0047780D" w:rsidRPr="00541BA9">
        <w:t xml:space="preserve">, </w:t>
      </w:r>
      <w:r w:rsidR="0047780D">
        <w:t xml:space="preserve">accounting for both the benefits and </w:t>
      </w:r>
      <w:r w:rsidR="004F3DC3">
        <w:t>risks from</w:t>
      </w:r>
      <w:r w:rsidR="0047780D">
        <w:t xml:space="preserve"> pesticide use can contribute to a more comprehensive evaluation </w:t>
      </w:r>
      <w:r w:rsidR="0047780D" w:rsidRPr="00541BA9">
        <w:t>of cropping systems</w:t>
      </w:r>
      <w:r w:rsidR="0047780D">
        <w:rPr>
          <w:lang w:val="en-US"/>
        </w:rPr>
        <w:t xml:space="preserve">. Indices or characterization factors based on the </w:t>
      </w:r>
      <w:r w:rsidR="0047780D" w:rsidRPr="004B32D1">
        <w:rPr>
          <w:i/>
          <w:iCs/>
          <w:lang w:val="en-US"/>
        </w:rPr>
        <w:t>potential</w:t>
      </w:r>
      <w:r w:rsidR="0047780D">
        <w:rPr>
          <w:lang w:val="en-US"/>
        </w:rPr>
        <w:t xml:space="preserve"> impacts such as the Pesticide Load Indicators </w:t>
      </w:r>
      <w:r w:rsidR="0047780D">
        <w:rPr>
          <w:lang w:val="en-US"/>
        </w:rPr>
        <w:fldChar w:fldCharType="begin"/>
      </w:r>
      <w:r w:rsidR="0047780D">
        <w:rPr>
          <w:lang w:val="en-US"/>
        </w:rPr>
        <w:instrText xml:space="preserve"> ADDIN ZOTERO_ITEM CSL_CITATION {"citationID":"apIHkteE","properties":{"formattedCitation":"(Kudsk et al., 2018; Vandevoorde et al., 2025)","plainCitation":"(Kudsk et al., 2018; Vandevoorde et al., 2025)","noteIndex":0},"citationItems":[{"id":49,"uris":["http://zotero.org/users/3599437/items/NAVLB2GA"],"itemData":{"id":49,"type":"article-journal","abstract":"Pesticides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Erik"}],"issued":{"date-parts":[["2018",1,1]]}}},{"id":2352,"uris":["http://zotero.org/users/3599437/items/FZUK6AJJ"],"itemData":{"id":2352,"type":"article-journal","abstract":"The effectiveness of pesticide reduction policies in the European Union (EU) depends critically on robust, scientifically grounded indicators that can reliably monitor pesticide-related risks across Member States. The Pesticide Load Indicator (PLI), developed in Denmark in the 2000s, offers a transparent and policy-relevant framework for assessing pesticide risk. Although</w:instrText>
      </w:r>
      <w:r w:rsidR="0047780D" w:rsidRPr="004B32D1">
        <w:rPr>
          <w:lang w:val="da-DK"/>
        </w:rPr>
        <w:instrText xml:space="preserve"> it has successfully supported Denmark’s national strategies for over a decade and is drawing attention in other EU countries, several methodological limitations hinder its broader applicability. This letter identifies five such limitations and proposes corresponding updates to enhance the indicator’s scientific robustness and scalability across the EU: (1) consistent hazard assessment across compartments, (2) precautionary treatment of missing data, (3) updated hazard metric selection, (4) harmonised normalisation procedures and (5) a statistically grounded weighting protocol. These methodological updates aim to establish a harmonised PLI suitable for EU-wide policy applications, such as fiscal instruments (e.g. differentiated taxation based on hazard levels) and pesticide risk assessments.","container-title":"Environmental Research Letters","DOI":"10.1088/1748-9326/ae269b","ISSN":"1748-9326","issue":"12","journalAbbreviation":"Environ. Res. Lett.","language":"en","note":"publisher: IOP Publishing","page":"124070","source":"Institute of Physics","title":"Five methodological updates of the Danish Pesticide Load Indicator to support EU-wide pesticide risk reduction policies","volume":"20","author":[{"family":"Vandevoorde","given":"Noé"},{"family":"Kudsk","given":"Per"},{"family":"Agnan","given":"Yannick"},{"family":"Baret","given":"Philippe V"}],"issued":{"date-parts":[["2025",12]]}}}],"schema":"https://github.com/citation-style-language/schema/raw/master/csl-citation.json"} </w:instrText>
      </w:r>
      <w:r w:rsidR="0047780D">
        <w:rPr>
          <w:lang w:val="en-US"/>
        </w:rPr>
        <w:fldChar w:fldCharType="separate"/>
      </w:r>
      <w:r w:rsidR="0047780D" w:rsidRPr="004B32D1">
        <w:rPr>
          <w:lang w:val="da-DK"/>
        </w:rPr>
        <w:t>(Kudsk et al., 2018; Vandevoorde et al., 2025)</w:t>
      </w:r>
      <w:r w:rsidR="0047780D">
        <w:rPr>
          <w:lang w:val="en-US"/>
        </w:rPr>
        <w:fldChar w:fldCharType="end"/>
      </w:r>
      <w:r w:rsidR="0047780D" w:rsidRPr="004B32D1">
        <w:rPr>
          <w:lang w:val="da-DK"/>
        </w:rPr>
        <w:t xml:space="preserve"> or </w:t>
      </w:r>
      <w:r w:rsidR="0047780D" w:rsidRPr="003029A2">
        <w:t xml:space="preserve">the </w:t>
      </w:r>
      <w:proofErr w:type="spellStart"/>
      <w:r w:rsidR="0047780D" w:rsidRPr="003029A2">
        <w:t>USEtox</w:t>
      </w:r>
      <w:proofErr w:type="spellEnd"/>
      <w:r w:rsidR="0047780D" w:rsidRPr="003029A2">
        <w:t xml:space="preserve"> database </w:t>
      </w:r>
      <w:r w:rsidR="0047780D">
        <w:rPr>
          <w:lang w:val="en-US"/>
        </w:rPr>
        <w:fldChar w:fldCharType="begin"/>
      </w:r>
      <w:r w:rsidR="0047780D" w:rsidRPr="003029A2">
        <w:instrText xml:space="preserve"> ADDIN ZOTERO_ITEM CSL_CITATION {"citationID":"M96lZbit","properties":{"formattedCitation":"(Westh et al., 2015)","plainCitation":"(Westh et al., 2015)","noteIndex":0},"citationItems":[{"id":2359,"uris":["http://zotero.org/users/3599437/items/9ZTSDU6R"],"itemData":{"id":2359,"type":"article-journal","abstract":"USEtox is a scientific consensus model for assessing human toxicological and ecotoxicological impacts that is widely used in life cycle assessment (LCA) and other comparative assessments. However, how user requirements are met has never been investigated. To guide future model developments, we analyzed user expectations and experiences and compared them with the developers’ visions.","container-title":"The International Journal of Life Cycle Assessment","DOI":"10.1007/s11367-014-0829-8","ISSN":"1614-7502","issue":"2","journalAbbreviation":"Int J Life Cycle Assess","language":"en","page":"299-310","source":"Springer Link","title":"The USEtox story: a survey of model developer visions and user requirements","title-short":"The USEtox story","volume":"20","author":[{"family":"Westh","given":"Torbjørn Bochsen"},{"family":"Hauschild","given":"Michael Zwicky"},{"family":"Birkved","given":"Morten"},{"family":"Jørgensen","given":"Michael Søgaard"},{"family":"Rosenbaum","given":"Ralph K."},{"family":"Fantke","given":"Peter"}],"issued":{"date-parts":[["2015",2,1]]}}}],"schema":"https://github.com/citation-sty</w:instrText>
      </w:r>
      <w:r w:rsidR="0047780D" w:rsidRPr="004B32D1">
        <w:rPr>
          <w:lang w:val="en-US"/>
        </w:rPr>
        <w:instrText xml:space="preserve">le-language/schema/raw/master/csl-citation.json"} </w:instrText>
      </w:r>
      <w:r w:rsidR="0047780D">
        <w:rPr>
          <w:lang w:val="en-US"/>
        </w:rPr>
        <w:fldChar w:fldCharType="separate"/>
      </w:r>
      <w:r w:rsidR="0047780D" w:rsidRPr="004B32D1">
        <w:rPr>
          <w:lang w:val="en-US"/>
        </w:rPr>
        <w:t>(Westh et al., 2015)</w:t>
      </w:r>
      <w:r w:rsidR="0047780D">
        <w:rPr>
          <w:lang w:val="en-US"/>
        </w:rPr>
        <w:fldChar w:fldCharType="end"/>
      </w:r>
      <w:r w:rsidR="0047780D" w:rsidRPr="004B32D1">
        <w:rPr>
          <w:lang w:val="en-US"/>
        </w:rPr>
        <w:t xml:space="preserve"> </w:t>
      </w:r>
      <w:r w:rsidR="0047780D">
        <w:rPr>
          <w:lang w:val="en-US"/>
        </w:rPr>
        <w:t xml:space="preserve">can provide reliable and scientifically based estimates based only on active ingredients and application rates </w:t>
      </w:r>
      <w:r w:rsidR="0047780D">
        <w:rPr>
          <w:lang w:val="en-US"/>
        </w:rPr>
        <w:fldChar w:fldCharType="begin"/>
      </w:r>
      <w:r w:rsidR="0047780D">
        <w:rPr>
          <w:lang w:val="en-US"/>
        </w:rPr>
        <w:instrText xml:space="preserve"> ADDIN ZOTERO_ITEM CSL_CITATION {"citationID":"2XTxnsdb","properties":{"formattedCitation":"(Lewis et al., 2021)","plainCitation":"(Lewis et al., 2021)","noteIndex":0},"citationItems":[{"id":828,"uris":["http://zotero.org/users/3599437/items/EKBAID76"],"itemData":{"id":828,"type":"article-journal","abstract":"Pesticides are an important component of worldwide agriculture systems and have contributed to significant increases in crop quality and yields and therefore to food security. However, despite their societal benefits, pesticides can be hazardous to humans and the environment. Therefore, effective pesticide polices are needed that balance the societal and economic benefits with the unintentional and undesirable environmental and health impacts. As a result, there has been consistent policy interest in pragmatic and practical techniques that are suitable for assessing the environmental and human health implications of agricultural pesticide use from a national perspective for assisting in the development of policy initiatives and for communicating policy outcomes to the public. The work described herein explored the appropriateness of the Danish Pesticide Load Indictor for assessing agricultural pesticides applied in the United Kingdom from 2016 and 2018. The findings for the two datasets appear broadly comparable, suggesting that the overall environmental load from pesticides on the U.K. environment remained relatively constant during this period. Regional differences in environmental load and the major contributing substances were identified. Where large differences between the two years were seen, regulatory interventions appear to have been the cause. Overall, the indicator behaves as expected and appears to be sufficiently responsive to changes in pesticide use. However, various concerns were identified that may lead to modifications in how the indicator is calculated and what parameters are included to make it better able to deliver U.K. policy objectives.","container-title":"Journal of Environmental Quality","DOI":"10.1002/jeq2.20262","ISSN":"1537-2537","issue":"5","language":"en","license":"© 2021 The Authors. Journal of Environmental Quality published by Wiley Periodicals LLC on behalf of American Society of Agronomy, Crop Science Society of America, and Soil Science Society of America","note":"_eprint: https://onlinelibrary.wiley.com/doi/pdf/10.1002/jeq2.20262","page":"1110-1122","source":"Wiley Online Library","title":"Application of the Danish pesticide load indicator to arable agriculture in the United Kingdom","volume":"50","author":[{"family":"Lewis","given":"Kathleen"},{"family":"Rainford","given":"James"},{"family":"Tzilivakis","given":"John"},{"family":"Garthwaite","given":"David"}],"issued":{"date-parts":[["2021"]]}}}],"schema":"https://github.com/citation-style-language/schema/raw/master/csl-citation.json"} </w:instrText>
      </w:r>
      <w:r w:rsidR="0047780D">
        <w:rPr>
          <w:lang w:val="en-US"/>
        </w:rPr>
        <w:fldChar w:fldCharType="separate"/>
      </w:r>
      <w:r w:rsidR="0047780D" w:rsidRPr="00F51540">
        <w:t>(Lewis et al., 2021)</w:t>
      </w:r>
      <w:r w:rsidR="0047780D">
        <w:rPr>
          <w:lang w:val="en-US"/>
        </w:rPr>
        <w:fldChar w:fldCharType="end"/>
      </w:r>
      <w:r w:rsidR="0047780D">
        <w:rPr>
          <w:lang w:val="en-US"/>
        </w:rPr>
        <w:t xml:space="preserve">. </w:t>
      </w:r>
    </w:p>
    <w:p w14:paraId="2CD16BEE" w14:textId="53EC78DC" w:rsidR="007977B7" w:rsidRDefault="006C3DC0" w:rsidP="00B84F20">
      <w:pPr>
        <w:spacing w:line="360" w:lineRule="auto"/>
        <w:rPr>
          <w:lang w:val="en-US"/>
        </w:rPr>
      </w:pPr>
      <w:r w:rsidRPr="006C3DC0">
        <w:rPr>
          <w:lang w:val="en-US"/>
        </w:rPr>
        <w:t xml:space="preserve">To better understand </w:t>
      </w:r>
      <w:r w:rsidR="00CD7E08">
        <w:rPr>
          <w:lang w:val="en-US"/>
        </w:rPr>
        <w:t xml:space="preserve">the 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B84F20">
        <w:rPr>
          <w:lang w:val="en-US"/>
        </w:rPr>
        <w:t>experimental platform</w:t>
      </w:r>
      <w:r w:rsidR="00D34E34">
        <w:rPr>
          <w:lang w:val="en-US"/>
        </w:rPr>
        <w:t xml:space="preserve"> </w:t>
      </w:r>
      <w:r w:rsidR="007977B7">
        <w:rPr>
          <w:lang w:val="en-US"/>
        </w:rPr>
        <w:t xml:space="preserve">to examine the impact of cover crop addition to </w:t>
      </w:r>
      <w:r w:rsidR="00B84F20">
        <w:rPr>
          <w:lang w:val="en-US"/>
        </w:rPr>
        <w:t xml:space="preserve">different tillage/straw </w:t>
      </w:r>
      <w:r w:rsidR="00706329">
        <w:rPr>
          <w:lang w:val="en-US"/>
        </w:rPr>
        <w:t xml:space="preserve">management </w:t>
      </w:r>
      <w:r w:rsidR="00B84F20">
        <w:rPr>
          <w:lang w:val="en-US"/>
        </w:rPr>
        <w:t xml:space="preserve">combinations </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xml:space="preserve">. </w:t>
      </w:r>
    </w:p>
    <w:p w14:paraId="792646D3" w14:textId="1262E575" w:rsidR="007977B7" w:rsidRPr="006C3DC0" w:rsidDel="00A86FDD" w:rsidRDefault="00831BC3" w:rsidP="00A86FDD">
      <w:pPr>
        <w:spacing w:line="360" w:lineRule="auto"/>
        <w:rPr>
          <w:del w:id="18" w:author="Mette Sønderskov" w:date="2026-04-17T12:48:00Z" w16du:dateUtc="2026-04-17T10:48:00Z"/>
          <w:lang w:val="en-US"/>
        </w:rPr>
      </w:pPr>
      <w:ins w:id="19" w:author="Mette Sønderskov" w:date="2026-04-17T12:47:00Z" w16du:dateUtc="2026-04-17T10:47:00Z">
        <w:r>
          <w:rPr>
            <w:lang w:val="en-US"/>
          </w:rPr>
          <w:t>Yield of cash crop</w:t>
        </w:r>
        <w:r w:rsidR="0019785A">
          <w:rPr>
            <w:lang w:val="en-US"/>
          </w:rPr>
          <w:t>s, soil coverage, fall biomass</w:t>
        </w:r>
      </w:ins>
      <w:ins w:id="20" w:author="Mette Sønderskov" w:date="2026-04-17T12:48:00Z" w16du:dateUtc="2026-04-17T10:48:00Z">
        <w:r w:rsidR="0019785A">
          <w:rPr>
            <w:lang w:val="en-US"/>
          </w:rPr>
          <w:t xml:space="preserve">, plant community ecological value, </w:t>
        </w:r>
        <w:r w:rsidR="00A86FDD">
          <w:rPr>
            <w:lang w:val="en-US"/>
          </w:rPr>
          <w:t>presence of perennial weeds and pesticide toxicity</w:t>
        </w:r>
      </w:ins>
      <w:del w:id="21" w:author="Mette Sønderskov" w:date="2026-04-17T12:48:00Z" w16du:dateUtc="2026-04-17T10:48:00Z">
        <w:r w:rsidR="007977B7" w:rsidRPr="006C3DC0" w:rsidDel="00A86FDD">
          <w:rPr>
            <w:lang w:val="en-US"/>
          </w:rPr>
          <w:delText>The</w:delText>
        </w:r>
        <w:r w:rsidR="007977B7" w:rsidDel="00A86FDD">
          <w:rPr>
            <w:lang w:val="en-US"/>
          </w:rPr>
          <w:delText xml:space="preserve"> following</w:delText>
        </w:r>
        <w:r w:rsidR="007977B7" w:rsidRPr="006C3DC0" w:rsidDel="00A86FDD">
          <w:rPr>
            <w:lang w:val="en-US"/>
          </w:rPr>
          <w:delText xml:space="preserve"> o</w:delText>
        </w:r>
        <w:r w:rsidR="007977B7" w:rsidDel="00A86FDD">
          <w:rPr>
            <w:lang w:val="en-US"/>
          </w:rPr>
          <w:delText>utcomes</w:delText>
        </w:r>
      </w:del>
      <w:r w:rsidR="007977B7">
        <w:rPr>
          <w:lang w:val="en-US"/>
        </w:rPr>
        <w:t xml:space="preserve"> </w:t>
      </w:r>
      <w:r w:rsidR="007977B7" w:rsidRPr="006C3DC0">
        <w:rPr>
          <w:lang w:val="en-US"/>
        </w:rPr>
        <w:t xml:space="preserve">were </w:t>
      </w:r>
      <w:r w:rsidR="007977B7">
        <w:rPr>
          <w:lang w:val="en-US"/>
        </w:rPr>
        <w:t xml:space="preserve">chosen to </w:t>
      </w:r>
      <w:r w:rsidR="007977B7" w:rsidRPr="006C3DC0">
        <w:rPr>
          <w:lang w:val="en-US"/>
        </w:rPr>
        <w:t>promote understanding of how cover cropping systems interact with tillage, residue removal, and weather in provision of various services and dis-services</w:t>
      </w:r>
      <w:ins w:id="22" w:author="Mette Sønderskov" w:date="2026-04-17T12:48:00Z" w16du:dateUtc="2026-04-17T10:48:00Z">
        <w:r w:rsidR="00A86FDD">
          <w:rPr>
            <w:lang w:val="en-US"/>
          </w:rPr>
          <w:t>.</w:t>
        </w:r>
      </w:ins>
      <w:ins w:id="23" w:author="Mette Sønderskov" w:date="2026-04-17T12:50:00Z" w16du:dateUtc="2026-04-17T10:50:00Z">
        <w:r w:rsidR="005F66E3">
          <w:rPr>
            <w:lang w:val="en-US"/>
          </w:rPr>
          <w:tab/>
        </w:r>
      </w:ins>
      <w:del w:id="24" w:author="Mette Sønderskov" w:date="2026-04-17T12:48:00Z" w16du:dateUtc="2026-04-17T10:48:00Z">
        <w:r w:rsidR="007977B7" w:rsidRPr="006C3DC0" w:rsidDel="00A86FDD">
          <w:rPr>
            <w:lang w:val="en-US"/>
          </w:rPr>
          <w:delText>:</w:delText>
        </w:r>
      </w:del>
    </w:p>
    <w:p w14:paraId="2985A726" w14:textId="59F3C2C8" w:rsidR="006F3CE0" w:rsidRPr="006C3DC0" w:rsidDel="00A86FDD" w:rsidRDefault="00806BB5">
      <w:pPr>
        <w:spacing w:line="360" w:lineRule="auto"/>
        <w:rPr>
          <w:del w:id="25" w:author="Mette Sønderskov" w:date="2026-04-17T12:48:00Z" w16du:dateUtc="2026-04-17T10:48:00Z"/>
          <w:lang w:val="en-US"/>
        </w:rPr>
        <w:pPrChange w:id="26" w:author="Mette Sønderskov" w:date="2026-04-17T12:48:00Z" w16du:dateUtc="2026-04-17T10:48:00Z">
          <w:pPr>
            <w:numPr>
              <w:numId w:val="1"/>
            </w:numPr>
            <w:spacing w:line="360" w:lineRule="auto"/>
            <w:ind w:left="720" w:hanging="360"/>
          </w:pPr>
        </w:pPrChange>
      </w:pPr>
      <w:commentRangeStart w:id="27"/>
      <w:del w:id="28" w:author="Mette Sønderskov" w:date="2026-04-17T12:48:00Z" w16du:dateUtc="2026-04-17T10:48:00Z">
        <w:r w:rsidDel="00A86FDD">
          <w:rPr>
            <w:lang w:val="en-US"/>
          </w:rPr>
          <w:delText>C</w:delText>
        </w:r>
        <w:r w:rsidR="006F3CE0" w:rsidRPr="006C3DC0" w:rsidDel="00A86FDD">
          <w:rPr>
            <w:lang w:val="en-US"/>
          </w:rPr>
          <w:delText>ash crop yields</w:delText>
        </w:r>
      </w:del>
    </w:p>
    <w:p w14:paraId="1192CDFD" w14:textId="3DA86A26" w:rsidR="006C3DC0" w:rsidRPr="006C3DC0" w:rsidDel="00A86FDD" w:rsidRDefault="006C3DC0">
      <w:pPr>
        <w:spacing w:line="360" w:lineRule="auto"/>
        <w:rPr>
          <w:del w:id="29" w:author="Mette Sønderskov" w:date="2026-04-17T12:48:00Z" w16du:dateUtc="2026-04-17T10:48:00Z"/>
          <w:lang w:val="en-US"/>
        </w:rPr>
        <w:pPrChange w:id="30" w:author="Mette Sønderskov" w:date="2026-04-17T12:48:00Z" w16du:dateUtc="2026-04-17T10:48:00Z">
          <w:pPr>
            <w:numPr>
              <w:numId w:val="1"/>
            </w:numPr>
            <w:spacing w:line="360" w:lineRule="auto"/>
            <w:ind w:left="720" w:hanging="360"/>
          </w:pPr>
        </w:pPrChange>
      </w:pPr>
      <w:del w:id="31" w:author="Mette Sønderskov" w:date="2026-04-17T12:48:00Z" w16du:dateUtc="2026-04-17T10:48:00Z">
        <w:r w:rsidRPr="006C3DC0" w:rsidDel="00A86FDD">
          <w:rPr>
            <w:lang w:val="en-US"/>
          </w:rPr>
          <w:delText xml:space="preserve">Soil </w:delText>
        </w:r>
        <w:r w:rsidR="00B84F20" w:rsidDel="00A86FDD">
          <w:rPr>
            <w:lang w:val="en-US"/>
          </w:rPr>
          <w:delText>coverage</w:delText>
        </w:r>
      </w:del>
    </w:p>
    <w:p w14:paraId="47F50C6C" w14:textId="0401C726" w:rsidR="006C3DC0" w:rsidRPr="006C3DC0" w:rsidDel="00A86FDD" w:rsidRDefault="00B84F20">
      <w:pPr>
        <w:spacing w:line="360" w:lineRule="auto"/>
        <w:rPr>
          <w:del w:id="32" w:author="Mette Sønderskov" w:date="2026-04-17T12:48:00Z" w16du:dateUtc="2026-04-17T10:48:00Z"/>
          <w:lang w:val="en-US"/>
        </w:rPr>
        <w:pPrChange w:id="33" w:author="Mette Sønderskov" w:date="2026-04-17T12:48:00Z" w16du:dateUtc="2026-04-17T10:48:00Z">
          <w:pPr>
            <w:numPr>
              <w:numId w:val="1"/>
            </w:numPr>
            <w:spacing w:line="360" w:lineRule="auto"/>
            <w:ind w:left="720" w:hanging="360"/>
          </w:pPr>
        </w:pPrChange>
      </w:pPr>
      <w:del w:id="34" w:author="Mette Sønderskov" w:date="2026-04-17T12:48:00Z" w16du:dateUtc="2026-04-17T10:48:00Z">
        <w:r w:rsidDel="00A86FDD">
          <w:rPr>
            <w:lang w:val="en-US"/>
          </w:rPr>
          <w:delText>Fall biomass</w:delText>
        </w:r>
      </w:del>
    </w:p>
    <w:p w14:paraId="1EEA56D7" w14:textId="5E79F84C" w:rsidR="006C3DC0" w:rsidRPr="006C3DC0" w:rsidDel="00A86FDD" w:rsidRDefault="0047780D">
      <w:pPr>
        <w:spacing w:line="360" w:lineRule="auto"/>
        <w:rPr>
          <w:del w:id="35" w:author="Mette Sønderskov" w:date="2026-04-17T12:48:00Z" w16du:dateUtc="2026-04-17T10:48:00Z"/>
          <w:lang w:val="en-US"/>
        </w:rPr>
        <w:pPrChange w:id="36" w:author="Mette Sønderskov" w:date="2026-04-17T12:48:00Z" w16du:dateUtc="2026-04-17T10:48:00Z">
          <w:pPr>
            <w:numPr>
              <w:numId w:val="1"/>
            </w:numPr>
            <w:spacing w:line="360" w:lineRule="auto"/>
            <w:ind w:left="720" w:hanging="360"/>
          </w:pPr>
        </w:pPrChange>
      </w:pPr>
      <w:del w:id="37" w:author="Mette Sønderskov" w:date="2026-04-17T12:48:00Z" w16du:dateUtc="2026-04-17T10:48:00Z">
        <w:r w:rsidDel="00A86FDD">
          <w:rPr>
            <w:lang w:val="en-US"/>
          </w:rPr>
          <w:delText>P</w:delText>
        </w:r>
        <w:r w:rsidR="006C3DC0" w:rsidRPr="006C3DC0" w:rsidDel="00A86FDD">
          <w:rPr>
            <w:lang w:val="en-US"/>
          </w:rPr>
          <w:delText>lant community ecological value</w:delText>
        </w:r>
        <w:r w:rsidR="00901263" w:rsidDel="00A86FDD">
          <w:rPr>
            <w:lang w:val="en-US"/>
          </w:rPr>
          <w:delText xml:space="preserve"> (e.g., pollinator and food web support)</w:delText>
        </w:r>
      </w:del>
    </w:p>
    <w:p w14:paraId="4FBD8672" w14:textId="5E4093EA" w:rsidR="006C3DC0" w:rsidDel="00A86FDD" w:rsidRDefault="00B84F20">
      <w:pPr>
        <w:spacing w:line="360" w:lineRule="auto"/>
        <w:rPr>
          <w:del w:id="38" w:author="Mette Sønderskov" w:date="2026-04-17T12:48:00Z" w16du:dateUtc="2026-04-17T10:48:00Z"/>
          <w:lang w:val="en-US"/>
        </w:rPr>
        <w:pPrChange w:id="39" w:author="Mette Sønderskov" w:date="2026-04-17T12:48:00Z" w16du:dateUtc="2026-04-17T10:48:00Z">
          <w:pPr>
            <w:numPr>
              <w:numId w:val="1"/>
            </w:numPr>
            <w:spacing w:line="360" w:lineRule="auto"/>
            <w:ind w:left="720" w:hanging="360"/>
          </w:pPr>
        </w:pPrChange>
      </w:pPr>
      <w:del w:id="40" w:author="Mette Sønderskov" w:date="2026-04-17T12:48:00Z" w16du:dateUtc="2026-04-17T10:48:00Z">
        <w:r w:rsidDel="00A86FDD">
          <w:rPr>
            <w:lang w:val="en-US"/>
          </w:rPr>
          <w:delText>P</w:delText>
        </w:r>
        <w:r w:rsidR="00901263" w:rsidDel="00A86FDD">
          <w:rPr>
            <w:lang w:val="en-US"/>
          </w:rPr>
          <w:delText xml:space="preserve">erennial weed </w:delText>
        </w:r>
        <w:r w:rsidDel="00A86FDD">
          <w:rPr>
            <w:lang w:val="en-US"/>
          </w:rPr>
          <w:delText>presence</w:delText>
        </w:r>
      </w:del>
    </w:p>
    <w:p w14:paraId="77217DA1" w14:textId="10787B5B" w:rsidR="001A1339" w:rsidRPr="006C3DC0" w:rsidRDefault="001A1339">
      <w:pPr>
        <w:spacing w:line="360" w:lineRule="auto"/>
        <w:rPr>
          <w:lang w:val="en-US"/>
        </w:rPr>
        <w:pPrChange w:id="41" w:author="Mette Sønderskov" w:date="2026-04-17T12:48:00Z" w16du:dateUtc="2026-04-17T10:48:00Z">
          <w:pPr>
            <w:numPr>
              <w:numId w:val="1"/>
            </w:numPr>
            <w:spacing w:line="360" w:lineRule="auto"/>
            <w:ind w:left="720" w:hanging="360"/>
          </w:pPr>
        </w:pPrChange>
      </w:pPr>
      <w:del w:id="42" w:author="Mette Sønderskov" w:date="2026-04-17T12:48:00Z" w16du:dateUtc="2026-04-17T10:48:00Z">
        <w:r w:rsidDel="00A86FDD">
          <w:rPr>
            <w:lang w:val="en-US"/>
          </w:rPr>
          <w:delText xml:space="preserve">Pesticide </w:delText>
        </w:r>
        <w:r w:rsidR="005579A3" w:rsidDel="00A86FDD">
          <w:rPr>
            <w:lang w:val="en-US"/>
          </w:rPr>
          <w:delText xml:space="preserve">toxicity </w:delText>
        </w:r>
        <w:r w:rsidDel="00A86FDD">
          <w:rPr>
            <w:lang w:val="en-US"/>
          </w:rPr>
          <w:delText>loads</w:delText>
        </w:r>
        <w:r w:rsidR="00806BB5" w:rsidDel="00A86FDD">
          <w:rPr>
            <w:lang w:val="en-US"/>
          </w:rPr>
          <w:delText xml:space="preserve"> </w:delText>
        </w:r>
        <w:r w:rsidR="00901263" w:rsidDel="00A86FDD">
          <w:rPr>
            <w:lang w:val="en-US"/>
          </w:rPr>
          <w:delText xml:space="preserve">to </w:delText>
        </w:r>
        <w:r w:rsidR="00806BB5" w:rsidDel="00A86FDD">
          <w:rPr>
            <w:lang w:val="en-US"/>
          </w:rPr>
          <w:delText>human health</w:delText>
        </w:r>
        <w:r w:rsidR="005579A3" w:rsidDel="00A86FDD">
          <w:rPr>
            <w:lang w:val="en-US"/>
          </w:rPr>
          <w:delText xml:space="preserve">, ecosystems, </w:delText>
        </w:r>
        <w:r w:rsidR="0047780D" w:rsidDel="00A86FDD">
          <w:rPr>
            <w:lang w:val="en-US"/>
          </w:rPr>
          <w:delText xml:space="preserve">and the </w:delText>
        </w:r>
        <w:r w:rsidR="00806BB5" w:rsidDel="00A86FDD">
          <w:rPr>
            <w:lang w:val="en-US"/>
          </w:rPr>
          <w:delText>environment</w:delText>
        </w:r>
        <w:commentRangeEnd w:id="27"/>
        <w:r w:rsidR="00831BC3" w:rsidRPr="006C3DC0" w:rsidDel="00A86FDD">
          <w:rPr>
            <w:rStyle w:val="CommentReference"/>
            <w:sz w:val="24"/>
            <w:szCs w:val="24"/>
            <w:lang w:val="en-US"/>
          </w:rPr>
          <w:commentReference w:id="27"/>
        </w:r>
      </w:del>
    </w:p>
    <w:p w14:paraId="5F62FED0" w14:textId="01F1BE63" w:rsidR="00F371C1" w:rsidRPr="00045088" w:rsidRDefault="00F371C1" w:rsidP="00F371C1">
      <w:pPr>
        <w:spacing w:line="360" w:lineRule="auto"/>
      </w:pPr>
      <w:r>
        <w:rPr>
          <w:lang w:val="en-US"/>
        </w:rPr>
        <w:lastRenderedPageBreak/>
        <w:t xml:space="preserve">We hypothesized there would be tradeoffs between outcomes, with no single system offering the best performance in all desired areas, but that clear accounting </w:t>
      </w:r>
      <w:r w:rsidR="00F35751">
        <w:rPr>
          <w:lang w:val="en-US"/>
        </w:rPr>
        <w:t>using multi</w:t>
      </w:r>
      <w:r w:rsidR="0047780D">
        <w:rPr>
          <w:lang w:val="en-US"/>
        </w:rPr>
        <w:t>-</w:t>
      </w:r>
      <w:r w:rsidR="00F35751">
        <w:rPr>
          <w:lang w:val="en-US"/>
        </w:rPr>
        <w:t xml:space="preserve">criteria evaluation methods would </w:t>
      </w:r>
      <w:r w:rsidR="00706329">
        <w:rPr>
          <w:lang w:val="en-US"/>
        </w:rPr>
        <w:t>highlight favorable combinations of practices.</w:t>
      </w:r>
    </w:p>
    <w:p w14:paraId="4021A756" w14:textId="2A902757" w:rsidR="0053182E" w:rsidRPr="00045088" w:rsidRDefault="006C3DC0" w:rsidP="00CD7E08">
      <w:pPr>
        <w:spacing w:line="360" w:lineRule="auto"/>
      </w:pPr>
      <w:r w:rsidRPr="006C3DC0">
        <w:rPr>
          <w:lang w:val="en-US"/>
        </w:rPr>
        <w:t xml:space="preserve">We </w:t>
      </w:r>
      <w:r w:rsidR="00257317">
        <w:rPr>
          <w:lang w:val="en-US"/>
        </w:rPr>
        <w:t xml:space="preserve">chose </w:t>
      </w:r>
      <w:r w:rsidR="00062BFA">
        <w:rPr>
          <w:lang w:val="en-US"/>
        </w:rPr>
        <w:t>not to</w:t>
      </w:r>
      <w:r w:rsidRPr="006C3DC0">
        <w:rPr>
          <w:lang w:val="en-US"/>
        </w:rPr>
        <w:t xml:space="preserve"> include the costs </w:t>
      </w:r>
      <w:r w:rsidR="00CF6D65">
        <w:rPr>
          <w:lang w:val="en-US"/>
        </w:rPr>
        <w:t xml:space="preserve">and labor </w:t>
      </w:r>
      <w:r w:rsidRPr="006C3DC0">
        <w:rPr>
          <w:lang w:val="en-US"/>
        </w:rPr>
        <w:t xml:space="preserve">associated with cover crop implementation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BB112E">
        <w:rPr>
          <w:lang w:val="en-US"/>
        </w:rPr>
        <w:t xml:space="preserve">crop compositions and </w:t>
      </w:r>
      <w:r w:rsidR="000701DF">
        <w:rPr>
          <w:lang w:val="en-US"/>
        </w:rPr>
        <w:t>nutrient balance</w:t>
      </w:r>
      <w:r w:rsidR="00062BFA">
        <w:rPr>
          <w:lang w:val="en-US"/>
        </w:rPr>
        <w:t xml:space="preserve"> </w:t>
      </w:r>
      <w:r w:rsidR="00062BFA">
        <w:rPr>
          <w:lang w:val="en-US"/>
        </w:rPr>
        <w:fldChar w:fldCharType="begin"/>
      </w:r>
      <w:r w:rsidR="00062BFA">
        <w:rPr>
          <w:lang w:val="en-US"/>
        </w:rPr>
        <w:instrText xml:space="preserve"> ADDIN ZOTERO_ITEM CSL_CITATION {"citationID":"dadKV20t","properties":{"formattedCitation":"(Dalgaard et al., 2014)","plainCitation":"(Dalgaard et al., 2014)","noteIndex":0},"citationItems":[{"id":713,"uris":["http://zotero.org/users/3599437/items/AYH3VANB"],"itemData":{"id":713,"type":"article-journal","abstract":"With more than 60% of the land farmed, with vulnerable freshwater and marine environments, and with one of the most intensive, export-oriented livestock sectors in the world, the nitrogen (N) pollution pressure from Danish agriculture is severe. Consequently, a series of policy action plans have been implemented since the mid 1980s with significant effects on the surplus, efficiency and environmental loadings of N. This paper reviews the policies and actions taken and their ability to mitigate effects of reactive N (Nr) while maintaining agricultural production. In summary, the average N-surplus has been reduced from approximately 170 kg N ha−1 yr−1 to below 100 kg N ha−1 yr−1 during the past 30 yrs, while the overall N-efficiency for the agricultural sector (crop + livestock farming) has increased from around 20–30% to 40–45%, the N-leaching from the field root zone has been halved, and N losses to the aquatic and atmospheric environment have been significantly reduced. This has been achieved through a combination of approaches and measures (ranging from command and control legislation, over market-based regulation and governmental expenditure to information and voluntary action), with specific measures addressing the whole N cascade, in order to improve the quality of ground- and surface waters, and to reduce the deposition to terrestrial natural ecosystems. However, there is still a major challenge in complying with the EU Water Framework and Habitats Directives, calling for new approaches, measures and technologies to mitigate agricultural N losses and control N flows.","container-title":"Environmental Research Letters","DOI":"10.1088/1748-9326/9/11/115002","ISSN":"1748-9326","issue":"11","journalAbbreviation":"Environ. Res. Lett.","language":"en","note":"publisher: IOP Publishing","page":"115002","source":"Institute of Physics","title":"Policies for agricultural nitrogen management—trends, challenges and prospects for improved efficiency in Denmark","volume":"9","author":[{"family":"Dalgaard","given":"Tommy"},{"family":"Hansen","given":"Birgitte"},{"family":"Hasler","given":"Berit"},{"family":"Hertel","given":"Ole"},{"family":"Hutchings","given":"Nicholas J."},{"family":"Jacobsen","given":"Brian H."},{"family":"Jensen","given":"Lars Stoumann"},{"family":"Kronvang","given":"Brian"},{"family":"Olesen","given":"Jørgen E."},{"family":"Schjørring","given":"Jan K."},{"family":"Kristensen","given":"Ib Sillebak"},{"family":"Graversgaard","given":"Morten"},{"family":"Termansen","given":"Mette"},{"family":"Vejre","given":"Henrik"}],"issued":{"date-parts":[["2014",11]]}}}],"schema":"https://github.com/citation-style-language/schema/raw/master/csl-citation.json"} </w:instrText>
      </w:r>
      <w:r w:rsidR="00062BFA">
        <w:rPr>
          <w:lang w:val="en-US"/>
        </w:rPr>
        <w:fldChar w:fldCharType="separate"/>
      </w:r>
      <w:r w:rsidR="00062BFA" w:rsidRPr="00062BFA">
        <w:t>(Dalgaard et al., 2014)</w:t>
      </w:r>
      <w:r w:rsidR="00062BFA">
        <w:rPr>
          <w:lang w:val="en-US"/>
        </w:rPr>
        <w:fldChar w:fldCharType="end"/>
      </w:r>
      <w:r w:rsidR="000701DF">
        <w:rPr>
          <w:lang w:val="en-US"/>
        </w:rPr>
        <w:t xml:space="preserve">, </w:t>
      </w:r>
      <w:r w:rsidR="00F35751">
        <w:rPr>
          <w:lang w:val="en-US"/>
        </w:rPr>
        <w:t>or</w:t>
      </w:r>
      <w:r w:rsidR="000701DF">
        <w:rPr>
          <w:lang w:val="en-US"/>
        </w:rPr>
        <w:t xml:space="preserve">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farm</w:t>
      </w:r>
      <w:r w:rsidR="00062BFA">
        <w:rPr>
          <w:lang w:val="en-US"/>
        </w:rPr>
        <w:t xml:space="preserve"> </w:t>
      </w:r>
      <w:r w:rsidR="00062BFA">
        <w:rPr>
          <w:lang w:val="en-US"/>
        </w:rPr>
        <w:fldChar w:fldCharType="begin"/>
      </w:r>
      <w:r w:rsidR="00062BFA">
        <w:rPr>
          <w:lang w:val="en-US"/>
        </w:rPr>
        <w:instrText xml:space="preserve"> ADDIN ZOTERO_ITEM CSL_CITATION {"citationID":"dTJ5xiwg","properties":{"formattedCitation":"(Kathage et al., 2022)","plainCitation":"(Kathage et al., 2022)","noteIndex":0},"citationItems":[{"id":993,"uris":["http://zotero.org/users/3599437/items/BALXZI4W"],"itemData":{"id":993,"type":"article-journal","abstract":"EU agriculture is facing increasing expectations and pressure from society and policymakers to support environmental protection and climate change mitigation. Catch and cover crops (CCC) are an underused farming practice that can potentially contribute towards these goals. Previous research is sparse and has yielded few relevant insights into CCC adoption behaviour by farmers. In this study we analyse a dataset from farm surveys in four EU regions to better understand the role of policy and non-policy factors in CCC adoption. Our data suggests that adoption rates vary widely between regions, while farm adoption intensities are low. We find that policy is by far the strongest determinant of adoption rates and adoption intensities. CCC adoption patterns have been shaped mainly by the Nitrates Directive and the Common Agricultural Policy's greening requirements. Agronomic motives are a third but much weaker impetus for adoption. Environmental and climate change considerations do not play a significant role in farmers' adoption decisions. Most non-adopters would likely become adopters if stronger policy obligations or additional subsidies were implemented. Non-adopters‘ responsiveness to subsidies and willingness to accept is highly varied but only weakly predictable from easily observed farm characteristics., \n          \n            \n              •\n              Catch and cover crops (CCC) may serve environmental protection and climate change mitigation goals.\n            \n            \n              •\n              We analyse a dataset from farm surveys in four EU regions to understand the role of policy and other factors in CCC adoption.\n            \n            \n              •\n              We find that policy is by far the strongest determinant of adoption rates and adoption intensities.\n            \n            \n              •\n              Environmental and climate change considerations do not play a significant role in farmers' adoption decisions.\n            \n            \n              •\n              Most non-adopters would likely become adopters if stronger policy obligations or additional subsidies were implemented.","container-title":"Land Use Policy","DOI":"10.1016/j.landusepol.2022.106016","ISSN":"0264-8377","journalAbbreviation":"Land use policy","note":"PMID: 35592408\nPMCID: PMC8988242","page":"106016","source":"PubMed Central","title":"How much is policy driving the adoption of cover crops? Evidence from four EU regions","title-short":"How much is policy driving the adoption of cover crops?","volume":"116","author":[{"family":"Kathage","given":"Jonas"},{"family":"Smit","given":"Bert"},{"family":"Janssens","given":"Bas"},{"family":"Haagsma","given":"Wiepie"},{"family":"Adrados","given":"Jose Luis"}],"issued":{"date-parts":[["2022",5]]}}}],"schema":"https://github.com/citation-style-language/schema/raw/master/csl-citation.json"} </w:instrText>
      </w:r>
      <w:r w:rsidR="00062BFA">
        <w:rPr>
          <w:lang w:val="en-US"/>
        </w:rPr>
        <w:fldChar w:fldCharType="separate"/>
      </w:r>
      <w:r w:rsidR="00062BFA" w:rsidRPr="00062BFA">
        <w:t>(Kathage et al., 2022)</w:t>
      </w:r>
      <w:r w:rsidR="00062BFA">
        <w:rPr>
          <w:lang w:val="en-US"/>
        </w:rPr>
        <w:fldChar w:fldCharType="end"/>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We also focused on short-term outcomes, as longer term changes in outcomes such as soil carbon</w:t>
      </w:r>
      <w:r w:rsidR="00062BFA">
        <w:rPr>
          <w:lang w:val="en-US"/>
        </w:rPr>
        <w:t xml:space="preserve"> accrual</w:t>
      </w:r>
      <w:r w:rsidR="00F371C1">
        <w:rPr>
          <w:lang w:val="en-US"/>
        </w:rPr>
        <w:t xml:space="preserve">, </w:t>
      </w:r>
      <w:r w:rsidR="00062BFA">
        <w:rPr>
          <w:lang w:val="en-US"/>
        </w:rPr>
        <w:t xml:space="preserve">changes in soil </w:t>
      </w:r>
      <w:r w:rsidR="00F371C1">
        <w:rPr>
          <w:lang w:val="en-US"/>
        </w:rPr>
        <w:t>n</w:t>
      </w:r>
      <w:r w:rsidR="00062BFA">
        <w:rPr>
          <w:lang w:val="en-US"/>
        </w:rPr>
        <w:t>itrogen status</w:t>
      </w:r>
      <w:r w:rsidR="00F371C1">
        <w:rPr>
          <w:lang w:val="en-US"/>
        </w:rPr>
        <w:t xml:space="preserve">, and greenhouse gas emissions are difficult to evaluate robustly over </w:t>
      </w:r>
      <w:r w:rsidR="0047780D">
        <w:rPr>
          <w:lang w:val="en-US"/>
        </w:rPr>
        <w:t xml:space="preserve">short timeframes </w:t>
      </w:r>
      <w:r w:rsidR="0054664B">
        <w:rPr>
          <w:lang w:val="en-US"/>
        </w:rPr>
        <w:fldChar w:fldCharType="begin"/>
      </w:r>
      <w:r w:rsidR="002F3039">
        <w:rPr>
          <w:lang w:val="en-US"/>
        </w:rPr>
        <w:instrText xml:space="preserve"> ADDIN ZOTERO_ITEM CSL_CITATION {"citationID":"NPfXqdRB","properties":{"formattedCitation":"(Cusser et al., 2020; P. Smith, 2004)","plainCitation":"(Cusser et al., 2020; P. Smith, 2004)","noteIndex":0},"citationItems":[{"id":2343,"uris":["http://zotero.org/users/3599437/items/WC7MSEQM"],"itemData":{"id":2343,"type":"article-journal","abstract":"Agricultural management recommendations based on short-term studies can produce findings inconsistent with long-term reality. Here, we test the long-term environmental sustainability and profitability of continuous no-till agriculture on yield, soil water availability, and N2O fluxes. Using a moving window approach, we investigate the development and stability of several attributes of continuous no-till as compared to conventional till agriculture over a 29-year period at a site in the upper Midwest, US. Over a decade is needed to detect the consistent effects of no-till. Both crop yield and soil water availability required 15 years or longer to generate patterns consistent with 29-year trends. Only marginal trends for N2O fluxes appeared in this period. Relative profitability analysis suggests that after initial implementation, 86% of periods between 10 and 29 years recuperated the initial expense of no-till implementation, with the probability of higher relative profit increasing with longevity. Importantly, statistically significant but misleading short-term trends appeared in more than 20% of the periods examined. Results underscore the importance of decadal and longer studies for revealing consistent dynamics and emergent outcomes of no-till agriculture, shown to be beneficial in the long term.","container-title":"Global Change Biology","DOI":"10.1111/gcb.15080","ISSN":"1365-2486","issue":"6","language":"en","license":"© 2020 John Wiley &amp; Sons Ltd","note":"_eprint: https://onlinelibrary.wiley.com/doi/pdf/10.1111/gcb.15080","page":"3715-3725","source":"Wiley Online Library","title":"Long-term research avoids spurious and misleading trends in sustainability attributes of no-till","volume":"26","author":[{"family":"Cusser","given":"Sarah"},{"family":"Bahlai","given":"Christie"},{"family":"Swinton","given":"Scott M."},{"family":"Robertson","given":"G. Philip"},{"family":"Haddad","given":"Nick M."}],"issued":{"date-parts":[["2020"]]}}},{"id":2346,"uris":["http://zotero.org/users/3599437/items/XKTSWHEG"],"itemData":{"id":2346,"type":"article-journal","abstract":"When planning sampling in an experiment where soil organic carbon (SOC) content is expected to change, it is necessary to know how many samples will need to be taken to demonstrate a change in SOC and after how long this change will be detectable. Much has been published on the number of samples required to demonstrate the minimum detectable difference in SOC, but less on how long it takes for this change to be detectable. In this paper, a model of SOC dynamics is used to estimate the minimum time taken for a change in total SOC content to become measurable under different carbon inputs, land uses and soil types. For free air carbon dioxide enrichment (FACE), and other experiments in which SOC is expected to increase, relationships between the percentage change in C inputs and the time taken to measure a change in SOC are presented, for two levels of sampling intensity corresponding to the maximum that is practically possible in most experiments (</w:instrText>
      </w:r>
      <w:r w:rsidR="002F3039">
        <w:rPr>
          <w:rFonts w:ascii="Cambria Math" w:hAnsi="Cambria Math" w:cs="Cambria Math"/>
          <w:lang w:val="en-US"/>
        </w:rPr>
        <w:instrText>∼</w:instrText>
      </w:r>
      <w:r w:rsidR="002F3039">
        <w:rPr>
          <w:lang w:val="en-US"/>
        </w:rPr>
        <w:instrText xml:space="preserve">100 samples) and that used regularly in field experiments (10–20 samples). In FACE experiments, where C inputs increase by a maximum of about 20–25%, SOC change could be detected with 90% confidence after about 6–10 years if a sampling regime allowing 3% change in background SOC level (probably requiring a very large number of samples) were used, but could not be detected at all if a sampling regime were used that allowed only a 15% change in background SOC to be detected. If increases in C inputs are much below 15%, it might not be possible to detect a change in soil C without an enormous number of samples. Relationships between the change in C inputs and the time taken to measure a change in SOC are robust over a range of soil types and land uses. The results demonstrate how models of SOC dynamics can be used to complement statistical power analyses for planning when, and how intensively, to sample soils during experiments. An advantage of the modelling approach demonstrated here is that estimates of the minimum time taken for a change in soil carbon to become detectable can be made, even before any detailed soil samples are taken, simply from estimates of the likely increase in carbon inputs to the soil (via expected changes in net primary production).","container-title":"Global Change Biology","DOI":"10.1111/j.1365-2486.2004.00854.x","ISSN":"1365-2486","issue":"11","language":"en","note":"_eprint: https://onlinelibrary.wiley.com/doi/pdf/10.1111/j.1365-2486.2004.00854.x","page":"1878-1883","source":"Wiley Online Library","title":"How long before a change in soil organic carbon can be detected?","volume":"10","author":[{"family":"Smith","given":"Pete"}],"issued":{"date-parts":[["2004"]]}}}],"schema":"https://github.com/citation-style-language/schema/raw/master/csl-citation.json"} </w:instrText>
      </w:r>
      <w:r w:rsidR="0054664B">
        <w:rPr>
          <w:lang w:val="en-US"/>
        </w:rPr>
        <w:fldChar w:fldCharType="separate"/>
      </w:r>
      <w:r w:rsidR="002F3039" w:rsidRPr="002F3039">
        <w:t>(Cusser et al., 2020; P. Smith, 2004)</w:t>
      </w:r>
      <w:r w:rsidR="0054664B">
        <w:rPr>
          <w:lang w:val="en-US"/>
        </w:rPr>
        <w:fldChar w:fldCharType="end"/>
      </w:r>
      <w:r w:rsidR="00F371C1">
        <w:rPr>
          <w:lang w:val="en-US"/>
        </w:rPr>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proofErr w:type="gramStart"/>
      <w:r w:rsidRPr="003C7F19">
        <w:rPr>
          <w:b/>
          <w:bCs/>
        </w:rPr>
        <w:t xml:space="preserve">2  </w:t>
      </w:r>
      <w:r w:rsidR="00BA7F3D" w:rsidRPr="003C7F19">
        <w:rPr>
          <w:b/>
          <w:bCs/>
        </w:rPr>
        <w:t>MATERIALS</w:t>
      </w:r>
      <w:proofErr w:type="gramEnd"/>
      <w:r w:rsidR="00BA7F3D" w:rsidRPr="003C7F19">
        <w:rPr>
          <w:b/>
          <w:bCs/>
        </w:rPr>
        <w:t xml:space="preserve">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0DAC32F6" w14:textId="540B3EAF" w:rsidR="00C04813" w:rsidRDefault="00CD7E08" w:rsidP="00CD7E08">
      <w:pPr>
        <w:spacing w:line="360" w:lineRule="auto"/>
        <w:rPr>
          <w:lang w:val="en-US"/>
        </w:rPr>
      </w:pPr>
      <w:r w:rsidRPr="00CD7E08">
        <w:rPr>
          <w:lang w:val="en-US"/>
        </w:rPr>
        <w:t xml:space="preserve">This study was conducted within a larger long-term </w:t>
      </w:r>
      <w:r w:rsidR="00F371C1">
        <w:rPr>
          <w:lang w:val="en-US"/>
        </w:rPr>
        <w:t xml:space="preserve">experiment </w:t>
      </w:r>
      <w:r w:rsidRPr="00CD7E08">
        <w:rPr>
          <w:lang w:val="en-US"/>
        </w:rPr>
        <w:t>which was established in 2002 on a sandy loam at Flakkebjerg Research Centre, Denmark (</w:t>
      </w:r>
      <w:r w:rsidR="001151AB">
        <w:rPr>
          <w:lang w:val="en-US"/>
        </w:rPr>
        <w:t xml:space="preserve">latitude </w:t>
      </w:r>
      <w:r w:rsidRPr="00CD7E08">
        <w:rPr>
          <w:lang w:val="en-US"/>
        </w:rPr>
        <w:t xml:space="preserve">55.317, </w:t>
      </w:r>
      <w:r w:rsidR="001151AB">
        <w:rPr>
          <w:lang w:val="en-US"/>
        </w:rPr>
        <w:t xml:space="preserve">longitude </w:t>
      </w:r>
      <w:r w:rsidRPr="00CD7E08">
        <w:rPr>
          <w:lang w:val="en-US"/>
        </w:rPr>
        <w:t xml:space="preserve">11.400). </w:t>
      </w:r>
      <w:r w:rsidR="00571F26" w:rsidRPr="001A455C">
        <w:rPr>
          <w:lang w:val="en-US"/>
        </w:rPr>
        <w:t>Weather data for the present study was obtained from the Danish Meteorological Institute's (DMI) Open Data API for the Flakkebjerg station (55.322, 11.388)</w:t>
      </w:r>
      <w:r w:rsidR="00571F26">
        <w:rPr>
          <w:lang w:val="en-US"/>
        </w:rPr>
        <w:t xml:space="preserve">, located less than 1 km from the </w:t>
      </w:r>
      <w:r w:rsidR="00C04813">
        <w:rPr>
          <w:lang w:val="en-US"/>
        </w:rPr>
        <w:t xml:space="preserve">trial </w:t>
      </w:r>
      <w:r w:rsidR="00571F26">
        <w:rPr>
          <w:lang w:val="en-US"/>
        </w:rPr>
        <w:fldChar w:fldCharType="begin"/>
      </w:r>
      <w:r w:rsidR="00571F26">
        <w:rPr>
          <w:lang w:val="en-US"/>
        </w:rPr>
        <w:instrText xml:space="preserve"> ADDIN ZOTERO_ITEM CSL_CITATION {"citationID":"rYK4ttg5","properties":{"formattedCitation":"(DMI, 2025)","plainCitation":"(DMI, 2025)","noteIndex":0},"citationItems":[{"id":2420,"uris":["http://zotero.org/users/3599437/items/IZUZR2H4"],"itemData":{"id":2420,"type":"webpage","language":"da-DK","title":"Denmark Meteorological Institute Open Data","URL":"https://www.dmi.dk/friedata/dokumentation/data","author":[{"family":"DMI","given":""}],"accessed":{"date-parts":[["2026",3,24]]},"issued":{"date-parts":[["2025"]]}}}],"schema":"https://github.com/citation-style-language/schema/raw/master/csl-citation.json"} </w:instrText>
      </w:r>
      <w:r w:rsidR="00571F26">
        <w:rPr>
          <w:lang w:val="en-US"/>
        </w:rPr>
        <w:fldChar w:fldCharType="separate"/>
      </w:r>
      <w:r w:rsidR="00571F26" w:rsidRPr="00AA7374">
        <w:t>(DMI, 2025)</w:t>
      </w:r>
      <w:r w:rsidR="00571F26">
        <w:rPr>
          <w:lang w:val="en-US"/>
        </w:rPr>
        <w:fldChar w:fldCharType="end"/>
      </w:r>
      <w:r w:rsidR="00571F26" w:rsidRPr="001A455C">
        <w:rPr>
          <w:lang w:val="en-US"/>
        </w:rPr>
        <w:t xml:space="preserve">.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Averaged across the trial site, soil texture</w:t>
      </w:r>
      <w:r w:rsidR="00DC3E09">
        <w:rPr>
          <w:lang w:val="en-US"/>
        </w:rPr>
        <w:t xml:space="preserve"> in the top </w:t>
      </w:r>
      <w:r w:rsidR="0054664B">
        <w:rPr>
          <w:lang w:val="en-US"/>
        </w:rPr>
        <w:t>25</w:t>
      </w:r>
      <w:r w:rsidR="00DC3E09">
        <w:rPr>
          <w:lang w:val="en-US"/>
        </w:rPr>
        <w:t xml:space="preserve">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r w:rsidR="0054664B">
        <w:rPr>
          <w:lang w:val="en-US"/>
        </w:rPr>
        <w:fldChar w:fldCharType="begin"/>
      </w:r>
      <w:r w:rsidR="0054664B">
        <w:rPr>
          <w:lang w:val="en-US"/>
        </w:rPr>
        <w:instrText xml:space="preserve"> ADDIN ZOTERO_ITEM CSL_CITATION {"citationID":"oaWBfuL3","properties":{"formattedCitation":"(Scherner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54664B">
        <w:rPr>
          <w:lang w:val="en-US"/>
        </w:rPr>
        <w:fldChar w:fldCharType="separate"/>
      </w:r>
      <w:r w:rsidR="0054664B" w:rsidRPr="0054664B">
        <w:t>(Scherner et al., 2016)</w:t>
      </w:r>
      <w:r w:rsidR="0054664B">
        <w:rPr>
          <w:lang w:val="en-US"/>
        </w:rPr>
        <w:fldChar w:fldCharType="end"/>
      </w:r>
      <w:r w:rsidRPr="00CD7E08">
        <w:rPr>
          <w:lang w:val="en-US"/>
        </w:rPr>
        <w:t xml:space="preserve">.  </w:t>
      </w:r>
    </w:p>
    <w:p w14:paraId="0AC6131F" w14:textId="1ABD12F3" w:rsidR="00BA7F3D" w:rsidRDefault="00BA7F3D" w:rsidP="00045088">
      <w:pPr>
        <w:spacing w:line="360" w:lineRule="auto"/>
        <w:rPr>
          <w:b/>
          <w:bCs/>
        </w:rPr>
      </w:pPr>
      <w:proofErr w:type="gramStart"/>
      <w:r w:rsidRPr="003C7F19">
        <w:rPr>
          <w:b/>
          <w:bCs/>
        </w:rPr>
        <w:t xml:space="preserve">2.1.1  </w:t>
      </w:r>
      <w:r w:rsidR="001A455C">
        <w:rPr>
          <w:b/>
          <w:bCs/>
        </w:rPr>
        <w:t>Study</w:t>
      </w:r>
      <w:proofErr w:type="gramEnd"/>
      <w:r w:rsidR="001A455C">
        <w:rPr>
          <w:b/>
          <w:bCs/>
        </w:rPr>
        <w:t xml:space="preserve"> design</w:t>
      </w:r>
    </w:p>
    <w:p w14:paraId="3EDF7EC5" w14:textId="2AFC3CB8" w:rsidR="007A00AB" w:rsidRPr="001A455C" w:rsidRDefault="008D32E3" w:rsidP="002317FF">
      <w:pPr>
        <w:spacing w:line="360" w:lineRule="auto"/>
      </w:pPr>
      <w:r w:rsidRPr="00CD7E08">
        <w:rPr>
          <w:lang w:val="en-US"/>
        </w:rPr>
        <w:t xml:space="preserve">The overall experimental design </w:t>
      </w:r>
      <w:r>
        <w:rPr>
          <w:lang w:val="en-US"/>
        </w:rPr>
        <w:t>is</w:t>
      </w:r>
      <w:r w:rsidRPr="00CD7E08">
        <w:rPr>
          <w:lang w:val="en-US"/>
        </w:rPr>
        <w:t xml:space="preserve"> a split-split plot with four replications.</w:t>
      </w:r>
      <w:r>
        <w:rPr>
          <w:lang w:val="en-US"/>
        </w:rPr>
        <w:t xml:space="preserve"> </w:t>
      </w:r>
      <w:proofErr w:type="gramStart"/>
      <w:r w:rsidRPr="001A455C">
        <w:rPr>
          <w:lang w:val="en-US"/>
        </w:rPr>
        <w:t>For the purpose of</w:t>
      </w:r>
      <w:proofErr w:type="gramEnd"/>
      <w:r w:rsidRPr="001A455C">
        <w:rPr>
          <w:lang w:val="en-US"/>
        </w:rPr>
        <w:t xml:space="preserve"> the present study, </w:t>
      </w:r>
      <w:r>
        <w:rPr>
          <w:lang w:val="en-US"/>
        </w:rPr>
        <w:t xml:space="preserve">treatments </w:t>
      </w:r>
      <w:r w:rsidRPr="001A455C">
        <w:rPr>
          <w:lang w:val="en-US"/>
        </w:rPr>
        <w:t>were selected that had the same sequence of crops</w:t>
      </w:r>
      <w:r w:rsidR="002317FF">
        <w:rPr>
          <w:lang w:val="en-US"/>
        </w:rPr>
        <w:t xml:space="preserve">, and straw management represented the </w:t>
      </w:r>
      <w:r w:rsidR="001A455C" w:rsidRPr="001A455C">
        <w:rPr>
          <w:lang w:val="en-US"/>
        </w:rPr>
        <w:t xml:space="preserve">main-plot treatment. </w:t>
      </w:r>
      <w:r>
        <w:rPr>
          <w:lang w:val="en-US"/>
        </w:rPr>
        <w:t>Nested within straw management</w:t>
      </w:r>
      <w:r w:rsidR="002317FF">
        <w:rPr>
          <w:lang w:val="en-US"/>
        </w:rPr>
        <w:t xml:space="preserve"> (two levels)</w:t>
      </w:r>
      <w:r>
        <w:rPr>
          <w:lang w:val="en-US"/>
        </w:rPr>
        <w:t>, t</w:t>
      </w:r>
      <w:r w:rsidR="001A455C" w:rsidRPr="001A455C">
        <w:rPr>
          <w:lang w:val="en-US"/>
        </w:rPr>
        <w:t xml:space="preserve">illage </w:t>
      </w:r>
      <w:r w:rsidR="002317FF">
        <w:rPr>
          <w:lang w:val="en-US"/>
        </w:rPr>
        <w:t xml:space="preserve">(three levels) </w:t>
      </w:r>
      <w:r w:rsidR="001A455C" w:rsidRPr="001A455C">
        <w:rPr>
          <w:lang w:val="en-US"/>
        </w:rPr>
        <w:t xml:space="preserve">subplots were 5 meters wide and 40 m long. Each tillage subplot was divided into two columns with three </w:t>
      </w:r>
      <w:r w:rsidR="002505D4">
        <w:rPr>
          <w:lang w:val="en-US"/>
        </w:rPr>
        <w:t>micro-</w:t>
      </w:r>
      <w:r w:rsidR="001A455C" w:rsidRPr="001A455C">
        <w:rPr>
          <w:lang w:val="en-US"/>
        </w:rPr>
        <w:t xml:space="preserve">plots arranged within each column for a total of six </w:t>
      </w:r>
      <w:r w:rsidR="002505D4">
        <w:rPr>
          <w:lang w:val="en-US"/>
        </w:rPr>
        <w:t>micro-</w:t>
      </w:r>
      <w:r w:rsidR="001A455C" w:rsidRPr="001A455C">
        <w:rPr>
          <w:lang w:val="en-US"/>
        </w:rPr>
        <w:t xml:space="preserve">plots that were 2.5 m wide and 12.5 m long (see supplementary material for a visual aid). One of the six </w:t>
      </w:r>
      <w:r w:rsidR="002505D4">
        <w:rPr>
          <w:lang w:val="en-US"/>
        </w:rPr>
        <w:t xml:space="preserve">micro </w:t>
      </w:r>
      <w:r w:rsidR="001A455C" w:rsidRPr="001A455C">
        <w:rPr>
          <w:lang w:val="en-US"/>
        </w:rPr>
        <w:t xml:space="preserve">plots was reserved for other sampling efforts, and a cover crop system treatment (five levels) was applied randomly to the remaining five </w:t>
      </w:r>
      <w:r w:rsidR="002505D4">
        <w:rPr>
          <w:lang w:val="en-US"/>
        </w:rPr>
        <w:t>micro-</w:t>
      </w:r>
      <w:r w:rsidR="001A455C" w:rsidRPr="001A455C">
        <w:rPr>
          <w:lang w:val="en-US"/>
        </w:rPr>
        <w:t xml:space="preserve">plots. </w:t>
      </w:r>
      <w:r w:rsidR="001A455C" w:rsidRPr="001A455C">
        <w:rPr>
          <w:lang w:val="en-US"/>
        </w:rPr>
        <w:lastRenderedPageBreak/>
        <w:t>In summary, this experiment included all combinations of two straw-managements, three tillage systems, and five cover crop systems for a total of 30 treatments</w:t>
      </w:r>
      <w:r w:rsidR="00CA1D8C">
        <w:rPr>
          <w:lang w:val="en-US"/>
        </w:rPr>
        <w:t xml:space="preserve"> replicated in four blocks</w:t>
      </w:r>
      <w:r w:rsidR="001A455C" w:rsidRPr="001A455C">
        <w:rPr>
          <w:lang w:val="en-US"/>
        </w:rPr>
        <w:t xml:space="preserve">. </w:t>
      </w:r>
      <w:r w:rsidR="002317FF">
        <w:rPr>
          <w:lang w:val="en-US"/>
        </w:rPr>
        <w:t>Treatments are described in more detail below.</w:t>
      </w:r>
    </w:p>
    <w:p w14:paraId="5A66302A" w14:textId="02121260" w:rsidR="001A455C" w:rsidRPr="001A455C" w:rsidRDefault="001A455C" w:rsidP="001A455C">
      <w:pPr>
        <w:spacing w:line="360" w:lineRule="auto"/>
        <w:rPr>
          <w:b/>
          <w:bCs/>
          <w:lang w:val="en-US"/>
        </w:rPr>
      </w:pPr>
      <w:proofErr w:type="gramStart"/>
      <w:r w:rsidRPr="003C7F19">
        <w:rPr>
          <w:b/>
          <w:bCs/>
        </w:rPr>
        <w:t>2.1.</w:t>
      </w:r>
      <w:r w:rsidR="002317FF">
        <w:rPr>
          <w:b/>
          <w:bCs/>
        </w:rPr>
        <w:t>2</w:t>
      </w:r>
      <w:r w:rsidRPr="003C7F19">
        <w:rPr>
          <w:b/>
          <w:bCs/>
        </w:rPr>
        <w:t xml:space="preserve">  </w:t>
      </w:r>
      <w:r w:rsidRPr="001A455C">
        <w:rPr>
          <w:b/>
          <w:bCs/>
          <w:lang w:val="en-US"/>
        </w:rPr>
        <w:t>Straw</w:t>
      </w:r>
      <w:proofErr w:type="gramEnd"/>
      <w:r w:rsidRPr="001A455C">
        <w:rPr>
          <w:b/>
          <w:bCs/>
          <w:lang w:val="en-US"/>
        </w:rPr>
        <w:t xml:space="preserve"> and tillage treatments</w:t>
      </w:r>
    </w:p>
    <w:p w14:paraId="73CAF7F4" w14:textId="46FCEDCE" w:rsidR="00D5253E" w:rsidRDefault="001A455C" w:rsidP="001A455C">
      <w:pPr>
        <w:spacing w:line="360" w:lineRule="auto"/>
        <w:rPr>
          <w:lang w:val="en-US"/>
        </w:rPr>
      </w:pPr>
      <w:r w:rsidRPr="001A455C">
        <w:rPr>
          <w:lang w:val="en-US"/>
        </w:rPr>
        <w:t xml:space="preserve">The same straw managements and categorical tillage system treatments </w:t>
      </w:r>
      <w:r w:rsidR="002505D4">
        <w:rPr>
          <w:lang w:val="en-US"/>
        </w:rPr>
        <w:t>[</w:t>
      </w:r>
      <w:r w:rsidRPr="001A455C">
        <w:rPr>
          <w:lang w:val="en-US"/>
        </w:rPr>
        <w:t>no tillage</w:t>
      </w:r>
      <w:r w:rsidR="002505D4">
        <w:rPr>
          <w:lang w:val="en-US"/>
        </w:rPr>
        <w:t xml:space="preserve"> (</w:t>
      </w:r>
      <w:r w:rsidR="007A49E4">
        <w:rPr>
          <w:lang w:val="en-US"/>
        </w:rPr>
        <w:t>NT</w:t>
      </w:r>
      <w:r w:rsidR="002505D4">
        <w:rPr>
          <w:lang w:val="en-US"/>
        </w:rPr>
        <w:t>)</w:t>
      </w:r>
      <w:r w:rsidRPr="001A455C">
        <w:rPr>
          <w:lang w:val="en-US"/>
        </w:rPr>
        <w:t>, surface</w:t>
      </w:r>
      <w:r w:rsidR="00CA1D8C">
        <w:rPr>
          <w:lang w:val="en-US"/>
        </w:rPr>
        <w:t xml:space="preserve"> cultivation</w:t>
      </w:r>
      <w:r w:rsidRPr="001A455C">
        <w:rPr>
          <w:lang w:val="en-US"/>
        </w:rPr>
        <w:t>, inversion</w:t>
      </w:r>
      <w:r w:rsidR="002505D4">
        <w:rPr>
          <w:lang w:val="en-US"/>
        </w:rPr>
        <w:t>]</w:t>
      </w:r>
      <w:r w:rsidRPr="001A455C">
        <w:rPr>
          <w:lang w:val="en-US"/>
        </w:rPr>
        <w:t xml:space="preserve"> have been in </w:t>
      </w:r>
      <w:r w:rsidR="002317FF">
        <w:rPr>
          <w:lang w:val="en-US"/>
        </w:rPr>
        <w:t>place</w:t>
      </w:r>
      <w:r w:rsidRPr="001A455C">
        <w:rPr>
          <w:lang w:val="en-US"/>
        </w:rPr>
        <w:t xml:space="preserve"> since 2002. In the straw-removal treatments, </w:t>
      </w:r>
      <w:r w:rsidR="00D5253E">
        <w:rPr>
          <w:lang w:val="en-US"/>
        </w:rPr>
        <w:t xml:space="preserve">residue was removed </w:t>
      </w:r>
      <w:r w:rsidRPr="001A455C">
        <w:rPr>
          <w:lang w:val="en-US"/>
        </w:rPr>
        <w:t>following harvest of small grain</w:t>
      </w:r>
      <w:r w:rsidR="00571F26">
        <w:rPr>
          <w:lang w:val="en-US"/>
        </w:rPr>
        <w:t xml:space="preserve"> crops</w:t>
      </w:r>
      <w:r w:rsidRPr="001A455C">
        <w:rPr>
          <w:lang w:val="en-US"/>
        </w:rPr>
        <w:t xml:space="preserve"> using a</w:t>
      </w:r>
      <w:r w:rsidR="00C91C94">
        <w:rPr>
          <w:lang w:val="en-US"/>
        </w:rPr>
        <w:t xml:space="preserve"> two-pass system</w:t>
      </w:r>
      <w:r w:rsidR="004F07A5">
        <w:rPr>
          <w:lang w:val="en-US"/>
        </w:rPr>
        <w:t xml:space="preserve"> wherein the straw was removed from the plots using a weed harrow. This </w:t>
      </w:r>
      <w:r w:rsidR="004F07A5" w:rsidRPr="001A455C">
        <w:rPr>
          <w:lang w:val="en-US"/>
        </w:rPr>
        <w:t>result</w:t>
      </w:r>
      <w:r w:rsidR="004F07A5">
        <w:rPr>
          <w:lang w:val="en-US"/>
        </w:rPr>
        <w:t>ed</w:t>
      </w:r>
      <w:r w:rsidR="004F07A5" w:rsidRPr="001A455C">
        <w:rPr>
          <w:lang w:val="en-US"/>
        </w:rPr>
        <w:t xml:space="preserve"> </w:t>
      </w:r>
      <w:r w:rsidRPr="001A455C">
        <w:rPr>
          <w:lang w:val="en-US"/>
        </w:rPr>
        <w:t>in removal of approximately 60% of the biomass</w:t>
      </w:r>
      <w:r w:rsidR="004F07A5">
        <w:rPr>
          <w:lang w:val="en-US"/>
        </w:rPr>
        <w:t xml:space="preserve"> </w:t>
      </w:r>
      <w:r w:rsidR="004F07A5">
        <w:rPr>
          <w:lang w:val="en-US"/>
        </w:rPr>
        <w:fldChar w:fldCharType="begin"/>
      </w:r>
      <w:r w:rsidR="00BB7C9B">
        <w:rPr>
          <w:lang w:val="en-US"/>
        </w:rPr>
        <w:instrText xml:space="preserve"> ADDIN ZOTERO_ITEM CSL_CITATION {"citationID":"WBWFdpV7","properties":{"formattedCitation":"(Hansen et al., 2015)","plainCitation":"(Hansen et al., 2015)","noteIndex":0},"citationItems":[{"id":687,"uris":["http://zotero.org/users/3599437/items/TXQUC8B8"],"itemData":{"id":687,"type":"article-journal","abstract":"Crop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E."},{"family":"Melander","given":"B."}],"issued":{"date-parts":[["2015"]]}}}],"schema":"https://github.com/citation-style-language/schema/raw/master/csl-citation.json"} </w:instrText>
      </w:r>
      <w:r w:rsidR="004F07A5">
        <w:rPr>
          <w:lang w:val="en-US"/>
        </w:rPr>
        <w:fldChar w:fldCharType="separate"/>
      </w:r>
      <w:r w:rsidR="00BB7C9B" w:rsidRPr="00BB7C9B">
        <w:t>(Hansen et al., 2015)</w:t>
      </w:r>
      <w:r w:rsidR="004F07A5">
        <w:rPr>
          <w:lang w:val="en-US"/>
        </w:rPr>
        <w:fldChar w:fldCharType="end"/>
      </w:r>
      <w:r w:rsidRPr="001A455C">
        <w:rPr>
          <w:lang w:val="en-US"/>
        </w:rPr>
        <w:t xml:space="preserve">. In the straw-retained treatments, </w:t>
      </w:r>
      <w:r w:rsidR="00D5253E">
        <w:rPr>
          <w:lang w:val="en-US"/>
        </w:rPr>
        <w:t xml:space="preserve">residue remained in the field </w:t>
      </w:r>
      <w:r w:rsidR="001A1339">
        <w:rPr>
          <w:lang w:val="en-US"/>
        </w:rPr>
        <w:t>following harvest</w:t>
      </w:r>
      <w:r w:rsidRPr="001A455C">
        <w:rPr>
          <w:lang w:val="en-US"/>
        </w:rPr>
        <w:t xml:space="preserve">. </w:t>
      </w:r>
    </w:p>
    <w:p w14:paraId="1D52ABA7" w14:textId="1802B749" w:rsidR="001A455C" w:rsidRPr="001A455C" w:rsidRDefault="00D5253E" w:rsidP="001A455C">
      <w:pPr>
        <w:spacing w:line="360" w:lineRule="auto"/>
        <w:rPr>
          <w:lang w:val="en-US"/>
        </w:rPr>
      </w:pPr>
      <w:r>
        <w:rPr>
          <w:lang w:val="en-US"/>
        </w:rPr>
        <w:t>While the overall tillage philosophies have remained the same, t</w:t>
      </w:r>
      <w:r w:rsidR="001A455C" w:rsidRPr="001A455C">
        <w:rPr>
          <w:lang w:val="en-US"/>
        </w:rPr>
        <w:t xml:space="preserve">he exact machinery and timing of operations have varied since 2002 (Scherner et al., 2016; Hansen et al., 2010). In the present experiment (2018-2020), plots under the </w:t>
      </w:r>
      <w:r w:rsidR="00571F26">
        <w:rPr>
          <w:lang w:val="en-US"/>
        </w:rPr>
        <w:t>inversion</w:t>
      </w:r>
      <w:r w:rsidR="001A455C" w:rsidRPr="001A455C">
        <w:rPr>
          <w:lang w:val="en-US"/>
        </w:rPr>
        <w:t xml:space="preserve"> treatment were moldboard plowed to a depth of 20 cm in the </w:t>
      </w:r>
      <w:r w:rsidR="00C91C94">
        <w:rPr>
          <w:lang w:val="en-US"/>
        </w:rPr>
        <w:t xml:space="preserve">late </w:t>
      </w:r>
      <w:r w:rsidR="001A455C" w:rsidRPr="001A455C">
        <w:rPr>
          <w:lang w:val="en-US"/>
        </w:rPr>
        <w:t xml:space="preserve">fall and </w:t>
      </w:r>
      <w:r w:rsidR="008845F0">
        <w:rPr>
          <w:lang w:val="en-US"/>
        </w:rPr>
        <w:t xml:space="preserve">seedbed </w:t>
      </w:r>
      <w:r w:rsidR="001A455C" w:rsidRPr="001A455C">
        <w:rPr>
          <w:lang w:val="en-US"/>
        </w:rPr>
        <w:t xml:space="preserve">harrowed to 3-4 cm depth in the spring before cash crop planting; </w:t>
      </w:r>
      <w:r w:rsidR="00D276E3">
        <w:rPr>
          <w:lang w:val="en-US"/>
        </w:rPr>
        <w:t xml:space="preserve">all </w:t>
      </w:r>
      <w:r w:rsidR="001A455C" w:rsidRPr="001A455C">
        <w:rPr>
          <w:lang w:val="en-US"/>
        </w:rPr>
        <w:t>c</w:t>
      </w:r>
      <w:proofErr w:type="spellStart"/>
      <w:r w:rsidR="001A455C" w:rsidRPr="001A455C">
        <w:t>rops</w:t>
      </w:r>
      <w:proofErr w:type="spellEnd"/>
      <w:r w:rsidR="001A455C" w:rsidRPr="001A455C">
        <w:t xml:space="preserve"> were then sown with a traditional seed drill (Nordsten Lift-o-</w:t>
      </w:r>
      <w:proofErr w:type="spellStart"/>
      <w:r w:rsidR="001A455C" w:rsidRPr="001A455C">
        <w:t>matic</w:t>
      </w:r>
      <w:proofErr w:type="spellEnd"/>
      <w:r w:rsidR="001A455C" w:rsidRPr="001A455C">
        <w:t xml:space="preserve"> CLH300) with row spacings of 12.5 cm. </w:t>
      </w:r>
      <w:r w:rsidR="001A455C" w:rsidRPr="001A455C">
        <w:rPr>
          <w:lang w:val="en-US"/>
        </w:rPr>
        <w:t xml:space="preserve">For the </w:t>
      </w:r>
      <w:r w:rsidR="003C4420">
        <w:rPr>
          <w:lang w:val="en-US"/>
        </w:rPr>
        <w:t>surface</w:t>
      </w:r>
      <w:r w:rsidR="001A455C" w:rsidRPr="001A455C">
        <w:rPr>
          <w:lang w:val="en-US"/>
        </w:rPr>
        <w:t xml:space="preserve"> </w:t>
      </w:r>
      <w:r w:rsidR="002317FF">
        <w:rPr>
          <w:lang w:val="en-US"/>
        </w:rPr>
        <w:t xml:space="preserve">tillage </w:t>
      </w:r>
      <w:r w:rsidR="001A455C" w:rsidRPr="001A455C">
        <w:rPr>
          <w:lang w:val="en-US"/>
        </w:rPr>
        <w:t>system (non-inversion</w:t>
      </w:r>
      <w:r w:rsidR="00645D68">
        <w:rPr>
          <w:lang w:val="en-US"/>
        </w:rPr>
        <w:t xml:space="preserve"> tillage</w:t>
      </w:r>
      <w:r w:rsidR="001A455C" w:rsidRPr="001A455C">
        <w:rPr>
          <w:lang w:val="en-US"/>
        </w:rPr>
        <w:t xml:space="preserve">), </w:t>
      </w:r>
      <w:proofErr w:type="gramStart"/>
      <w:r w:rsidR="001A455C" w:rsidRPr="001A455C">
        <w:rPr>
          <w:lang w:val="en-US"/>
        </w:rPr>
        <w:t xml:space="preserve">a </w:t>
      </w:r>
      <w:r w:rsidR="001A455C" w:rsidRPr="001A455C">
        <w:rPr>
          <w:vertAlign w:val="subscript"/>
          <w:lang w:val="en-US"/>
        </w:rPr>
        <w:t xml:space="preserve"> </w:t>
      </w:r>
      <w:r w:rsidR="001A455C" w:rsidRPr="001A455C">
        <w:t>Horsch</w:t>
      </w:r>
      <w:proofErr w:type="gramEnd"/>
      <w:r w:rsidR="001A455C" w:rsidRPr="001A455C">
        <w:t xml:space="preserve"> Terrano 3 FX stubble tine cultivator was used to till to a depth 8-10 cm in the spring before cash crop planting</w:t>
      </w:r>
      <w:r w:rsidR="009B6949">
        <w:t xml:space="preserve">. In the late-planted radish cover crop treatment, </w:t>
      </w:r>
      <w:r w:rsidR="00571F26">
        <w:t xml:space="preserve">surface </w:t>
      </w:r>
      <w:r w:rsidR="002317FF">
        <w:t>tilled</w:t>
      </w:r>
      <w:r w:rsidR="00571F26">
        <w:t xml:space="preserve"> </w:t>
      </w:r>
      <w:r w:rsidR="009B6949">
        <w:t xml:space="preserve">plots were also </w:t>
      </w:r>
      <w:r w:rsidR="007010D9">
        <w:t>harrowed</w:t>
      </w:r>
      <w:r w:rsidR="00D276E3">
        <w:t xml:space="preserve"> to a depth of 3-4 cm after </w:t>
      </w:r>
      <w:r>
        <w:t xml:space="preserve">cash crop </w:t>
      </w:r>
      <w:r w:rsidR="00D276E3">
        <w:t>harvest</w:t>
      </w:r>
      <w:r w:rsidR="009B6949">
        <w:t xml:space="preserve"> to prepare the soil for cover crop planting</w:t>
      </w:r>
      <w:r w:rsidR="00D276E3">
        <w:t xml:space="preserve"> (see Table 1)</w:t>
      </w:r>
      <w:r w:rsidR="001A455C" w:rsidRPr="001A455C">
        <w:t xml:space="preserve">. </w:t>
      </w:r>
      <w:r w:rsidR="009B6949">
        <w:t xml:space="preserve">No tillage </w:t>
      </w:r>
      <w:r w:rsidR="002317FF">
        <w:t xml:space="preserve">operations were </w:t>
      </w:r>
      <w:r w:rsidR="009B6949">
        <w:t xml:space="preserve">performed in the NT </w:t>
      </w:r>
      <w:r w:rsidR="002317FF">
        <w:t>treatment</w:t>
      </w:r>
      <w:r w:rsidR="009B6949">
        <w:t xml:space="preserve">. </w:t>
      </w:r>
      <w:r w:rsidR="001A455C" w:rsidRPr="001A455C">
        <w:t xml:space="preserve">In both the </w:t>
      </w:r>
      <w:r w:rsidR="007A49E4">
        <w:t>NT</w:t>
      </w:r>
      <w:r w:rsidR="001A455C" w:rsidRPr="001A455C">
        <w:t xml:space="preserve"> and</w:t>
      </w:r>
      <w:r w:rsidR="00423AE6">
        <w:t xml:space="preserve"> surface tillage</w:t>
      </w:r>
      <w:r w:rsidR="001A455C" w:rsidRPr="001A455C">
        <w:t xml:space="preserve"> systems, </w:t>
      </w:r>
      <w:r w:rsidR="002317FF">
        <w:t xml:space="preserve">cash </w:t>
      </w:r>
      <w:r w:rsidR="001A455C" w:rsidRPr="001A455C">
        <w:t xml:space="preserve">crops were sown with a chisel coulter (Horsch </w:t>
      </w:r>
      <w:proofErr w:type="spellStart"/>
      <w:r w:rsidR="001A455C" w:rsidRPr="001A455C">
        <w:t>Airseeder</w:t>
      </w:r>
      <w:proofErr w:type="spellEnd"/>
      <w:r w:rsidR="001A455C" w:rsidRPr="001A455C">
        <w:t xml:space="preserve"> CO 3) with row spacings of 17.5 cm for </w:t>
      </w:r>
      <w:r w:rsidR="00D276E3">
        <w:t>all crops</w:t>
      </w:r>
      <w:r w:rsidR="009B6949">
        <w:t xml:space="preserve"> (compared to 12.5 cm for the </w:t>
      </w:r>
      <w:r w:rsidR="00423AE6">
        <w:t>inversion</w:t>
      </w:r>
      <w:r w:rsidR="009B6949">
        <w:t xml:space="preserve"> systems)</w:t>
      </w:r>
      <w:r w:rsidR="001A455C" w:rsidRPr="001A455C">
        <w:t xml:space="preserve">. Row spacings were different for the </w:t>
      </w:r>
      <w:r w:rsidR="00423AE6">
        <w:t>inversion</w:t>
      </w:r>
      <w:r w:rsidR="007A49E4">
        <w:t xml:space="preserve"> system </w:t>
      </w:r>
      <w:r w:rsidR="001A455C" w:rsidRPr="001A455C">
        <w:t xml:space="preserve">due to </w:t>
      </w:r>
      <w:r w:rsidR="001A1339">
        <w:t xml:space="preserve">differences in the </w:t>
      </w:r>
      <w:r w:rsidR="001A455C" w:rsidRPr="001A455C">
        <w:t xml:space="preserve">equipment representing typical production environments for each tillage system. </w:t>
      </w:r>
      <w:commentRangeStart w:id="43"/>
      <w:r w:rsidR="009B6949">
        <w:t>Seeding rates were 20% higher in NT systems to compensate for poor establishment.</w:t>
      </w:r>
      <w:commentRangeEnd w:id="43"/>
      <w:r w:rsidR="002317FF" w:rsidRPr="001A455C">
        <w:rPr>
          <w:rStyle w:val="CommentReference"/>
          <w:sz w:val="24"/>
          <w:szCs w:val="24"/>
          <w:lang w:val="en-US"/>
        </w:rPr>
        <w:commentReference w:id="43"/>
      </w:r>
    </w:p>
    <w:p w14:paraId="34082C05" w14:textId="40424BF0" w:rsidR="001A455C" w:rsidRPr="001A455C" w:rsidRDefault="001A455C" w:rsidP="001A455C">
      <w:pPr>
        <w:spacing w:line="360" w:lineRule="auto"/>
        <w:rPr>
          <w:b/>
          <w:bCs/>
          <w:lang w:val="en-US"/>
        </w:rPr>
      </w:pPr>
      <w:proofErr w:type="gramStart"/>
      <w:r w:rsidRPr="003C7F19">
        <w:rPr>
          <w:b/>
          <w:bCs/>
        </w:rPr>
        <w:t>2.1.</w:t>
      </w:r>
      <w:r w:rsidR="00C04813">
        <w:rPr>
          <w:b/>
          <w:bCs/>
        </w:rPr>
        <w:t>4</w:t>
      </w:r>
      <w:r w:rsidRPr="003C7F19">
        <w:rPr>
          <w:b/>
          <w:bCs/>
        </w:rPr>
        <w:t xml:space="preserve">  </w:t>
      </w:r>
      <w:r>
        <w:rPr>
          <w:b/>
          <w:bCs/>
          <w:lang w:val="en-US"/>
        </w:rPr>
        <w:t>Cover</w:t>
      </w:r>
      <w:proofErr w:type="gramEnd"/>
      <w:r>
        <w:rPr>
          <w:b/>
          <w:bCs/>
          <w:lang w:val="en-US"/>
        </w:rPr>
        <w:t xml:space="preserve"> crop treatments</w:t>
      </w:r>
    </w:p>
    <w:p w14:paraId="76D877A7" w14:textId="313CF376" w:rsid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w:t>
      </w:r>
      <w:r w:rsidR="009B6949">
        <w:rPr>
          <w:lang w:val="en-US"/>
        </w:rPr>
        <w:t>treatments</w:t>
      </w:r>
      <w:r w:rsidRPr="001A455C">
        <w:rPr>
          <w:lang w:val="en-US"/>
        </w:rPr>
        <w:t xml:space="preserve"> were randomly applied to </w:t>
      </w:r>
      <w:proofErr w:type="gramStart"/>
      <w:r w:rsidRPr="001A455C">
        <w:rPr>
          <w:lang w:val="en-US"/>
        </w:rPr>
        <w:t xml:space="preserve">the </w:t>
      </w:r>
      <w:r w:rsidR="007A49E4">
        <w:rPr>
          <w:lang w:val="en-US"/>
        </w:rPr>
        <w:t>micro</w:t>
      </w:r>
      <w:proofErr w:type="gramEnd"/>
      <w:r w:rsidR="007A49E4">
        <w:rPr>
          <w:lang w:val="en-US"/>
        </w:rPr>
        <w:t>-plot</w:t>
      </w:r>
      <w:r w:rsidRPr="001A455C">
        <w:rPr>
          <w:lang w:val="en-US"/>
        </w:rPr>
        <w:t xml:space="preserve">s (Table 1). The same </w:t>
      </w:r>
      <w:r w:rsidR="007A49E4">
        <w:rPr>
          <w:lang w:val="en-US"/>
        </w:rPr>
        <w:t>micro-plot</w:t>
      </w:r>
      <w:r w:rsidRPr="001A455C">
        <w:rPr>
          <w:lang w:val="en-US"/>
        </w:rPr>
        <w:t xml:space="preserve"> treatments were </w:t>
      </w:r>
      <w:r w:rsidR="00DE11A5">
        <w:rPr>
          <w:lang w:val="en-US"/>
        </w:rPr>
        <w:t xml:space="preserve">applied in </w:t>
      </w:r>
      <w:r w:rsidRPr="001A455C">
        <w:rPr>
          <w:lang w:val="en-US"/>
        </w:rPr>
        <w:t>2018</w:t>
      </w:r>
      <w:r w:rsidR="00DE11A5">
        <w:rPr>
          <w:lang w:val="en-US"/>
        </w:rPr>
        <w:t xml:space="preserve"> and</w:t>
      </w:r>
      <w:r w:rsidRPr="001A455C">
        <w:rPr>
          <w:lang w:val="en-US"/>
        </w:rPr>
        <w:t xml:space="preserve"> 2019 and were tracked until faba bean harvest in 2020. The sampling area for all measurements </w:t>
      </w:r>
      <w:proofErr w:type="gramStart"/>
      <w:r w:rsidRPr="001A455C">
        <w:rPr>
          <w:lang w:val="en-US"/>
        </w:rPr>
        <w:t>was located in</w:t>
      </w:r>
      <w:proofErr w:type="gramEnd"/>
      <w:r w:rsidRPr="001A455C">
        <w:rPr>
          <w:lang w:val="en-US"/>
        </w:rPr>
        <w:t xml:space="preserve"> the inner 1.5 m x 10 m area of the </w:t>
      </w:r>
      <w:r w:rsidR="007A49E4">
        <w:rPr>
          <w:lang w:val="en-US"/>
        </w:rPr>
        <w:t>micro-plot</w:t>
      </w:r>
      <w:r w:rsidRPr="001A455C">
        <w:rPr>
          <w:lang w:val="en-US"/>
        </w:rPr>
        <w:t xml:space="preserve">s. </w:t>
      </w:r>
    </w:p>
    <w:p w14:paraId="66EA47C5" w14:textId="77777777" w:rsidR="00A83EB3" w:rsidRPr="001A455C" w:rsidRDefault="00A83EB3" w:rsidP="001A455C">
      <w:pPr>
        <w:spacing w:line="360" w:lineRule="auto"/>
        <w:rPr>
          <w:lang w:val="en-US"/>
        </w:rPr>
      </w:pPr>
    </w:p>
    <w:p w14:paraId="697347A3" w14:textId="4A14BD5D" w:rsidR="001A455C" w:rsidRPr="007A00AB" w:rsidRDefault="001A455C" w:rsidP="001A455C">
      <w:pPr>
        <w:spacing w:line="360" w:lineRule="auto"/>
        <w:rPr>
          <w:i/>
          <w:iCs/>
          <w:lang w:val="en-US"/>
        </w:rPr>
      </w:pPr>
      <w:r w:rsidRPr="007A00AB">
        <w:rPr>
          <w:i/>
          <w:iCs/>
          <w:lang w:val="en-US"/>
        </w:rPr>
        <w:lastRenderedPageBreak/>
        <w:t>Table 1. Summary of the five cover crop systems</w:t>
      </w:r>
      <w:r w:rsidR="00CF6D65" w:rsidRPr="007A00AB">
        <w:rPr>
          <w:i/>
          <w:iCs/>
          <w:lang w:val="en-US"/>
        </w:rPr>
        <w:t xml:space="preserve"> including an early-season planted mixture (</w:t>
      </w:r>
      <w:proofErr w:type="spellStart"/>
      <w:r w:rsidR="00CF6D65" w:rsidRPr="007A00AB">
        <w:rPr>
          <w:i/>
          <w:iCs/>
          <w:lang w:val="en-US"/>
        </w:rPr>
        <w:t>MixE</w:t>
      </w:r>
      <w:proofErr w:type="spellEnd"/>
      <w:r w:rsidR="00CF6D65" w:rsidRPr="007A00AB">
        <w:rPr>
          <w:i/>
          <w:iCs/>
          <w:lang w:val="en-US"/>
        </w:rPr>
        <w:t xml:space="preserve">), </w:t>
      </w:r>
      <w:r w:rsidR="00423AE6" w:rsidRPr="007A00AB">
        <w:rPr>
          <w:i/>
          <w:iCs/>
          <w:lang w:val="en-US"/>
        </w:rPr>
        <w:t>a mixture (</w:t>
      </w:r>
      <w:proofErr w:type="spellStart"/>
      <w:r w:rsidR="00423AE6" w:rsidRPr="007A00AB">
        <w:rPr>
          <w:i/>
          <w:iCs/>
          <w:lang w:val="en-US"/>
        </w:rPr>
        <w:t>MixM</w:t>
      </w:r>
      <w:proofErr w:type="spellEnd"/>
      <w:r w:rsidR="00423AE6" w:rsidRPr="007A00AB">
        <w:rPr>
          <w:i/>
          <w:iCs/>
          <w:lang w:val="en-US"/>
        </w:rPr>
        <w:t>) and forage radish (</w:t>
      </w:r>
      <w:proofErr w:type="spellStart"/>
      <w:r w:rsidR="00423AE6" w:rsidRPr="007A00AB">
        <w:rPr>
          <w:i/>
          <w:iCs/>
          <w:lang w:val="en-US"/>
        </w:rPr>
        <w:t>RadM</w:t>
      </w:r>
      <w:proofErr w:type="spellEnd"/>
      <w:r w:rsidR="00423AE6" w:rsidRPr="007A00AB">
        <w:rPr>
          <w:i/>
          <w:iCs/>
          <w:lang w:val="en-US"/>
        </w:rPr>
        <w:t>)</w:t>
      </w:r>
      <w:r w:rsidR="007A00AB">
        <w:rPr>
          <w:i/>
          <w:iCs/>
          <w:lang w:val="en-US"/>
        </w:rPr>
        <w:t xml:space="preserve"> planted </w:t>
      </w:r>
      <w:r w:rsidR="007A00AB" w:rsidRPr="007A00AB">
        <w:rPr>
          <w:i/>
          <w:iCs/>
          <w:lang w:val="en-US"/>
        </w:rPr>
        <w:t>mid-season</w:t>
      </w:r>
      <w:r w:rsidR="00423AE6" w:rsidRPr="007A00AB">
        <w:rPr>
          <w:i/>
          <w:iCs/>
          <w:lang w:val="en-US"/>
        </w:rPr>
        <w:t xml:space="preserve">, forage radish </w:t>
      </w:r>
      <w:r w:rsidR="007A00AB">
        <w:rPr>
          <w:i/>
          <w:iCs/>
          <w:lang w:val="en-US"/>
        </w:rPr>
        <w:t>planted late season (</w:t>
      </w:r>
      <w:proofErr w:type="spellStart"/>
      <w:r w:rsidR="007A00AB">
        <w:rPr>
          <w:i/>
          <w:iCs/>
          <w:lang w:val="en-US"/>
        </w:rPr>
        <w:t>RadL</w:t>
      </w:r>
      <w:proofErr w:type="spellEnd"/>
      <w:r w:rsidR="007A00AB">
        <w:rPr>
          <w:i/>
          <w:iCs/>
          <w:lang w:val="en-US"/>
        </w:rPr>
        <w:t>)</w:t>
      </w:r>
      <w:r w:rsidR="00423AE6" w:rsidRPr="007A00AB">
        <w:rPr>
          <w:i/>
          <w:iCs/>
          <w:lang w:val="en-US"/>
        </w:rPr>
        <w:t>, and a no-cover control (</w:t>
      </w:r>
      <w:proofErr w:type="spellStart"/>
      <w:r w:rsidR="00423AE6" w:rsidRPr="007A00AB">
        <w:rPr>
          <w:i/>
          <w:iCs/>
          <w:lang w:val="en-US"/>
        </w:rPr>
        <w:t>NoCC</w:t>
      </w:r>
      <w:proofErr w:type="spellEnd"/>
      <w:r w:rsidR="00423AE6" w:rsidRPr="007A00AB">
        <w:rPr>
          <w:i/>
          <w:iCs/>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5"/>
        <w:gridCol w:w="1984"/>
        <w:gridCol w:w="1843"/>
      </w:tblGrid>
      <w:tr w:rsidR="00A83EB3" w:rsidRPr="001A455C" w14:paraId="4CC3D440" w14:textId="77777777" w:rsidTr="002505D4">
        <w:trPr>
          <w:cantSplit/>
        </w:trPr>
        <w:tc>
          <w:tcPr>
            <w:tcW w:w="1555" w:type="dxa"/>
            <w:tcBorders>
              <w:top w:val="single" w:sz="4" w:space="0" w:color="auto"/>
              <w:bottom w:val="single" w:sz="4" w:space="0" w:color="auto"/>
            </w:tcBorders>
            <w:vAlign w:val="center"/>
          </w:tcPr>
          <w:p w14:paraId="06902FBB" w14:textId="4DAEA5A7" w:rsidR="00A83EB3" w:rsidRPr="000043B8" w:rsidRDefault="00A83EB3" w:rsidP="00A83EB3">
            <w:pPr>
              <w:jc w:val="center"/>
              <w:rPr>
                <w:b/>
                <w:bCs/>
                <w:lang w:val="en-US"/>
              </w:rPr>
            </w:pPr>
            <w:r w:rsidRPr="000043B8">
              <w:rPr>
                <w:b/>
                <w:bCs/>
                <w:lang w:val="en-US"/>
              </w:rPr>
              <w:t xml:space="preserve">Cover crop </w:t>
            </w:r>
            <w:r w:rsidR="009B6949">
              <w:rPr>
                <w:b/>
                <w:bCs/>
                <w:lang w:val="en-US"/>
              </w:rPr>
              <w:t>treatment</w:t>
            </w:r>
            <w:r w:rsidRPr="000043B8">
              <w:rPr>
                <w:b/>
                <w:bCs/>
                <w:lang w:val="en-US"/>
              </w:rPr>
              <w:t xml:space="preserve"> </w:t>
            </w:r>
            <w:r>
              <w:rPr>
                <w:b/>
                <w:bCs/>
                <w:lang w:val="en-US"/>
              </w:rPr>
              <w:t>abbreviation</w:t>
            </w:r>
          </w:p>
        </w:tc>
        <w:tc>
          <w:tcPr>
            <w:tcW w:w="3265" w:type="dxa"/>
            <w:tcBorders>
              <w:top w:val="single" w:sz="4" w:space="0" w:color="auto"/>
              <w:bottom w:val="single" w:sz="4" w:space="0" w:color="auto"/>
            </w:tcBorders>
            <w:vAlign w:val="center"/>
          </w:tcPr>
          <w:p w14:paraId="2260D2B2" w14:textId="36586688" w:rsidR="00A83EB3" w:rsidRPr="000043B8" w:rsidRDefault="00A83EB3" w:rsidP="00A83EB3">
            <w:pPr>
              <w:jc w:val="center"/>
              <w:rPr>
                <w:b/>
                <w:bCs/>
                <w:lang w:val="en-US"/>
              </w:rPr>
            </w:pPr>
            <w:r w:rsidRPr="000043B8">
              <w:rPr>
                <w:b/>
                <w:bCs/>
                <w:lang w:val="en-US"/>
              </w:rPr>
              <w:t>Seeding method and timing</w:t>
            </w:r>
          </w:p>
        </w:tc>
        <w:tc>
          <w:tcPr>
            <w:tcW w:w="1984" w:type="dxa"/>
            <w:tcBorders>
              <w:top w:val="single" w:sz="4" w:space="0" w:color="auto"/>
              <w:bottom w:val="single" w:sz="4" w:space="0" w:color="auto"/>
            </w:tcBorders>
            <w:vAlign w:val="center"/>
          </w:tcPr>
          <w:p w14:paraId="6483C18B" w14:textId="33CEDF7F" w:rsidR="00A83EB3" w:rsidRPr="000043B8" w:rsidRDefault="00A83EB3" w:rsidP="00A83EB3">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A83EB3" w:rsidRPr="000043B8" w:rsidRDefault="00A83EB3" w:rsidP="00A83EB3">
            <w:pPr>
              <w:jc w:val="center"/>
              <w:rPr>
                <w:b/>
                <w:bCs/>
                <w:lang w:val="en-US"/>
              </w:rPr>
            </w:pPr>
            <w:r w:rsidRPr="000043B8">
              <w:rPr>
                <w:b/>
                <w:bCs/>
                <w:lang w:val="en-US"/>
              </w:rPr>
              <w:t>Seeding rate</w:t>
            </w:r>
          </w:p>
        </w:tc>
      </w:tr>
      <w:tr w:rsidR="00A83EB3" w:rsidRPr="001A455C" w14:paraId="5449C1C6" w14:textId="77777777" w:rsidTr="002505D4">
        <w:trPr>
          <w:cantSplit/>
        </w:trPr>
        <w:tc>
          <w:tcPr>
            <w:tcW w:w="1555" w:type="dxa"/>
            <w:tcBorders>
              <w:top w:val="single" w:sz="4" w:space="0" w:color="auto"/>
              <w:bottom w:val="single" w:sz="4" w:space="0" w:color="auto"/>
            </w:tcBorders>
            <w:vAlign w:val="center"/>
          </w:tcPr>
          <w:p w14:paraId="0FB272EB" w14:textId="77777777" w:rsidR="00A83EB3" w:rsidRPr="001A455C" w:rsidRDefault="00A83EB3" w:rsidP="00A83EB3">
            <w:pPr>
              <w:jc w:val="center"/>
              <w:rPr>
                <w:lang w:val="en-US"/>
              </w:rPr>
            </w:pPr>
            <w:proofErr w:type="spellStart"/>
            <w:r w:rsidRPr="001A455C">
              <w:rPr>
                <w:lang w:val="en-US"/>
              </w:rPr>
              <w:t>MixE</w:t>
            </w:r>
            <w:proofErr w:type="spellEnd"/>
          </w:p>
        </w:tc>
        <w:tc>
          <w:tcPr>
            <w:tcW w:w="3265" w:type="dxa"/>
            <w:tcBorders>
              <w:top w:val="single" w:sz="4" w:space="0" w:color="auto"/>
              <w:bottom w:val="single" w:sz="4" w:space="0" w:color="auto"/>
            </w:tcBorders>
            <w:vAlign w:val="center"/>
          </w:tcPr>
          <w:p w14:paraId="7A5DF9D6" w14:textId="6875B07A" w:rsidR="00A83EB3" w:rsidRPr="001A455C" w:rsidRDefault="00423AE6" w:rsidP="00A83EB3">
            <w:pPr>
              <w:jc w:val="center"/>
              <w:rPr>
                <w:lang w:val="en-US"/>
              </w:rPr>
            </w:pPr>
            <w:r>
              <w:rPr>
                <w:lang w:val="en-US"/>
              </w:rPr>
              <w:t xml:space="preserve">(Early-season) </w:t>
            </w:r>
            <w:r w:rsidR="00A83EB3" w:rsidRPr="001A455C">
              <w:rPr>
                <w:lang w:val="en-US"/>
              </w:rPr>
              <w:t xml:space="preserve">Sown 1 cm deep in between cash crop rows </w:t>
            </w:r>
            <w:r w:rsidR="00A83EB3">
              <w:rPr>
                <w:lang w:val="en-US"/>
              </w:rPr>
              <w:t>(</w:t>
            </w:r>
            <w:commentRangeStart w:id="44"/>
            <w:r w:rsidR="00A83EB3" w:rsidRPr="001A455C">
              <w:rPr>
                <w:lang w:val="en-US"/>
              </w:rPr>
              <w:t>12.5 cm</w:t>
            </w:r>
            <w:r w:rsidR="00A83EB3">
              <w:rPr>
                <w:lang w:val="en-US"/>
              </w:rPr>
              <w:t xml:space="preserve"> or 17.5 cm, see section 2.1.2</w:t>
            </w:r>
            <w:commentRangeEnd w:id="44"/>
            <w:r w:rsidR="002505D4">
              <w:rPr>
                <w:rStyle w:val="CommentReference"/>
                <w:sz w:val="24"/>
                <w:szCs w:val="24"/>
                <w:lang w:val="en-US"/>
              </w:rPr>
              <w:commentReference w:id="44"/>
            </w:r>
            <w:r w:rsidR="00A83EB3">
              <w:rPr>
                <w:lang w:val="en-US"/>
              </w:rPr>
              <w:t>)</w:t>
            </w:r>
            <w:r w:rsidR="00A83EB3" w:rsidRPr="001A455C">
              <w:rPr>
                <w:lang w:val="en-US"/>
              </w:rPr>
              <w:t xml:space="preserve"> shortly after cash crop planting</w:t>
            </w:r>
          </w:p>
        </w:tc>
        <w:tc>
          <w:tcPr>
            <w:tcW w:w="1984" w:type="dxa"/>
            <w:vMerge w:val="restart"/>
            <w:tcBorders>
              <w:top w:val="single" w:sz="4" w:space="0" w:color="auto"/>
            </w:tcBorders>
            <w:vAlign w:val="center"/>
          </w:tcPr>
          <w:p w14:paraId="4BEF68C7" w14:textId="777FBC0B" w:rsidR="00A83EB3" w:rsidRPr="001A455C" w:rsidRDefault="00A83EB3" w:rsidP="00A83EB3">
            <w:pPr>
              <w:jc w:val="center"/>
              <w:rPr>
                <w:lang w:val="en-US"/>
              </w:rPr>
            </w:pPr>
            <w:r w:rsidRPr="001A455C">
              <w:rPr>
                <w:lang w:val="en-US"/>
              </w:rPr>
              <w:t xml:space="preserve">Perennial ryegrass </w:t>
            </w:r>
            <w:r w:rsidRPr="001A455C">
              <w:rPr>
                <w:i/>
                <w:iCs/>
                <w:lang w:val="en-US"/>
              </w:rPr>
              <w:t xml:space="preserve">(grass; Lolium </w:t>
            </w:r>
            <w:proofErr w:type="spellStart"/>
            <w:r w:rsidRPr="001A455C">
              <w:rPr>
                <w:i/>
                <w:iCs/>
                <w:lang w:val="en-US"/>
              </w:rPr>
              <w:t>perenne</w:t>
            </w:r>
            <w:proofErr w:type="spellEnd"/>
            <w:r w:rsidRPr="001A455C">
              <w:rPr>
                <w:i/>
                <w:iCs/>
                <w:lang w:val="en-US"/>
              </w:rPr>
              <w:t>)</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A83EB3" w:rsidRPr="001A455C" w:rsidRDefault="00A83EB3" w:rsidP="00A83EB3">
            <w:pPr>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Pr="001A455C">
              <w:rPr>
                <w:lang w:val="en-US"/>
              </w:rPr>
              <w:t xml:space="preserve"> clover</w:t>
            </w:r>
          </w:p>
        </w:tc>
      </w:tr>
      <w:tr w:rsidR="00A83EB3" w:rsidRPr="001A455C" w14:paraId="3620DF11" w14:textId="77777777" w:rsidTr="002505D4">
        <w:trPr>
          <w:cantSplit/>
        </w:trPr>
        <w:tc>
          <w:tcPr>
            <w:tcW w:w="1555" w:type="dxa"/>
            <w:tcBorders>
              <w:top w:val="single" w:sz="4" w:space="0" w:color="auto"/>
              <w:bottom w:val="single" w:sz="4" w:space="0" w:color="auto"/>
            </w:tcBorders>
            <w:vAlign w:val="center"/>
          </w:tcPr>
          <w:p w14:paraId="2C9BAB03" w14:textId="77777777" w:rsidR="00A83EB3" w:rsidRPr="001A455C" w:rsidRDefault="00A83EB3" w:rsidP="00A83EB3">
            <w:pPr>
              <w:jc w:val="center"/>
              <w:rPr>
                <w:lang w:val="en-US"/>
              </w:rPr>
            </w:pPr>
            <w:proofErr w:type="spellStart"/>
            <w:r w:rsidRPr="001A455C">
              <w:rPr>
                <w:lang w:val="en-US"/>
              </w:rPr>
              <w:t>MixM</w:t>
            </w:r>
            <w:proofErr w:type="spellEnd"/>
          </w:p>
        </w:tc>
        <w:tc>
          <w:tcPr>
            <w:tcW w:w="3265" w:type="dxa"/>
            <w:tcBorders>
              <w:top w:val="single" w:sz="4" w:space="0" w:color="auto"/>
              <w:bottom w:val="single" w:sz="4" w:space="0" w:color="auto"/>
            </w:tcBorders>
            <w:vAlign w:val="center"/>
          </w:tcPr>
          <w:p w14:paraId="68856EB5" w14:textId="1C56325A" w:rsidR="00A83EB3" w:rsidRPr="001A455C" w:rsidRDefault="00423AE6" w:rsidP="00A83EB3">
            <w:pPr>
              <w:jc w:val="center"/>
              <w:rPr>
                <w:lang w:val="en-US"/>
              </w:rPr>
            </w:pPr>
            <w:r>
              <w:rPr>
                <w:lang w:val="en-US"/>
              </w:rPr>
              <w:t xml:space="preserve">(Mid-season) </w:t>
            </w:r>
            <w:r w:rsidR="00A83EB3" w:rsidRPr="001A455C">
              <w:rPr>
                <w:lang w:val="en-US"/>
              </w:rPr>
              <w:t xml:space="preserve">Broadcast into standing </w:t>
            </w:r>
            <w:proofErr w:type="gramStart"/>
            <w:r w:rsidR="00A83EB3" w:rsidRPr="001A455C">
              <w:rPr>
                <w:lang w:val="en-US"/>
              </w:rPr>
              <w:t>crop</w:t>
            </w:r>
            <w:proofErr w:type="gramEnd"/>
            <w:r w:rsidR="00A83EB3" w:rsidRPr="001A455C">
              <w:rPr>
                <w:lang w:val="en-US"/>
              </w:rPr>
              <w:t xml:space="preserve"> approximately 14 days before expected cash crop harvest</w:t>
            </w:r>
          </w:p>
        </w:tc>
        <w:tc>
          <w:tcPr>
            <w:tcW w:w="1984" w:type="dxa"/>
            <w:vMerge/>
            <w:tcBorders>
              <w:bottom w:val="single" w:sz="4" w:space="0" w:color="auto"/>
            </w:tcBorders>
            <w:vAlign w:val="center"/>
          </w:tcPr>
          <w:p w14:paraId="6AFC6303" w14:textId="02469316" w:rsidR="00A83EB3" w:rsidRPr="001A455C" w:rsidRDefault="00A83EB3" w:rsidP="00A83EB3">
            <w:pPr>
              <w:jc w:val="center"/>
              <w:rPr>
                <w:lang w:val="en-US"/>
              </w:rPr>
            </w:pPr>
          </w:p>
        </w:tc>
        <w:tc>
          <w:tcPr>
            <w:tcW w:w="1843" w:type="dxa"/>
            <w:vMerge/>
            <w:tcBorders>
              <w:bottom w:val="single" w:sz="4" w:space="0" w:color="auto"/>
            </w:tcBorders>
            <w:vAlign w:val="center"/>
          </w:tcPr>
          <w:p w14:paraId="6F6F4A85" w14:textId="77777777" w:rsidR="00A83EB3" w:rsidRPr="001A455C" w:rsidRDefault="00A83EB3" w:rsidP="00A83EB3">
            <w:pPr>
              <w:jc w:val="center"/>
              <w:rPr>
                <w:lang w:val="en-US"/>
              </w:rPr>
            </w:pPr>
          </w:p>
        </w:tc>
      </w:tr>
      <w:tr w:rsidR="00A83EB3" w:rsidRPr="001A455C" w14:paraId="79E5A638" w14:textId="77777777" w:rsidTr="002505D4">
        <w:trPr>
          <w:cantSplit/>
        </w:trPr>
        <w:tc>
          <w:tcPr>
            <w:tcW w:w="1555" w:type="dxa"/>
            <w:tcBorders>
              <w:top w:val="single" w:sz="4" w:space="0" w:color="auto"/>
              <w:bottom w:val="single" w:sz="4" w:space="0" w:color="auto"/>
            </w:tcBorders>
            <w:vAlign w:val="center"/>
          </w:tcPr>
          <w:p w14:paraId="261A5ADB" w14:textId="77777777" w:rsidR="00A83EB3" w:rsidRPr="001A455C" w:rsidRDefault="00A83EB3" w:rsidP="00A83EB3">
            <w:pPr>
              <w:jc w:val="center"/>
              <w:rPr>
                <w:lang w:val="en-US"/>
              </w:rPr>
            </w:pPr>
            <w:proofErr w:type="spellStart"/>
            <w:r w:rsidRPr="001A455C">
              <w:rPr>
                <w:lang w:val="en-US"/>
              </w:rPr>
              <w:t>RadM</w:t>
            </w:r>
            <w:proofErr w:type="spellEnd"/>
          </w:p>
        </w:tc>
        <w:tc>
          <w:tcPr>
            <w:tcW w:w="3265" w:type="dxa"/>
            <w:tcBorders>
              <w:top w:val="single" w:sz="4" w:space="0" w:color="auto"/>
              <w:bottom w:val="single" w:sz="4" w:space="0" w:color="auto"/>
            </w:tcBorders>
            <w:vAlign w:val="center"/>
          </w:tcPr>
          <w:p w14:paraId="11023012" w14:textId="2BD7BCFB" w:rsidR="00A83EB3" w:rsidRPr="001A455C" w:rsidRDefault="00423AE6" w:rsidP="00A83EB3">
            <w:pPr>
              <w:jc w:val="center"/>
              <w:rPr>
                <w:lang w:val="en-US"/>
              </w:rPr>
            </w:pPr>
            <w:r>
              <w:rPr>
                <w:lang w:val="en-US"/>
              </w:rPr>
              <w:t xml:space="preserve">(Mid-season) </w:t>
            </w:r>
            <w:r w:rsidR="00A83EB3" w:rsidRPr="001A455C">
              <w:rPr>
                <w:lang w:val="en-US"/>
              </w:rPr>
              <w:t xml:space="preserve">Broadcast into standing </w:t>
            </w:r>
            <w:proofErr w:type="gramStart"/>
            <w:r w:rsidR="00A83EB3" w:rsidRPr="001A455C">
              <w:rPr>
                <w:lang w:val="en-US"/>
              </w:rPr>
              <w:t>crop</w:t>
            </w:r>
            <w:proofErr w:type="gramEnd"/>
            <w:r w:rsidR="00A83EB3" w:rsidRPr="001A455C">
              <w:rPr>
                <w:lang w:val="en-US"/>
              </w:rPr>
              <w:t xml:space="preserve"> approx. 14 days before expected crop harvest</w:t>
            </w:r>
          </w:p>
        </w:tc>
        <w:tc>
          <w:tcPr>
            <w:tcW w:w="1984" w:type="dxa"/>
            <w:vMerge w:val="restart"/>
            <w:tcBorders>
              <w:top w:val="single" w:sz="4" w:space="0" w:color="auto"/>
            </w:tcBorders>
            <w:vAlign w:val="center"/>
          </w:tcPr>
          <w:p w14:paraId="5C1C4891" w14:textId="61F50D0A" w:rsidR="00A83EB3" w:rsidRPr="001A455C" w:rsidRDefault="00A83EB3" w:rsidP="00A83EB3">
            <w:pPr>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A83EB3" w:rsidRPr="001A455C" w:rsidRDefault="00A83EB3" w:rsidP="00A83EB3">
            <w:pPr>
              <w:jc w:val="center"/>
              <w:rPr>
                <w:lang w:val="en-US"/>
              </w:rPr>
            </w:pPr>
            <w:r w:rsidRPr="001A455C">
              <w:rPr>
                <w:lang w:val="en-US"/>
              </w:rPr>
              <w:t>14 kg ha</w:t>
            </w:r>
            <w:r w:rsidRPr="001A455C">
              <w:rPr>
                <w:vertAlign w:val="superscript"/>
                <w:lang w:val="en-US"/>
              </w:rPr>
              <w:t>-1</w:t>
            </w:r>
          </w:p>
        </w:tc>
      </w:tr>
      <w:tr w:rsidR="00A83EB3" w:rsidRPr="001A455C" w14:paraId="19D6BFDF" w14:textId="77777777" w:rsidTr="002505D4">
        <w:trPr>
          <w:cantSplit/>
        </w:trPr>
        <w:tc>
          <w:tcPr>
            <w:tcW w:w="1555" w:type="dxa"/>
            <w:tcBorders>
              <w:top w:val="single" w:sz="4" w:space="0" w:color="auto"/>
              <w:bottom w:val="single" w:sz="4" w:space="0" w:color="auto"/>
            </w:tcBorders>
            <w:vAlign w:val="center"/>
          </w:tcPr>
          <w:p w14:paraId="7A26B863" w14:textId="77777777" w:rsidR="00A83EB3" w:rsidRPr="001A455C" w:rsidRDefault="00A83EB3" w:rsidP="00A83EB3">
            <w:pPr>
              <w:jc w:val="center"/>
              <w:rPr>
                <w:lang w:val="en-US"/>
              </w:rPr>
            </w:pPr>
            <w:proofErr w:type="spellStart"/>
            <w:r w:rsidRPr="001A455C">
              <w:rPr>
                <w:lang w:val="en-US"/>
              </w:rPr>
              <w:t>RadL</w:t>
            </w:r>
            <w:proofErr w:type="spellEnd"/>
          </w:p>
        </w:tc>
        <w:tc>
          <w:tcPr>
            <w:tcW w:w="3265" w:type="dxa"/>
            <w:tcBorders>
              <w:top w:val="single" w:sz="4" w:space="0" w:color="auto"/>
              <w:bottom w:val="single" w:sz="4" w:space="0" w:color="auto"/>
            </w:tcBorders>
            <w:vAlign w:val="center"/>
          </w:tcPr>
          <w:p w14:paraId="0404C5B2" w14:textId="6BE3D3F4" w:rsidR="00A83EB3" w:rsidRPr="001A455C" w:rsidRDefault="00423AE6" w:rsidP="00A83EB3">
            <w:pPr>
              <w:jc w:val="center"/>
              <w:rPr>
                <w:lang w:val="en-US"/>
              </w:rPr>
            </w:pPr>
            <w:r>
              <w:rPr>
                <w:lang w:val="en-US"/>
              </w:rPr>
              <w:t xml:space="preserve">(Late season) </w:t>
            </w:r>
            <w:r w:rsidR="00A83EB3" w:rsidRPr="001A455C">
              <w:rPr>
                <w:lang w:val="en-US"/>
              </w:rPr>
              <w:t>Broadcast into the crop stubble post crop harvest</w:t>
            </w:r>
          </w:p>
        </w:tc>
        <w:tc>
          <w:tcPr>
            <w:tcW w:w="1984" w:type="dxa"/>
            <w:vMerge/>
            <w:tcBorders>
              <w:bottom w:val="single" w:sz="4" w:space="0" w:color="auto"/>
            </w:tcBorders>
            <w:vAlign w:val="center"/>
          </w:tcPr>
          <w:p w14:paraId="3A7CAC85" w14:textId="1BFAEA8C" w:rsidR="00A83EB3" w:rsidRPr="001A455C" w:rsidRDefault="00A83EB3" w:rsidP="00A83EB3">
            <w:pPr>
              <w:jc w:val="center"/>
              <w:rPr>
                <w:lang w:val="en-US"/>
              </w:rPr>
            </w:pPr>
          </w:p>
        </w:tc>
        <w:tc>
          <w:tcPr>
            <w:tcW w:w="1843" w:type="dxa"/>
            <w:vMerge/>
            <w:tcBorders>
              <w:bottom w:val="single" w:sz="4" w:space="0" w:color="auto"/>
            </w:tcBorders>
            <w:vAlign w:val="center"/>
          </w:tcPr>
          <w:p w14:paraId="5BF33C36" w14:textId="77777777" w:rsidR="00A83EB3" w:rsidRPr="001A455C" w:rsidRDefault="00A83EB3" w:rsidP="00A83EB3">
            <w:pPr>
              <w:jc w:val="center"/>
              <w:rPr>
                <w:lang w:val="en-US"/>
              </w:rPr>
            </w:pPr>
          </w:p>
        </w:tc>
      </w:tr>
      <w:tr w:rsidR="00A83EB3" w:rsidRPr="001A455C" w14:paraId="5E6F82D6" w14:textId="77777777" w:rsidTr="002505D4">
        <w:trPr>
          <w:cantSplit/>
        </w:trPr>
        <w:tc>
          <w:tcPr>
            <w:tcW w:w="1555" w:type="dxa"/>
            <w:tcBorders>
              <w:top w:val="single" w:sz="4" w:space="0" w:color="auto"/>
              <w:bottom w:val="single" w:sz="4" w:space="0" w:color="auto"/>
            </w:tcBorders>
            <w:vAlign w:val="center"/>
          </w:tcPr>
          <w:p w14:paraId="5E8B9AE3" w14:textId="77777777" w:rsidR="00A83EB3" w:rsidRPr="001A455C" w:rsidRDefault="00A83EB3" w:rsidP="00A83EB3">
            <w:pPr>
              <w:jc w:val="center"/>
              <w:rPr>
                <w:lang w:val="en-US"/>
              </w:rPr>
            </w:pPr>
            <w:proofErr w:type="spellStart"/>
            <w:r w:rsidRPr="001A455C">
              <w:rPr>
                <w:lang w:val="en-US"/>
              </w:rPr>
              <w:t>NoCC</w:t>
            </w:r>
            <w:proofErr w:type="spellEnd"/>
          </w:p>
        </w:tc>
        <w:tc>
          <w:tcPr>
            <w:tcW w:w="3265" w:type="dxa"/>
            <w:tcBorders>
              <w:top w:val="single" w:sz="4" w:space="0" w:color="auto"/>
              <w:bottom w:val="single" w:sz="4" w:space="0" w:color="auto"/>
            </w:tcBorders>
            <w:vAlign w:val="center"/>
          </w:tcPr>
          <w:p w14:paraId="7640613C" w14:textId="72E2EFFB" w:rsidR="00A83EB3" w:rsidRPr="001A455C" w:rsidRDefault="00A83EB3" w:rsidP="00A83EB3">
            <w:pPr>
              <w:jc w:val="center"/>
              <w:rPr>
                <w:lang w:val="en-US"/>
              </w:rPr>
            </w:pPr>
            <w:r w:rsidRPr="001A455C">
              <w:rPr>
                <w:lang w:val="en-US"/>
              </w:rPr>
              <w:t>-</w:t>
            </w:r>
          </w:p>
        </w:tc>
        <w:tc>
          <w:tcPr>
            <w:tcW w:w="1984" w:type="dxa"/>
            <w:tcBorders>
              <w:top w:val="single" w:sz="4" w:space="0" w:color="auto"/>
              <w:bottom w:val="single" w:sz="4" w:space="0" w:color="auto"/>
            </w:tcBorders>
            <w:vAlign w:val="center"/>
          </w:tcPr>
          <w:p w14:paraId="2CC1DE3E" w14:textId="4620E00E" w:rsidR="00A83EB3" w:rsidRPr="001A455C" w:rsidRDefault="00A83EB3" w:rsidP="00A83EB3">
            <w:pPr>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A83EB3" w:rsidRPr="001A455C" w:rsidRDefault="00A83EB3" w:rsidP="00A83EB3">
            <w:pPr>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FB33794" w:rsidR="001A455C" w:rsidRPr="001A455C" w:rsidRDefault="001A455C" w:rsidP="001A455C">
      <w:pPr>
        <w:spacing w:line="360" w:lineRule="auto"/>
        <w:rPr>
          <w:b/>
          <w:bCs/>
          <w:lang w:val="en-US"/>
        </w:rPr>
      </w:pPr>
      <w:proofErr w:type="gramStart"/>
      <w:r w:rsidRPr="003C7F19">
        <w:rPr>
          <w:b/>
          <w:bCs/>
        </w:rPr>
        <w:t>2.1.</w:t>
      </w:r>
      <w:r w:rsidR="00C04813">
        <w:rPr>
          <w:b/>
          <w:bCs/>
        </w:rPr>
        <w:t>5</w:t>
      </w:r>
      <w:r w:rsidRPr="003C7F19">
        <w:rPr>
          <w:b/>
          <w:bCs/>
        </w:rPr>
        <w:t xml:space="preserve">  </w:t>
      </w:r>
      <w:r w:rsidR="007A00AB">
        <w:rPr>
          <w:b/>
          <w:bCs/>
        </w:rPr>
        <w:t>H</w:t>
      </w:r>
      <w:proofErr w:type="spellStart"/>
      <w:r>
        <w:rPr>
          <w:b/>
          <w:bCs/>
          <w:lang w:val="en-US"/>
        </w:rPr>
        <w:t>erbicides</w:t>
      </w:r>
      <w:proofErr w:type="spellEnd"/>
      <w:proofErr w:type="gramEnd"/>
    </w:p>
    <w:p w14:paraId="041B093F" w14:textId="132BE72E" w:rsidR="009C1E41" w:rsidRDefault="001A455C" w:rsidP="009C1E41">
      <w:pPr>
        <w:spacing w:line="360" w:lineRule="auto"/>
      </w:pPr>
      <w:r w:rsidRPr="001A455C">
        <w:t xml:space="preserve">Herbicide treatments reflected best practices </w:t>
      </w:r>
      <w:r w:rsidR="00AC0E09">
        <w:t xml:space="preserve">using early spring visual surveys and a Danish online tool </w:t>
      </w:r>
      <w:r w:rsidR="00F41E5B">
        <w:fldChar w:fldCharType="begin"/>
      </w:r>
      <w:r w:rsidR="00F41E5B">
        <w:instrText xml:space="preserve"> ADDIN ZOTERO_ITEM CSL_CITATION {"citationID":"XeM3uzoW","properties":{"formattedCitation":"(S\\uc0\\u248{}nderskov et al., 2016)","plainCitation":"(Sønderskov et al., 2016)","noteIndex":0},"citationItems":[{"id":2417,"uris":["http://zotero.org/users/3599437/items/NQHXK3SG"],"itemData":{"id":2417,"type":"chapter","abstract":"Crop Protection Online—Weeds (CPO-Weeds) is a decision support system for weed control developed in Denmark and later adjusted to conditions in several other countries. In Denmark, the DSS includes all major crops and available herbicides. The background for developing CPO-Weeds was a political motivation for reducing pesticide use and the concept of factor-adjusted doses. It was never the intention to build a sophisticated scientific model, but rather to design a simple user-friendly system. It is a knowledge-driven DSS, which offers herbicide dose suggestions based on a large database of the existing knowledge of herbicides and herbicide efficacies. The required weed control level in CPO-Weeds is based on expert evaluations, a herbicides dose-response model and an additive dose model to calculate possible mixtures of herbicides targeted a specific weed population. The herbicide dose model is a two parameter dose-response model, which is modified to include the effects of temperature, weed growth stage and influence of drought. The development has been driven by an ambition of offering a robust system with relatively low amounts of input variables and limited need for experimental parameter generation. CPO-Weeds offers overview and guidance for field specific spraying solutions, and the system has proved able to recommend herbicide doses with considerable reductions compared to label rates. Furthermore, CPO-Weeds offers a variety of tools that summarises knowledge of herbicides for a wide range of questions asked by practical weed managers, e.g. efficacy profiles of each herbicide, efficacy of users own herbicide mixtures, weed identification key and guidance for spraying strategy. The experiences have shown that even though CPO-Weeds are considered robust and trustworthy by both farmers and advisors there is a relatively low number of farmers subscribing to the system. A survey revealed that the DSS falls in between the strategies of many farmers; either the farmers relies completely on own experiences or advisory services or they considers the full crop rotation in their weed management. The latter is not supported by CPO-Weeds, which focus on a single season. The long term consequences of herbicide recommendations is only included in the need to limit input to soil seed bank. Another limiting factor for an increased practical use of CPO-Weeds is the need for field monitoring of weed populations, which can be a time consuming task and requires extensive weed recognising abilities of the farmer at the very early growth stages of weeds. The intention of CPO-Weeds was to provide recommendations for the full spraying season of a field, but experiences have shown that the system has several uses. Many farmers spray with a standard solution in the autumn in winter crops and then use the DSS for spring sprayings. The relatively simple input requirements also make the DSS suitable for teaching purposes and for farmers starting to grow new crops in their rotation as a learning tool.","container-title":"Real-World Decision Support Systems: Case Studies","event-place":"Cham","ISBN":"978-3-319-43916-7","language":"en","note":"DOI: 10.1007/978-3-319-43916-7_13","page":"303-320","publisher":"Springer International Publishing","publisher-place":"Cham","source":"Springer Link","title":"Crop Protection Online—Weeds: A Case Study for Agricultural Decision Support Systems","title-short":"Crop Protection Online—Weeds","URL":"https://doi.org/10.1007/978-3-319-43916-7_13","author":[{"family":"Sønderskov","given":"Mette"},{"family":"Rydahl","given":"Per"},{"family":"Bøjer","given":"Ole M."},{"family":"Jensen","given":"Jens Erik"},{"family":"Kudsk","given":"Per"}],"editor":[{"family":"Papathanasiou","given":"Jason"},{"family":"Ploskas","given":"Nikolaos"},{"family":"Linden","given":"Isabelle"}],"accessed":{"date-parts":[["2026",3,24]]},"issued":{"date-parts":[["2016"]]}}}],"schema":"https://github.com/citation-style-language/schema/raw/master/csl-citation.json"} </w:instrText>
      </w:r>
      <w:r w:rsidR="00F41E5B">
        <w:fldChar w:fldCharType="separate"/>
      </w:r>
      <w:r w:rsidR="00F41E5B" w:rsidRPr="00F41E5B">
        <w:t>(Sønderskov et al., 2016)</w:t>
      </w:r>
      <w:r w:rsidR="00F41E5B">
        <w:fldChar w:fldCharType="end"/>
      </w:r>
      <w:r w:rsidR="00AC0E09">
        <w:t xml:space="preserve">, incorporating both </w:t>
      </w:r>
      <w:r w:rsidRPr="001A455C">
        <w:t>the tillage and cover crop treatment</w:t>
      </w:r>
      <w:r w:rsidR="00F41E5B">
        <w:t xml:space="preserve"> considerations</w:t>
      </w:r>
      <w:r w:rsidR="009C1E41">
        <w:t xml:space="preserve"> </w:t>
      </w:r>
      <w:r w:rsidR="009C1E41">
        <w:rPr>
          <w:lang w:val="en-US"/>
        </w:rPr>
        <w:t>(Table 2)</w:t>
      </w:r>
      <w:r w:rsidRPr="001A455C">
        <w:t xml:space="preserve">. </w:t>
      </w:r>
      <w:r w:rsidR="009C1E41" w:rsidRPr="001A455C">
        <w:t xml:space="preserve"> </w:t>
      </w:r>
    </w:p>
    <w:p w14:paraId="27459135" w14:textId="77777777" w:rsidR="009C1E41" w:rsidRDefault="009C1E41" w:rsidP="009C1E41">
      <w:pPr>
        <w:spacing w:line="360" w:lineRule="auto"/>
      </w:pPr>
    </w:p>
    <w:p w14:paraId="1C3E713C" w14:textId="2803B5F1" w:rsidR="009C1E41" w:rsidRPr="007A00AB" w:rsidRDefault="009C1E41" w:rsidP="009C1E41">
      <w:pPr>
        <w:spacing w:line="360" w:lineRule="auto"/>
        <w:rPr>
          <w:i/>
          <w:iCs/>
        </w:rPr>
      </w:pPr>
      <w:r w:rsidRPr="007A00AB">
        <w:rPr>
          <w:i/>
          <w:iCs/>
        </w:rPr>
        <w:t xml:space="preserve">Table 2. Summary of </w:t>
      </w:r>
      <w:del w:id="45" w:author="Mette Sønderskov" w:date="2026-04-17T11:17:00Z" w16du:dateUtc="2026-04-17T09:17:00Z">
        <w:r w:rsidRPr="007A00AB" w:rsidDel="00E912EC">
          <w:rPr>
            <w:i/>
            <w:iCs/>
          </w:rPr>
          <w:delText>trial’s</w:delText>
        </w:r>
      </w:del>
      <w:r w:rsidRPr="007A00AB">
        <w:rPr>
          <w:i/>
          <w:iCs/>
        </w:rPr>
        <w:t xml:space="preserve"> herbicide applications; each herbicide package (HP) is described in detail in supplemental material</w:t>
      </w:r>
      <w:r w:rsidR="000F7586" w:rsidRPr="007A00AB">
        <w:rPr>
          <w:i/>
          <w:iCs/>
        </w:rPr>
        <w:t xml:space="preserve">; </w:t>
      </w:r>
      <w:proofErr w:type="spellStart"/>
      <w:r w:rsidR="000F7586" w:rsidRPr="007A00AB">
        <w:rPr>
          <w:i/>
          <w:iCs/>
        </w:rPr>
        <w:t>MixE</w:t>
      </w:r>
      <w:proofErr w:type="spellEnd"/>
      <w:r w:rsidR="00E0386A" w:rsidRPr="007A00AB">
        <w:rPr>
          <w:i/>
          <w:iCs/>
        </w:rPr>
        <w:t xml:space="preserve">: </w:t>
      </w:r>
      <w:r w:rsidR="000F7586" w:rsidRPr="007A00AB">
        <w:rPr>
          <w:i/>
          <w:iCs/>
        </w:rPr>
        <w:t>cover crop mixture planted shortly after cash crop planting</w:t>
      </w:r>
      <w:r w:rsidR="007A00AB">
        <w:rPr>
          <w:i/>
          <w:iCs/>
        </w:rPr>
        <w:t xml:space="preserve"> (see Table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753"/>
        <w:gridCol w:w="1486"/>
        <w:gridCol w:w="1367"/>
        <w:gridCol w:w="1273"/>
        <w:gridCol w:w="1561"/>
      </w:tblGrid>
      <w:tr w:rsidR="00FA499F" w:rsidRPr="00593698" w14:paraId="4A8071F6" w14:textId="77777777" w:rsidTr="00AC63CC">
        <w:tc>
          <w:tcPr>
            <w:tcW w:w="1576" w:type="dxa"/>
            <w:vMerge w:val="restart"/>
            <w:tcBorders>
              <w:top w:val="single" w:sz="4" w:space="0" w:color="auto"/>
            </w:tcBorders>
            <w:vAlign w:val="center"/>
          </w:tcPr>
          <w:p w14:paraId="228AB8E1" w14:textId="77777777" w:rsidR="00FA499F" w:rsidRPr="00593698" w:rsidRDefault="00FA499F" w:rsidP="00A83EB3">
            <w:pPr>
              <w:jc w:val="center"/>
              <w:rPr>
                <w:b/>
                <w:bCs/>
                <w:sz w:val="22"/>
                <w:szCs w:val="22"/>
              </w:rPr>
            </w:pPr>
            <w:r w:rsidRPr="00593698">
              <w:rPr>
                <w:b/>
                <w:bCs/>
                <w:sz w:val="22"/>
                <w:szCs w:val="22"/>
              </w:rPr>
              <w:t>Year</w:t>
            </w:r>
          </w:p>
        </w:tc>
        <w:tc>
          <w:tcPr>
            <w:tcW w:w="1753" w:type="dxa"/>
            <w:vMerge w:val="restart"/>
            <w:tcBorders>
              <w:top w:val="single" w:sz="4" w:space="0" w:color="auto"/>
            </w:tcBorders>
            <w:vAlign w:val="center"/>
          </w:tcPr>
          <w:p w14:paraId="3EE35E6A" w14:textId="77777777" w:rsidR="00FA499F" w:rsidRPr="00593698" w:rsidRDefault="00FA499F" w:rsidP="00A83EB3">
            <w:pPr>
              <w:jc w:val="center"/>
              <w:rPr>
                <w:b/>
                <w:bCs/>
                <w:sz w:val="22"/>
                <w:szCs w:val="22"/>
              </w:rPr>
            </w:pPr>
            <w:r w:rsidRPr="00593698">
              <w:rPr>
                <w:b/>
                <w:bCs/>
                <w:sz w:val="22"/>
                <w:szCs w:val="22"/>
              </w:rPr>
              <w:t>Date of application</w:t>
            </w:r>
          </w:p>
        </w:tc>
        <w:tc>
          <w:tcPr>
            <w:tcW w:w="4126" w:type="dxa"/>
            <w:gridSpan w:val="3"/>
            <w:tcBorders>
              <w:top w:val="single" w:sz="4" w:space="0" w:color="auto"/>
              <w:bottom w:val="single" w:sz="4" w:space="0" w:color="auto"/>
            </w:tcBorders>
            <w:vAlign w:val="center"/>
          </w:tcPr>
          <w:p w14:paraId="44AB3D47" w14:textId="662244CF" w:rsidR="00FA499F" w:rsidRPr="00593698" w:rsidRDefault="00FA499F" w:rsidP="00A83EB3">
            <w:pPr>
              <w:jc w:val="center"/>
              <w:rPr>
                <w:b/>
                <w:bCs/>
                <w:sz w:val="22"/>
                <w:szCs w:val="22"/>
              </w:rPr>
            </w:pPr>
            <w:r w:rsidRPr="00593698">
              <w:rPr>
                <w:b/>
                <w:bCs/>
                <w:sz w:val="22"/>
                <w:szCs w:val="22"/>
              </w:rPr>
              <w:t>Cover crop treatment</w:t>
            </w:r>
          </w:p>
        </w:tc>
        <w:tc>
          <w:tcPr>
            <w:tcW w:w="1561" w:type="dxa"/>
            <w:vMerge w:val="restart"/>
            <w:tcBorders>
              <w:top w:val="single" w:sz="4" w:space="0" w:color="auto"/>
            </w:tcBorders>
            <w:vAlign w:val="center"/>
          </w:tcPr>
          <w:p w14:paraId="785AB28B" w14:textId="77777777" w:rsidR="00FA499F" w:rsidRPr="00593698" w:rsidRDefault="00FA499F" w:rsidP="00A83EB3">
            <w:pPr>
              <w:jc w:val="center"/>
              <w:rPr>
                <w:b/>
                <w:bCs/>
                <w:sz w:val="22"/>
                <w:szCs w:val="22"/>
              </w:rPr>
            </w:pPr>
            <w:r w:rsidRPr="00593698">
              <w:rPr>
                <w:b/>
                <w:bCs/>
                <w:sz w:val="22"/>
                <w:szCs w:val="22"/>
              </w:rPr>
              <w:t>Herbicide package</w:t>
            </w:r>
          </w:p>
        </w:tc>
      </w:tr>
      <w:tr w:rsidR="00DE11A5" w:rsidRPr="00FA499F" w14:paraId="1169524E" w14:textId="77777777" w:rsidTr="00AC63CC">
        <w:tc>
          <w:tcPr>
            <w:tcW w:w="1576" w:type="dxa"/>
            <w:vMerge/>
            <w:tcBorders>
              <w:bottom w:val="single" w:sz="4" w:space="0" w:color="auto"/>
            </w:tcBorders>
            <w:vAlign w:val="center"/>
          </w:tcPr>
          <w:p w14:paraId="3192DD85" w14:textId="77777777" w:rsidR="00DE11A5" w:rsidRPr="00FA499F" w:rsidRDefault="00DE11A5" w:rsidP="00DE11A5">
            <w:pPr>
              <w:jc w:val="center"/>
              <w:rPr>
                <w:i/>
                <w:iCs/>
                <w:sz w:val="22"/>
                <w:szCs w:val="22"/>
              </w:rPr>
            </w:pPr>
          </w:p>
        </w:tc>
        <w:tc>
          <w:tcPr>
            <w:tcW w:w="1753" w:type="dxa"/>
            <w:vMerge/>
            <w:tcBorders>
              <w:bottom w:val="single" w:sz="4" w:space="0" w:color="auto"/>
            </w:tcBorders>
            <w:vAlign w:val="center"/>
          </w:tcPr>
          <w:p w14:paraId="6A48F282" w14:textId="77777777" w:rsidR="00DE11A5" w:rsidRPr="00FA499F" w:rsidRDefault="00DE11A5" w:rsidP="00DE11A5">
            <w:pPr>
              <w:jc w:val="center"/>
              <w:rPr>
                <w:i/>
                <w:iCs/>
                <w:sz w:val="22"/>
                <w:szCs w:val="22"/>
              </w:rPr>
            </w:pPr>
          </w:p>
        </w:tc>
        <w:tc>
          <w:tcPr>
            <w:tcW w:w="1486" w:type="dxa"/>
            <w:tcBorders>
              <w:top w:val="single" w:sz="4" w:space="0" w:color="auto"/>
              <w:bottom w:val="single" w:sz="4" w:space="0" w:color="auto"/>
            </w:tcBorders>
            <w:vAlign w:val="center"/>
          </w:tcPr>
          <w:p w14:paraId="0B8C521A" w14:textId="71A40DA5" w:rsidR="00DE11A5" w:rsidRPr="00FA499F" w:rsidRDefault="00DE11A5" w:rsidP="00DE11A5">
            <w:pPr>
              <w:jc w:val="center"/>
              <w:rPr>
                <w:i/>
                <w:iCs/>
                <w:sz w:val="22"/>
                <w:szCs w:val="22"/>
              </w:rPr>
            </w:pPr>
            <w:r w:rsidRPr="00FA499F">
              <w:rPr>
                <w:i/>
                <w:iCs/>
                <w:sz w:val="22"/>
                <w:szCs w:val="22"/>
              </w:rPr>
              <w:t>Inversion</w:t>
            </w:r>
            <w:r>
              <w:rPr>
                <w:i/>
                <w:iCs/>
                <w:sz w:val="22"/>
                <w:szCs w:val="22"/>
              </w:rPr>
              <w:t xml:space="preserve"> tillage treatment</w:t>
            </w:r>
          </w:p>
        </w:tc>
        <w:tc>
          <w:tcPr>
            <w:tcW w:w="1367" w:type="dxa"/>
            <w:tcBorders>
              <w:top w:val="single" w:sz="4" w:space="0" w:color="auto"/>
              <w:bottom w:val="single" w:sz="4" w:space="0" w:color="auto"/>
            </w:tcBorders>
            <w:vAlign w:val="center"/>
          </w:tcPr>
          <w:p w14:paraId="21366000" w14:textId="74DBBA2E" w:rsidR="00DE11A5" w:rsidRPr="00FA499F" w:rsidRDefault="00DE11A5" w:rsidP="00DE11A5">
            <w:pPr>
              <w:jc w:val="center"/>
              <w:rPr>
                <w:i/>
                <w:iCs/>
                <w:sz w:val="22"/>
                <w:szCs w:val="22"/>
              </w:rPr>
            </w:pPr>
            <w:r w:rsidRPr="00FA499F">
              <w:rPr>
                <w:i/>
                <w:iCs/>
                <w:sz w:val="22"/>
                <w:szCs w:val="22"/>
              </w:rPr>
              <w:t>Surface</w:t>
            </w:r>
            <w:r>
              <w:rPr>
                <w:i/>
                <w:iCs/>
                <w:sz w:val="22"/>
                <w:szCs w:val="22"/>
              </w:rPr>
              <w:t xml:space="preserve"> tillage treatment</w:t>
            </w:r>
          </w:p>
        </w:tc>
        <w:tc>
          <w:tcPr>
            <w:tcW w:w="1273" w:type="dxa"/>
            <w:tcBorders>
              <w:top w:val="single" w:sz="4" w:space="0" w:color="auto"/>
              <w:bottom w:val="single" w:sz="4" w:space="0" w:color="auto"/>
            </w:tcBorders>
            <w:vAlign w:val="center"/>
          </w:tcPr>
          <w:p w14:paraId="3E0DAE73" w14:textId="7EBD3C3A" w:rsidR="00DE11A5" w:rsidRPr="00FA499F" w:rsidRDefault="00DE11A5" w:rsidP="00DE11A5">
            <w:pPr>
              <w:jc w:val="center"/>
              <w:rPr>
                <w:i/>
                <w:iCs/>
                <w:sz w:val="22"/>
                <w:szCs w:val="22"/>
              </w:rPr>
            </w:pPr>
            <w:r w:rsidRPr="00FA499F">
              <w:rPr>
                <w:i/>
                <w:iCs/>
                <w:sz w:val="22"/>
                <w:szCs w:val="22"/>
              </w:rPr>
              <w:t>No-till</w:t>
            </w:r>
            <w:r>
              <w:rPr>
                <w:i/>
                <w:iCs/>
                <w:sz w:val="22"/>
                <w:szCs w:val="22"/>
              </w:rPr>
              <w:t xml:space="preserve"> treatment</w:t>
            </w:r>
          </w:p>
        </w:tc>
        <w:tc>
          <w:tcPr>
            <w:tcW w:w="1561" w:type="dxa"/>
            <w:vMerge/>
            <w:tcBorders>
              <w:bottom w:val="single" w:sz="4" w:space="0" w:color="auto"/>
            </w:tcBorders>
            <w:vAlign w:val="center"/>
          </w:tcPr>
          <w:p w14:paraId="2DEA5270" w14:textId="77777777" w:rsidR="00DE11A5" w:rsidRPr="00FA499F" w:rsidRDefault="00DE11A5" w:rsidP="00DE11A5">
            <w:pPr>
              <w:jc w:val="center"/>
              <w:rPr>
                <w:i/>
                <w:iCs/>
                <w:sz w:val="22"/>
                <w:szCs w:val="22"/>
              </w:rPr>
            </w:pPr>
          </w:p>
        </w:tc>
      </w:tr>
      <w:tr w:rsidR="00DE11A5" w:rsidRPr="00593698" w14:paraId="480C0A85" w14:textId="77777777" w:rsidTr="00593698">
        <w:tc>
          <w:tcPr>
            <w:tcW w:w="1576" w:type="dxa"/>
            <w:vMerge w:val="restart"/>
            <w:tcBorders>
              <w:top w:val="single" w:sz="4" w:space="0" w:color="auto"/>
            </w:tcBorders>
            <w:vAlign w:val="center"/>
          </w:tcPr>
          <w:p w14:paraId="5038A163" w14:textId="77777777" w:rsidR="00DE11A5" w:rsidRDefault="00DE11A5" w:rsidP="00DE11A5">
            <w:pPr>
              <w:jc w:val="center"/>
              <w:rPr>
                <w:sz w:val="22"/>
                <w:szCs w:val="22"/>
              </w:rPr>
            </w:pPr>
            <w:r w:rsidRPr="00593698">
              <w:rPr>
                <w:sz w:val="22"/>
                <w:szCs w:val="22"/>
              </w:rPr>
              <w:t xml:space="preserve">2018 </w:t>
            </w:r>
          </w:p>
          <w:p w14:paraId="3CA0C0C3" w14:textId="7F252CE7" w:rsidR="00DE11A5" w:rsidRPr="00593698" w:rsidRDefault="00DE11A5" w:rsidP="00DE11A5">
            <w:pPr>
              <w:jc w:val="center"/>
              <w:rPr>
                <w:sz w:val="22"/>
                <w:szCs w:val="22"/>
              </w:rPr>
            </w:pPr>
            <w:r w:rsidRPr="00593698">
              <w:rPr>
                <w:sz w:val="22"/>
                <w:szCs w:val="22"/>
              </w:rPr>
              <w:t>(spring barley, sown 19</w:t>
            </w:r>
            <w:r>
              <w:rPr>
                <w:sz w:val="22"/>
                <w:szCs w:val="22"/>
              </w:rPr>
              <w:t>-</w:t>
            </w:r>
            <w:r w:rsidRPr="00593698">
              <w:rPr>
                <w:sz w:val="22"/>
                <w:szCs w:val="22"/>
              </w:rPr>
              <w:t>Ap</w:t>
            </w:r>
            <w:r>
              <w:rPr>
                <w:sz w:val="22"/>
                <w:szCs w:val="22"/>
              </w:rPr>
              <w:t>r</w:t>
            </w:r>
            <w:r w:rsidRPr="00593698">
              <w:rPr>
                <w:sz w:val="22"/>
                <w:szCs w:val="22"/>
              </w:rPr>
              <w:t>)</w:t>
            </w:r>
          </w:p>
        </w:tc>
        <w:tc>
          <w:tcPr>
            <w:tcW w:w="1753" w:type="dxa"/>
            <w:tcBorders>
              <w:top w:val="single" w:sz="4" w:space="0" w:color="auto"/>
              <w:bottom w:val="single" w:sz="4" w:space="0" w:color="auto"/>
            </w:tcBorders>
            <w:vAlign w:val="center"/>
          </w:tcPr>
          <w:p w14:paraId="200B696F" w14:textId="77777777" w:rsidR="00DE11A5" w:rsidRDefault="00DE11A5" w:rsidP="00DE11A5">
            <w:pPr>
              <w:jc w:val="center"/>
              <w:rPr>
                <w:sz w:val="22"/>
                <w:szCs w:val="22"/>
              </w:rPr>
            </w:pPr>
            <w:r w:rsidRPr="00593698">
              <w:rPr>
                <w:sz w:val="22"/>
                <w:szCs w:val="22"/>
              </w:rPr>
              <w:t xml:space="preserve">Before cash crop planting </w:t>
            </w:r>
          </w:p>
          <w:p w14:paraId="7E0FBCDF" w14:textId="3B335AB0" w:rsidR="00DE11A5" w:rsidRPr="00593698" w:rsidRDefault="00DE11A5" w:rsidP="00DE11A5">
            <w:pPr>
              <w:jc w:val="center"/>
              <w:rPr>
                <w:sz w:val="22"/>
                <w:szCs w:val="22"/>
              </w:rPr>
            </w:pPr>
            <w:r w:rsidRPr="00593698">
              <w:rPr>
                <w:sz w:val="22"/>
                <w:szCs w:val="22"/>
              </w:rPr>
              <w:t>(</w:t>
            </w:r>
            <w:r>
              <w:rPr>
                <w:sz w:val="22"/>
                <w:szCs w:val="22"/>
              </w:rPr>
              <w:t>10-Apr</w:t>
            </w:r>
            <w:r w:rsidRPr="00593698">
              <w:rPr>
                <w:sz w:val="22"/>
                <w:szCs w:val="22"/>
              </w:rPr>
              <w:t>)</w:t>
            </w:r>
          </w:p>
        </w:tc>
        <w:tc>
          <w:tcPr>
            <w:tcW w:w="1486" w:type="dxa"/>
            <w:tcBorders>
              <w:top w:val="single" w:sz="4" w:space="0" w:color="auto"/>
              <w:bottom w:val="single" w:sz="4" w:space="0" w:color="auto"/>
            </w:tcBorders>
            <w:vAlign w:val="center"/>
          </w:tcPr>
          <w:p w14:paraId="3CCDB484" w14:textId="1782F58A"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3A930F62"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6C1FDDD" w14:textId="24B7686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4B34EA44" w14:textId="77777777" w:rsidR="00DE11A5" w:rsidRPr="00593698" w:rsidRDefault="00DE11A5" w:rsidP="00DE11A5">
            <w:pPr>
              <w:jc w:val="center"/>
              <w:rPr>
                <w:sz w:val="22"/>
                <w:szCs w:val="22"/>
              </w:rPr>
            </w:pPr>
            <w:r w:rsidRPr="00593698">
              <w:rPr>
                <w:sz w:val="22"/>
                <w:szCs w:val="22"/>
              </w:rPr>
              <w:t>HP1</w:t>
            </w:r>
          </w:p>
        </w:tc>
      </w:tr>
      <w:tr w:rsidR="00DE11A5" w:rsidRPr="00593698" w14:paraId="18A7BCC2" w14:textId="77777777" w:rsidTr="000F7586">
        <w:trPr>
          <w:trHeight w:val="559"/>
        </w:trPr>
        <w:tc>
          <w:tcPr>
            <w:tcW w:w="1576" w:type="dxa"/>
            <w:vMerge/>
            <w:vAlign w:val="center"/>
          </w:tcPr>
          <w:p w14:paraId="10FC65AA"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3DD4D9F7" w14:textId="52D5634C" w:rsidR="00DE11A5" w:rsidRPr="00593698" w:rsidRDefault="00DE11A5" w:rsidP="00DE11A5">
            <w:pPr>
              <w:jc w:val="center"/>
              <w:rPr>
                <w:sz w:val="22"/>
                <w:szCs w:val="22"/>
              </w:rPr>
            </w:pPr>
            <w:r w:rsidRPr="00593698">
              <w:rPr>
                <w:sz w:val="22"/>
                <w:szCs w:val="22"/>
              </w:rPr>
              <w:t>After emergence (16</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29BA9CD8" w14:textId="5BF8D9D9" w:rsidR="00DE11A5" w:rsidRPr="00593698" w:rsidRDefault="00DE11A5" w:rsidP="00DE11A5">
            <w:pPr>
              <w:jc w:val="center"/>
              <w:rPr>
                <w:sz w:val="22"/>
                <w:szCs w:val="22"/>
              </w:rPr>
            </w:pPr>
            <w:proofErr w:type="spellStart"/>
            <w:r w:rsidRPr="00593698">
              <w:rPr>
                <w:sz w:val="22"/>
                <w:szCs w:val="22"/>
              </w:rPr>
              <w:t>MixE</w:t>
            </w:r>
            <w:proofErr w:type="spellEnd"/>
          </w:p>
        </w:tc>
        <w:tc>
          <w:tcPr>
            <w:tcW w:w="1367" w:type="dxa"/>
            <w:tcBorders>
              <w:top w:val="single" w:sz="4" w:space="0" w:color="auto"/>
              <w:bottom w:val="single" w:sz="4" w:space="0" w:color="auto"/>
            </w:tcBorders>
            <w:vAlign w:val="center"/>
          </w:tcPr>
          <w:p w14:paraId="771FC236" w14:textId="77777777" w:rsidR="00DE11A5" w:rsidRPr="00593698" w:rsidRDefault="00DE11A5" w:rsidP="00DE11A5">
            <w:pPr>
              <w:jc w:val="center"/>
              <w:rPr>
                <w:sz w:val="22"/>
                <w:szCs w:val="22"/>
              </w:rPr>
            </w:pPr>
            <w:proofErr w:type="spellStart"/>
            <w:r w:rsidRPr="00593698">
              <w:rPr>
                <w:sz w:val="22"/>
                <w:szCs w:val="22"/>
              </w:rPr>
              <w:t>MixE</w:t>
            </w:r>
            <w:proofErr w:type="spellEnd"/>
          </w:p>
        </w:tc>
        <w:tc>
          <w:tcPr>
            <w:tcW w:w="1273" w:type="dxa"/>
            <w:tcBorders>
              <w:top w:val="single" w:sz="4" w:space="0" w:color="auto"/>
              <w:bottom w:val="single" w:sz="4" w:space="0" w:color="auto"/>
            </w:tcBorders>
            <w:vAlign w:val="center"/>
          </w:tcPr>
          <w:p w14:paraId="186A9738" w14:textId="10B60868" w:rsidR="00DE11A5" w:rsidRPr="00593698" w:rsidRDefault="00DE11A5" w:rsidP="00DE11A5">
            <w:pPr>
              <w:jc w:val="center"/>
              <w:rPr>
                <w:sz w:val="22"/>
                <w:szCs w:val="22"/>
              </w:rPr>
            </w:pPr>
            <w:proofErr w:type="spellStart"/>
            <w:r w:rsidRPr="00593698">
              <w:rPr>
                <w:sz w:val="22"/>
                <w:szCs w:val="22"/>
              </w:rPr>
              <w:t>MixE</w:t>
            </w:r>
            <w:proofErr w:type="spellEnd"/>
          </w:p>
        </w:tc>
        <w:tc>
          <w:tcPr>
            <w:tcW w:w="1561" w:type="dxa"/>
            <w:tcBorders>
              <w:top w:val="single" w:sz="4" w:space="0" w:color="auto"/>
              <w:bottom w:val="single" w:sz="4" w:space="0" w:color="auto"/>
            </w:tcBorders>
            <w:vAlign w:val="center"/>
          </w:tcPr>
          <w:p w14:paraId="4C37EDB9" w14:textId="77777777" w:rsidR="00DE11A5" w:rsidRPr="00593698" w:rsidRDefault="00DE11A5" w:rsidP="00DE11A5">
            <w:pPr>
              <w:jc w:val="center"/>
              <w:rPr>
                <w:sz w:val="22"/>
                <w:szCs w:val="22"/>
              </w:rPr>
            </w:pPr>
            <w:r w:rsidRPr="00593698">
              <w:rPr>
                <w:sz w:val="22"/>
                <w:szCs w:val="22"/>
              </w:rPr>
              <w:t>HP3</w:t>
            </w:r>
          </w:p>
        </w:tc>
      </w:tr>
      <w:tr w:rsidR="00DE11A5" w:rsidRPr="00593698" w14:paraId="7270A03D" w14:textId="77777777" w:rsidTr="00164C6B">
        <w:tc>
          <w:tcPr>
            <w:tcW w:w="1576" w:type="dxa"/>
            <w:vMerge/>
            <w:vAlign w:val="center"/>
          </w:tcPr>
          <w:p w14:paraId="76011D30"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23C9BBEA" w14:textId="42A93D64"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0D3AD50E" w14:textId="0FC7D5A5" w:rsidR="00DE11A5" w:rsidRPr="00593698" w:rsidRDefault="00DE11A5" w:rsidP="00DE11A5">
            <w:pPr>
              <w:jc w:val="center"/>
              <w:rPr>
                <w:sz w:val="22"/>
                <w:szCs w:val="22"/>
                <w:lang w:val="en-US"/>
              </w:rPr>
            </w:pPr>
            <w:r>
              <w:rPr>
                <w:sz w:val="22"/>
                <w:szCs w:val="22"/>
                <w:lang w:val="en-US"/>
              </w:rPr>
              <w:t xml:space="preserve">All except </w:t>
            </w:r>
            <w:proofErr w:type="spellStart"/>
            <w:r>
              <w:rPr>
                <w:sz w:val="22"/>
                <w:szCs w:val="22"/>
                <w:lang w:val="en-US"/>
              </w:rPr>
              <w:t>MixE</w:t>
            </w:r>
            <w:proofErr w:type="spellEnd"/>
          </w:p>
        </w:tc>
        <w:tc>
          <w:tcPr>
            <w:tcW w:w="1367" w:type="dxa"/>
            <w:tcBorders>
              <w:top w:val="single" w:sz="4" w:space="0" w:color="auto"/>
              <w:bottom w:val="single" w:sz="4" w:space="0" w:color="auto"/>
            </w:tcBorders>
            <w:vAlign w:val="center"/>
          </w:tcPr>
          <w:p w14:paraId="250C33C8" w14:textId="433495DB" w:rsidR="00DE11A5" w:rsidRPr="00593698" w:rsidRDefault="00DE11A5" w:rsidP="00DE11A5">
            <w:pPr>
              <w:jc w:val="center"/>
              <w:rPr>
                <w:sz w:val="22"/>
                <w:szCs w:val="22"/>
                <w:lang w:val="en-US"/>
              </w:rPr>
            </w:pPr>
            <w:r>
              <w:rPr>
                <w:sz w:val="22"/>
                <w:szCs w:val="22"/>
                <w:lang w:val="en-US"/>
              </w:rPr>
              <w:t xml:space="preserve">All except </w:t>
            </w:r>
            <w:proofErr w:type="spellStart"/>
            <w:r>
              <w:rPr>
                <w:sz w:val="22"/>
                <w:szCs w:val="22"/>
                <w:lang w:val="en-US"/>
              </w:rPr>
              <w:t>MixE</w:t>
            </w:r>
            <w:proofErr w:type="spellEnd"/>
          </w:p>
        </w:tc>
        <w:tc>
          <w:tcPr>
            <w:tcW w:w="1273" w:type="dxa"/>
            <w:tcBorders>
              <w:top w:val="single" w:sz="4" w:space="0" w:color="auto"/>
              <w:bottom w:val="single" w:sz="4" w:space="0" w:color="auto"/>
            </w:tcBorders>
            <w:vAlign w:val="center"/>
          </w:tcPr>
          <w:p w14:paraId="602B5440" w14:textId="22C25A3F" w:rsidR="00DE11A5" w:rsidRPr="00593698" w:rsidRDefault="00DE11A5" w:rsidP="00DE11A5">
            <w:pPr>
              <w:jc w:val="center"/>
              <w:rPr>
                <w:sz w:val="22"/>
                <w:szCs w:val="22"/>
                <w:lang w:val="en-US"/>
              </w:rPr>
            </w:pPr>
            <w:r>
              <w:rPr>
                <w:sz w:val="22"/>
                <w:szCs w:val="22"/>
                <w:lang w:val="en-US"/>
              </w:rPr>
              <w:t xml:space="preserve">All except </w:t>
            </w:r>
            <w:proofErr w:type="spellStart"/>
            <w:r>
              <w:rPr>
                <w:sz w:val="22"/>
                <w:szCs w:val="22"/>
                <w:lang w:val="en-US"/>
              </w:rPr>
              <w:t>MixE</w:t>
            </w:r>
            <w:proofErr w:type="spellEnd"/>
          </w:p>
        </w:tc>
        <w:tc>
          <w:tcPr>
            <w:tcW w:w="1561" w:type="dxa"/>
            <w:tcBorders>
              <w:top w:val="single" w:sz="4" w:space="0" w:color="auto"/>
              <w:bottom w:val="single" w:sz="4" w:space="0" w:color="auto"/>
            </w:tcBorders>
            <w:vAlign w:val="center"/>
          </w:tcPr>
          <w:p w14:paraId="794BF7DC" w14:textId="77777777" w:rsidR="00DE11A5" w:rsidRPr="00593698" w:rsidRDefault="00DE11A5" w:rsidP="00DE11A5">
            <w:pPr>
              <w:jc w:val="center"/>
              <w:rPr>
                <w:sz w:val="22"/>
                <w:szCs w:val="22"/>
                <w:lang w:val="en-US"/>
              </w:rPr>
            </w:pPr>
            <w:r w:rsidRPr="00593698">
              <w:rPr>
                <w:sz w:val="22"/>
                <w:szCs w:val="22"/>
                <w:lang w:val="en-US"/>
              </w:rPr>
              <w:t>HP4</w:t>
            </w:r>
          </w:p>
        </w:tc>
      </w:tr>
      <w:tr w:rsidR="00DE11A5" w:rsidRPr="00593698" w14:paraId="461A86FD" w14:textId="77777777" w:rsidTr="00593698">
        <w:tc>
          <w:tcPr>
            <w:tcW w:w="1576" w:type="dxa"/>
            <w:vMerge/>
            <w:tcBorders>
              <w:bottom w:val="single" w:sz="4" w:space="0" w:color="auto"/>
            </w:tcBorders>
            <w:vAlign w:val="center"/>
          </w:tcPr>
          <w:p w14:paraId="10F12837"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2D9C582" w14:textId="77777777" w:rsidR="00DE11A5" w:rsidRDefault="00DE11A5" w:rsidP="00DE11A5">
            <w:pPr>
              <w:jc w:val="center"/>
              <w:rPr>
                <w:sz w:val="22"/>
                <w:szCs w:val="22"/>
              </w:rPr>
            </w:pPr>
            <w:r w:rsidRPr="00593698">
              <w:rPr>
                <w:sz w:val="22"/>
                <w:szCs w:val="22"/>
              </w:rPr>
              <w:t xml:space="preserve">In-season </w:t>
            </w:r>
          </w:p>
          <w:p w14:paraId="0EA070EB" w14:textId="45BBDB52" w:rsidR="00DE11A5" w:rsidRPr="00593698" w:rsidRDefault="00DE11A5" w:rsidP="00DE11A5">
            <w:pPr>
              <w:jc w:val="center"/>
              <w:rPr>
                <w:sz w:val="22"/>
                <w:szCs w:val="22"/>
              </w:rPr>
            </w:pPr>
            <w:r w:rsidRPr="00593698">
              <w:rPr>
                <w:sz w:val="22"/>
                <w:szCs w:val="22"/>
              </w:rPr>
              <w:t>(29</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3C189DEB" w14:textId="5FF60EEB" w:rsidR="00DE11A5" w:rsidRPr="00593698" w:rsidRDefault="00DE11A5" w:rsidP="00DE11A5">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367" w:type="dxa"/>
            <w:tcBorders>
              <w:top w:val="single" w:sz="4" w:space="0" w:color="auto"/>
              <w:bottom w:val="single" w:sz="4" w:space="0" w:color="auto"/>
            </w:tcBorders>
            <w:vAlign w:val="center"/>
          </w:tcPr>
          <w:p w14:paraId="176F2334" w14:textId="2FE5C00F" w:rsidR="00DE11A5" w:rsidRPr="00593698" w:rsidRDefault="00DE11A5" w:rsidP="00DE11A5">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273" w:type="dxa"/>
            <w:tcBorders>
              <w:top w:val="single" w:sz="4" w:space="0" w:color="auto"/>
              <w:bottom w:val="single" w:sz="4" w:space="0" w:color="auto"/>
            </w:tcBorders>
            <w:vAlign w:val="center"/>
          </w:tcPr>
          <w:p w14:paraId="1DA64BC6" w14:textId="28911F12" w:rsidR="00DE11A5" w:rsidRPr="00593698" w:rsidRDefault="00DE11A5" w:rsidP="00DE11A5">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561" w:type="dxa"/>
            <w:tcBorders>
              <w:top w:val="single" w:sz="4" w:space="0" w:color="auto"/>
              <w:bottom w:val="single" w:sz="4" w:space="0" w:color="auto"/>
            </w:tcBorders>
            <w:vAlign w:val="center"/>
          </w:tcPr>
          <w:p w14:paraId="0FB5A228" w14:textId="3753CD95" w:rsidR="00DE11A5" w:rsidRPr="00593698" w:rsidRDefault="00DE11A5" w:rsidP="00DE11A5">
            <w:pPr>
              <w:jc w:val="center"/>
              <w:rPr>
                <w:sz w:val="22"/>
                <w:szCs w:val="22"/>
              </w:rPr>
            </w:pPr>
            <w:r w:rsidRPr="00593698">
              <w:rPr>
                <w:sz w:val="22"/>
                <w:szCs w:val="22"/>
              </w:rPr>
              <w:t>HP5</w:t>
            </w:r>
          </w:p>
        </w:tc>
      </w:tr>
      <w:tr w:rsidR="00DE11A5" w:rsidRPr="00593698" w14:paraId="02C8F35D" w14:textId="77777777" w:rsidTr="00593698">
        <w:tc>
          <w:tcPr>
            <w:tcW w:w="1576" w:type="dxa"/>
            <w:vMerge w:val="restart"/>
            <w:tcBorders>
              <w:top w:val="single" w:sz="4" w:space="0" w:color="auto"/>
            </w:tcBorders>
            <w:vAlign w:val="center"/>
          </w:tcPr>
          <w:p w14:paraId="6D3A2900" w14:textId="77777777" w:rsidR="00DE11A5" w:rsidRPr="00593698" w:rsidRDefault="00DE11A5" w:rsidP="00DE11A5">
            <w:pPr>
              <w:jc w:val="center"/>
              <w:rPr>
                <w:sz w:val="22"/>
                <w:szCs w:val="22"/>
              </w:rPr>
            </w:pPr>
            <w:r w:rsidRPr="00593698">
              <w:rPr>
                <w:sz w:val="22"/>
                <w:szCs w:val="22"/>
              </w:rPr>
              <w:lastRenderedPageBreak/>
              <w:t xml:space="preserve">2019 </w:t>
            </w:r>
          </w:p>
          <w:p w14:paraId="65C044F6" w14:textId="319E298E" w:rsidR="00DE11A5" w:rsidRPr="00593698" w:rsidRDefault="00DE11A5" w:rsidP="00DE11A5">
            <w:pPr>
              <w:jc w:val="center"/>
              <w:rPr>
                <w:sz w:val="22"/>
                <w:szCs w:val="22"/>
              </w:rPr>
            </w:pPr>
            <w:r w:rsidRPr="00593698">
              <w:rPr>
                <w:sz w:val="22"/>
                <w:szCs w:val="22"/>
              </w:rPr>
              <w:t>(spring oat, sown 4</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DE1EC21" w14:textId="77777777" w:rsidR="00DE11A5" w:rsidRDefault="00DE11A5" w:rsidP="00DE11A5">
            <w:pPr>
              <w:jc w:val="center"/>
              <w:rPr>
                <w:sz w:val="22"/>
                <w:szCs w:val="22"/>
              </w:rPr>
            </w:pPr>
            <w:r w:rsidRPr="00593698">
              <w:rPr>
                <w:sz w:val="22"/>
                <w:szCs w:val="22"/>
              </w:rPr>
              <w:t xml:space="preserve">Before cash crop planting </w:t>
            </w:r>
          </w:p>
          <w:p w14:paraId="1C227480" w14:textId="1DC8D6FC" w:rsidR="00DE11A5" w:rsidRPr="00593698" w:rsidRDefault="00DE11A5" w:rsidP="00DE11A5">
            <w:pPr>
              <w:jc w:val="center"/>
              <w:rPr>
                <w:sz w:val="22"/>
                <w:szCs w:val="22"/>
              </w:rPr>
            </w:pPr>
            <w:r w:rsidRPr="00593698">
              <w:rPr>
                <w:sz w:val="22"/>
                <w:szCs w:val="22"/>
              </w:rPr>
              <w:t>(</w:t>
            </w:r>
            <w:r>
              <w:rPr>
                <w:sz w:val="22"/>
                <w:szCs w:val="22"/>
              </w:rPr>
              <w:t>1-Apr</w:t>
            </w:r>
            <w:r w:rsidRPr="00593698">
              <w:rPr>
                <w:sz w:val="22"/>
                <w:szCs w:val="22"/>
              </w:rPr>
              <w:t>)</w:t>
            </w:r>
          </w:p>
        </w:tc>
        <w:tc>
          <w:tcPr>
            <w:tcW w:w="1486" w:type="dxa"/>
            <w:tcBorders>
              <w:top w:val="single" w:sz="4" w:space="0" w:color="auto"/>
              <w:bottom w:val="single" w:sz="4" w:space="0" w:color="auto"/>
            </w:tcBorders>
            <w:vAlign w:val="center"/>
          </w:tcPr>
          <w:p w14:paraId="70DC11E3" w14:textId="10EE5ECC"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45A724EE"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84094DB" w14:textId="5B720406"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209B5999" w14:textId="77777777" w:rsidR="00DE11A5" w:rsidRPr="00593698" w:rsidRDefault="00DE11A5" w:rsidP="00DE11A5">
            <w:pPr>
              <w:jc w:val="center"/>
              <w:rPr>
                <w:sz w:val="22"/>
                <w:szCs w:val="22"/>
              </w:rPr>
            </w:pPr>
            <w:r w:rsidRPr="00593698">
              <w:rPr>
                <w:sz w:val="22"/>
                <w:szCs w:val="22"/>
              </w:rPr>
              <w:t>HP1</w:t>
            </w:r>
          </w:p>
        </w:tc>
      </w:tr>
      <w:tr w:rsidR="00DE11A5" w:rsidRPr="00593698" w14:paraId="4815C678" w14:textId="77777777" w:rsidTr="000F7586">
        <w:trPr>
          <w:trHeight w:val="465"/>
        </w:trPr>
        <w:tc>
          <w:tcPr>
            <w:tcW w:w="1576" w:type="dxa"/>
            <w:vMerge/>
            <w:vAlign w:val="center"/>
          </w:tcPr>
          <w:p w14:paraId="722CF3C6"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4190ED97" w14:textId="50B76AF1" w:rsidR="00DE11A5" w:rsidRPr="00593698" w:rsidRDefault="00DE11A5" w:rsidP="00DE11A5">
            <w:pPr>
              <w:jc w:val="center"/>
              <w:rPr>
                <w:sz w:val="22"/>
                <w:szCs w:val="22"/>
              </w:rPr>
            </w:pPr>
            <w:r w:rsidRPr="00593698">
              <w:rPr>
                <w:sz w:val="22"/>
                <w:szCs w:val="22"/>
              </w:rPr>
              <w:t>After emergence (14</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6FF79198" w14:textId="525600BF" w:rsidR="00DE11A5" w:rsidRPr="00593698" w:rsidRDefault="00DE11A5" w:rsidP="00DE11A5">
            <w:pPr>
              <w:jc w:val="center"/>
              <w:rPr>
                <w:sz w:val="22"/>
                <w:szCs w:val="22"/>
              </w:rPr>
            </w:pPr>
            <w:proofErr w:type="spellStart"/>
            <w:r w:rsidRPr="00593698">
              <w:rPr>
                <w:sz w:val="22"/>
                <w:szCs w:val="22"/>
              </w:rPr>
              <w:t>MixE</w:t>
            </w:r>
            <w:proofErr w:type="spellEnd"/>
          </w:p>
        </w:tc>
        <w:tc>
          <w:tcPr>
            <w:tcW w:w="1367" w:type="dxa"/>
            <w:tcBorders>
              <w:top w:val="single" w:sz="4" w:space="0" w:color="auto"/>
              <w:bottom w:val="single" w:sz="4" w:space="0" w:color="auto"/>
            </w:tcBorders>
            <w:vAlign w:val="center"/>
          </w:tcPr>
          <w:p w14:paraId="079968F6" w14:textId="1EBA4C27" w:rsidR="00DE11A5" w:rsidRPr="00593698" w:rsidRDefault="00DE11A5" w:rsidP="00DE11A5">
            <w:pPr>
              <w:jc w:val="center"/>
              <w:rPr>
                <w:sz w:val="22"/>
                <w:szCs w:val="22"/>
              </w:rPr>
            </w:pPr>
            <w:proofErr w:type="spellStart"/>
            <w:r w:rsidRPr="00593698">
              <w:rPr>
                <w:sz w:val="22"/>
                <w:szCs w:val="22"/>
              </w:rPr>
              <w:t>MixE</w:t>
            </w:r>
            <w:proofErr w:type="spellEnd"/>
          </w:p>
        </w:tc>
        <w:tc>
          <w:tcPr>
            <w:tcW w:w="1273" w:type="dxa"/>
            <w:tcBorders>
              <w:top w:val="single" w:sz="4" w:space="0" w:color="auto"/>
              <w:bottom w:val="single" w:sz="4" w:space="0" w:color="auto"/>
            </w:tcBorders>
            <w:vAlign w:val="center"/>
          </w:tcPr>
          <w:p w14:paraId="235C58D8" w14:textId="71137DD2" w:rsidR="00DE11A5" w:rsidRPr="00593698" w:rsidRDefault="00DE11A5" w:rsidP="00DE11A5">
            <w:pPr>
              <w:jc w:val="center"/>
              <w:rPr>
                <w:sz w:val="22"/>
                <w:szCs w:val="22"/>
              </w:rPr>
            </w:pPr>
            <w:proofErr w:type="spellStart"/>
            <w:r w:rsidRPr="00593698">
              <w:rPr>
                <w:sz w:val="22"/>
                <w:szCs w:val="22"/>
              </w:rPr>
              <w:t>MixE</w:t>
            </w:r>
            <w:proofErr w:type="spellEnd"/>
          </w:p>
        </w:tc>
        <w:tc>
          <w:tcPr>
            <w:tcW w:w="1561" w:type="dxa"/>
            <w:tcBorders>
              <w:top w:val="single" w:sz="4" w:space="0" w:color="auto"/>
              <w:bottom w:val="single" w:sz="4" w:space="0" w:color="auto"/>
            </w:tcBorders>
            <w:vAlign w:val="center"/>
          </w:tcPr>
          <w:p w14:paraId="28C92824" w14:textId="07A5D43D" w:rsidR="00DE11A5" w:rsidRPr="00593698" w:rsidRDefault="00DE11A5" w:rsidP="00DE11A5">
            <w:pPr>
              <w:jc w:val="center"/>
              <w:rPr>
                <w:sz w:val="22"/>
                <w:szCs w:val="22"/>
              </w:rPr>
            </w:pPr>
            <w:r w:rsidRPr="00593698">
              <w:rPr>
                <w:sz w:val="22"/>
                <w:szCs w:val="22"/>
              </w:rPr>
              <w:t>HP3</w:t>
            </w:r>
          </w:p>
        </w:tc>
      </w:tr>
      <w:tr w:rsidR="00DE11A5" w:rsidRPr="00593698" w14:paraId="58DC564A" w14:textId="77777777" w:rsidTr="00864B67">
        <w:tc>
          <w:tcPr>
            <w:tcW w:w="1576" w:type="dxa"/>
            <w:vMerge/>
            <w:tcBorders>
              <w:bottom w:val="single" w:sz="4" w:space="0" w:color="auto"/>
            </w:tcBorders>
            <w:vAlign w:val="center"/>
          </w:tcPr>
          <w:p w14:paraId="066BB7D3"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6D77BF0A" w14:textId="175FED26"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25E8D4FA" w14:textId="4338480A" w:rsidR="00DE11A5" w:rsidRPr="00593698" w:rsidRDefault="00DE11A5" w:rsidP="00DE11A5">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367" w:type="dxa"/>
            <w:tcBorders>
              <w:top w:val="single" w:sz="4" w:space="0" w:color="auto"/>
              <w:bottom w:val="single" w:sz="4" w:space="0" w:color="auto"/>
            </w:tcBorders>
            <w:vAlign w:val="center"/>
          </w:tcPr>
          <w:p w14:paraId="703F357D" w14:textId="1BF841E3" w:rsidR="00DE11A5" w:rsidRPr="00593698" w:rsidRDefault="00DE11A5" w:rsidP="00DE11A5">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273" w:type="dxa"/>
            <w:tcBorders>
              <w:top w:val="single" w:sz="4" w:space="0" w:color="auto"/>
              <w:bottom w:val="single" w:sz="4" w:space="0" w:color="auto"/>
            </w:tcBorders>
            <w:vAlign w:val="center"/>
          </w:tcPr>
          <w:p w14:paraId="43F3DEDE" w14:textId="7ED37CCD" w:rsidR="00DE11A5" w:rsidRPr="00593698" w:rsidRDefault="00DE11A5" w:rsidP="00DE11A5">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561" w:type="dxa"/>
            <w:tcBorders>
              <w:top w:val="single" w:sz="4" w:space="0" w:color="auto"/>
              <w:bottom w:val="single" w:sz="4" w:space="0" w:color="auto"/>
            </w:tcBorders>
            <w:vAlign w:val="center"/>
          </w:tcPr>
          <w:p w14:paraId="7DB9B832" w14:textId="092A71D4" w:rsidR="00DE11A5" w:rsidRPr="00593698" w:rsidRDefault="00DE11A5" w:rsidP="00DE11A5">
            <w:pPr>
              <w:jc w:val="center"/>
              <w:rPr>
                <w:sz w:val="22"/>
                <w:szCs w:val="22"/>
              </w:rPr>
            </w:pPr>
            <w:r w:rsidRPr="00593698">
              <w:rPr>
                <w:sz w:val="22"/>
                <w:szCs w:val="22"/>
              </w:rPr>
              <w:t>HP6</w:t>
            </w:r>
          </w:p>
        </w:tc>
      </w:tr>
      <w:tr w:rsidR="00DE11A5" w:rsidRPr="00593698" w14:paraId="6DBC74CB" w14:textId="77777777" w:rsidTr="00593698">
        <w:tc>
          <w:tcPr>
            <w:tcW w:w="1576" w:type="dxa"/>
            <w:vMerge w:val="restart"/>
            <w:tcBorders>
              <w:top w:val="single" w:sz="4" w:space="0" w:color="auto"/>
            </w:tcBorders>
            <w:vAlign w:val="center"/>
          </w:tcPr>
          <w:p w14:paraId="1703F84A" w14:textId="77777777" w:rsidR="00DE11A5" w:rsidRPr="00593698" w:rsidRDefault="00DE11A5" w:rsidP="00DE11A5">
            <w:pPr>
              <w:jc w:val="center"/>
              <w:rPr>
                <w:sz w:val="22"/>
                <w:szCs w:val="22"/>
              </w:rPr>
            </w:pPr>
            <w:r w:rsidRPr="00593698">
              <w:rPr>
                <w:sz w:val="22"/>
                <w:szCs w:val="22"/>
              </w:rPr>
              <w:t xml:space="preserve">2020 </w:t>
            </w:r>
          </w:p>
          <w:p w14:paraId="1FECD998" w14:textId="70694835" w:rsidR="00DE11A5" w:rsidRPr="00593698" w:rsidRDefault="00DE11A5" w:rsidP="00DE11A5">
            <w:pPr>
              <w:jc w:val="center"/>
              <w:rPr>
                <w:sz w:val="22"/>
                <w:szCs w:val="22"/>
              </w:rPr>
            </w:pPr>
            <w:r w:rsidRPr="00593698">
              <w:rPr>
                <w:sz w:val="22"/>
                <w:szCs w:val="22"/>
              </w:rPr>
              <w:t>(faba bean, sown 15</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EFC2CB4" w14:textId="77777777" w:rsidR="00DE11A5" w:rsidRDefault="00DE11A5" w:rsidP="00DE11A5">
            <w:pPr>
              <w:jc w:val="center"/>
              <w:rPr>
                <w:sz w:val="22"/>
                <w:szCs w:val="22"/>
              </w:rPr>
            </w:pPr>
            <w:r w:rsidRPr="00593698">
              <w:rPr>
                <w:sz w:val="22"/>
                <w:szCs w:val="22"/>
              </w:rPr>
              <w:t xml:space="preserve">Before cash crop planting </w:t>
            </w:r>
          </w:p>
          <w:p w14:paraId="5C644FB1" w14:textId="023B31DF" w:rsidR="00DE11A5" w:rsidRPr="00593698" w:rsidRDefault="00DE11A5" w:rsidP="00DE11A5">
            <w:pPr>
              <w:jc w:val="center"/>
              <w:rPr>
                <w:sz w:val="22"/>
                <w:szCs w:val="22"/>
              </w:rPr>
            </w:pPr>
            <w:r w:rsidRPr="00593698">
              <w:rPr>
                <w:sz w:val="22"/>
                <w:szCs w:val="22"/>
              </w:rPr>
              <w:t>(</w:t>
            </w:r>
            <w:r>
              <w:rPr>
                <w:sz w:val="22"/>
                <w:szCs w:val="22"/>
              </w:rPr>
              <w:t>6-Apr</w:t>
            </w:r>
            <w:r w:rsidRPr="00593698">
              <w:rPr>
                <w:sz w:val="22"/>
                <w:szCs w:val="22"/>
              </w:rPr>
              <w:t>)</w:t>
            </w:r>
          </w:p>
        </w:tc>
        <w:tc>
          <w:tcPr>
            <w:tcW w:w="1486" w:type="dxa"/>
            <w:tcBorders>
              <w:top w:val="single" w:sz="4" w:space="0" w:color="auto"/>
              <w:bottom w:val="single" w:sz="4" w:space="0" w:color="auto"/>
            </w:tcBorders>
            <w:vAlign w:val="center"/>
          </w:tcPr>
          <w:p w14:paraId="0F523157" w14:textId="1A267030"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5F3B89A1"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0A1BDA15" w14:textId="30FC9DAA"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989FD04" w14:textId="77777777" w:rsidR="00DE11A5" w:rsidRPr="00593698" w:rsidRDefault="00DE11A5" w:rsidP="00DE11A5">
            <w:pPr>
              <w:jc w:val="center"/>
              <w:rPr>
                <w:sz w:val="22"/>
                <w:szCs w:val="22"/>
              </w:rPr>
            </w:pPr>
            <w:r w:rsidRPr="00593698">
              <w:rPr>
                <w:sz w:val="22"/>
                <w:szCs w:val="22"/>
              </w:rPr>
              <w:t>HP2</w:t>
            </w:r>
          </w:p>
        </w:tc>
      </w:tr>
      <w:tr w:rsidR="00DE11A5" w:rsidRPr="00593698" w14:paraId="536BE0D6" w14:textId="77777777" w:rsidTr="00593698">
        <w:tc>
          <w:tcPr>
            <w:tcW w:w="1576" w:type="dxa"/>
            <w:vMerge/>
            <w:vAlign w:val="center"/>
          </w:tcPr>
          <w:p w14:paraId="71D970A0"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3DC2A515" w14:textId="7F5CBC15" w:rsidR="00DE11A5" w:rsidRPr="00593698" w:rsidRDefault="00DE11A5" w:rsidP="00DE11A5">
            <w:pPr>
              <w:jc w:val="center"/>
              <w:rPr>
                <w:sz w:val="22"/>
                <w:szCs w:val="22"/>
              </w:rPr>
            </w:pPr>
            <w:r w:rsidRPr="00593698">
              <w:rPr>
                <w:sz w:val="22"/>
                <w:szCs w:val="22"/>
              </w:rPr>
              <w:t>After emergence (6</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6F43F350" w14:textId="5F44D97D"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1CDA385B" w14:textId="534F0E6F"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7AB0AAEF" w14:textId="3EA86D87"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69A95A6" w14:textId="7F5FA077" w:rsidR="00DE11A5" w:rsidRPr="00593698" w:rsidRDefault="00DE11A5" w:rsidP="00DE11A5">
            <w:pPr>
              <w:jc w:val="center"/>
              <w:rPr>
                <w:sz w:val="22"/>
                <w:szCs w:val="22"/>
              </w:rPr>
            </w:pPr>
            <w:r w:rsidRPr="00593698">
              <w:rPr>
                <w:sz w:val="22"/>
                <w:szCs w:val="22"/>
              </w:rPr>
              <w:t>HP7</w:t>
            </w:r>
          </w:p>
        </w:tc>
      </w:tr>
      <w:tr w:rsidR="00DE11A5" w:rsidRPr="00593698" w14:paraId="64578084" w14:textId="77777777" w:rsidTr="00593698">
        <w:tc>
          <w:tcPr>
            <w:tcW w:w="1576" w:type="dxa"/>
            <w:vMerge/>
            <w:vAlign w:val="center"/>
          </w:tcPr>
          <w:p w14:paraId="4FA4FFFF"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41DC18D" w14:textId="77777777" w:rsidR="00DE11A5" w:rsidRDefault="00DE11A5" w:rsidP="00DE11A5">
            <w:pPr>
              <w:jc w:val="center"/>
              <w:rPr>
                <w:sz w:val="22"/>
                <w:szCs w:val="22"/>
              </w:rPr>
            </w:pPr>
            <w:r w:rsidRPr="00593698">
              <w:rPr>
                <w:sz w:val="22"/>
                <w:szCs w:val="22"/>
              </w:rPr>
              <w:t xml:space="preserve">In-season </w:t>
            </w:r>
          </w:p>
          <w:p w14:paraId="07FDB56D" w14:textId="0F045710" w:rsidR="00DE11A5" w:rsidRPr="00593698" w:rsidRDefault="00DE11A5" w:rsidP="00DE11A5">
            <w:pPr>
              <w:jc w:val="center"/>
              <w:rPr>
                <w:sz w:val="22"/>
                <w:szCs w:val="22"/>
              </w:rPr>
            </w:pPr>
            <w:r w:rsidRPr="00593698">
              <w:rPr>
                <w:sz w:val="22"/>
                <w:szCs w:val="22"/>
              </w:rPr>
              <w:t>(20</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2B25DDA2" w14:textId="2E1EE8DB"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66B44AD1" w14:textId="2BFD0D36"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2DA73242" w14:textId="39BF8CD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23FCAE6" w14:textId="503CEF7C" w:rsidR="00DE11A5" w:rsidRPr="00593698" w:rsidRDefault="00DE11A5" w:rsidP="00DE11A5">
            <w:pPr>
              <w:jc w:val="center"/>
              <w:rPr>
                <w:sz w:val="22"/>
                <w:szCs w:val="22"/>
              </w:rPr>
            </w:pPr>
            <w:r w:rsidRPr="00593698">
              <w:rPr>
                <w:sz w:val="22"/>
                <w:szCs w:val="22"/>
              </w:rPr>
              <w:t>HP7</w:t>
            </w:r>
          </w:p>
        </w:tc>
      </w:tr>
      <w:tr w:rsidR="00DE11A5" w:rsidRPr="00593698" w14:paraId="5890627D" w14:textId="77777777" w:rsidTr="00593698">
        <w:tc>
          <w:tcPr>
            <w:tcW w:w="1576" w:type="dxa"/>
            <w:vMerge/>
            <w:tcBorders>
              <w:bottom w:val="single" w:sz="4" w:space="0" w:color="auto"/>
            </w:tcBorders>
            <w:vAlign w:val="center"/>
          </w:tcPr>
          <w:p w14:paraId="71A320E5"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22348F82" w14:textId="77777777" w:rsidR="00DE11A5" w:rsidRDefault="00DE11A5" w:rsidP="00DE11A5">
            <w:pPr>
              <w:jc w:val="center"/>
              <w:rPr>
                <w:sz w:val="22"/>
                <w:szCs w:val="22"/>
              </w:rPr>
            </w:pPr>
            <w:r w:rsidRPr="00593698">
              <w:rPr>
                <w:sz w:val="22"/>
                <w:szCs w:val="22"/>
              </w:rPr>
              <w:t xml:space="preserve">In-season </w:t>
            </w:r>
          </w:p>
          <w:p w14:paraId="1A31D346" w14:textId="3CF4AA23" w:rsidR="00DE11A5" w:rsidRPr="00593698" w:rsidRDefault="00DE11A5" w:rsidP="00DE11A5">
            <w:pPr>
              <w:jc w:val="center"/>
              <w:rPr>
                <w:sz w:val="22"/>
                <w:szCs w:val="22"/>
              </w:rPr>
            </w:pPr>
            <w:r w:rsidRPr="00593698">
              <w:rPr>
                <w:sz w:val="22"/>
                <w:szCs w:val="22"/>
              </w:rPr>
              <w:t>(2</w:t>
            </w:r>
            <w:r>
              <w:rPr>
                <w:sz w:val="22"/>
                <w:szCs w:val="22"/>
              </w:rPr>
              <w:t>-Jun</w:t>
            </w:r>
            <w:r w:rsidRPr="00593698">
              <w:rPr>
                <w:sz w:val="22"/>
                <w:szCs w:val="22"/>
              </w:rPr>
              <w:t>)</w:t>
            </w:r>
          </w:p>
        </w:tc>
        <w:tc>
          <w:tcPr>
            <w:tcW w:w="1486" w:type="dxa"/>
            <w:tcBorders>
              <w:top w:val="single" w:sz="4" w:space="0" w:color="auto"/>
              <w:bottom w:val="single" w:sz="4" w:space="0" w:color="auto"/>
            </w:tcBorders>
            <w:vAlign w:val="center"/>
          </w:tcPr>
          <w:p w14:paraId="0482F56E" w14:textId="5D7411D6"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2F0E3E00" w14:textId="6C3DA6C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506D52F3" w14:textId="7799C870"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D142306" w14:textId="13EF22CA" w:rsidR="00DE11A5" w:rsidRPr="00593698" w:rsidRDefault="00DE11A5" w:rsidP="00DE11A5">
            <w:pPr>
              <w:jc w:val="center"/>
              <w:rPr>
                <w:sz w:val="22"/>
                <w:szCs w:val="22"/>
              </w:rPr>
            </w:pPr>
            <w:r w:rsidRPr="00593698">
              <w:rPr>
                <w:sz w:val="22"/>
                <w:szCs w:val="22"/>
              </w:rPr>
              <w:t>HP8</w:t>
            </w:r>
          </w:p>
        </w:tc>
      </w:tr>
    </w:tbl>
    <w:p w14:paraId="6C9D6248" w14:textId="77777777" w:rsidR="009C1E41" w:rsidRDefault="009C1E41" w:rsidP="009C1E41">
      <w:pPr>
        <w:spacing w:line="360" w:lineRule="auto"/>
      </w:pPr>
    </w:p>
    <w:p w14:paraId="514A346C" w14:textId="2C4F2C81" w:rsidR="001A455C" w:rsidRPr="001A455C" w:rsidRDefault="00776C96" w:rsidP="001A455C">
      <w:pPr>
        <w:spacing w:line="360" w:lineRule="auto"/>
        <w:rPr>
          <w:lang w:val="en-US"/>
        </w:rPr>
      </w:pPr>
      <w:r w:rsidRPr="001A455C">
        <w:t xml:space="preserve">In the </w:t>
      </w:r>
      <w:r w:rsidR="005515FA">
        <w:t>NT</w:t>
      </w:r>
      <w:r w:rsidRPr="001A455C">
        <w:t xml:space="preserve"> and </w:t>
      </w:r>
      <w:r w:rsidR="00423AE6">
        <w:t>surface</w:t>
      </w:r>
      <w:r w:rsidRPr="001A455C">
        <w:t xml:space="preserve"> tillage treatments, all plots were sprayed before cash crop planting</w:t>
      </w:r>
      <w:r w:rsidR="000F7586">
        <w:t xml:space="preserve"> (Table 2)</w:t>
      </w:r>
      <w:r w:rsidRPr="001A455C">
        <w:t xml:space="preserve">. For the </w:t>
      </w:r>
      <w:r w:rsidR="00423AE6">
        <w:t>inversion</w:t>
      </w:r>
      <w:r w:rsidRPr="001A455C">
        <w:t xml:space="preserve"> tillage treatments, </w:t>
      </w:r>
      <w:r w:rsidR="00063C63">
        <w:t xml:space="preserve">tillage provided weed control and therefore </w:t>
      </w:r>
      <w:r w:rsidRPr="001A455C">
        <w:t xml:space="preserve">no herbicide was </w:t>
      </w:r>
      <w:r w:rsidR="00063C63">
        <w:t>applied</w:t>
      </w:r>
      <w:r w:rsidRPr="001A455C">
        <w:t xml:space="preserve"> before cash crop planting. </w:t>
      </w:r>
      <w:r w:rsidR="00645D68">
        <w:t>For in</w:t>
      </w:r>
      <w:r w:rsidR="00645D68">
        <w:rPr>
          <w:lang w:val="en-US"/>
        </w:rPr>
        <w:t xml:space="preserve">-season weed control, herbicide packages applied in the </w:t>
      </w:r>
      <w:proofErr w:type="spellStart"/>
      <w:r w:rsidR="00645D68">
        <w:rPr>
          <w:lang w:val="en-US"/>
        </w:rPr>
        <w:t>MixE</w:t>
      </w:r>
      <w:proofErr w:type="spellEnd"/>
      <w:r w:rsidR="00645D68">
        <w:rPr>
          <w:lang w:val="en-US"/>
        </w:rPr>
        <w:t xml:space="preserve"> treatment had to accommodate </w:t>
      </w:r>
      <w:r w:rsidRPr="001A455C">
        <w:t xml:space="preserve">the presence of the grass and clover </w:t>
      </w:r>
      <w:r w:rsidR="00645D68">
        <w:t>crops and were therefore different from those applied in all other cover crop treatments. After emergence</w:t>
      </w:r>
      <w:r w:rsidR="00063C63">
        <w:t xml:space="preserve">, weed surveys indicated a need to control </w:t>
      </w:r>
      <w:r w:rsidR="001A455C" w:rsidRPr="001A455C">
        <w:t xml:space="preserve">Canada thistle </w:t>
      </w:r>
      <w:r w:rsidR="00645D68">
        <w:t>[</w:t>
      </w:r>
      <w:r w:rsidR="001A455C" w:rsidRPr="001A455C">
        <w:rPr>
          <w:i/>
          <w:iCs/>
        </w:rPr>
        <w:t>Cirsium arvense</w:t>
      </w:r>
      <w:r w:rsidR="005B40AA">
        <w:t xml:space="preserve"> (L.) Scop.</w:t>
      </w:r>
      <w:r w:rsidR="00645D68">
        <w:t xml:space="preserve">], </w:t>
      </w:r>
      <w:r w:rsidR="00063C63">
        <w:t>and herbicide applications were chosen that are effective against this perennial weed</w:t>
      </w:r>
      <w:ins w:id="46" w:author="Mette Sønderskov" w:date="2026-04-17T11:21:00Z" w16du:dateUtc="2026-04-17T09:21:00Z">
        <w:r w:rsidR="00A80BA5">
          <w:t xml:space="preserve"> (HP5)</w:t>
        </w:r>
      </w:ins>
      <w:r w:rsidR="00063C63">
        <w:t xml:space="preserve">. However, </w:t>
      </w:r>
      <w:r w:rsidR="00AC0E09">
        <w:t xml:space="preserve">those same herbicides could not be used in the </w:t>
      </w:r>
      <w:proofErr w:type="spellStart"/>
      <w:r w:rsidR="00AC0E09">
        <w:t>MixE</w:t>
      </w:r>
      <w:proofErr w:type="spellEnd"/>
      <w:r w:rsidR="00AC0E09">
        <w:t xml:space="preserve"> plots</w:t>
      </w:r>
      <w:r w:rsidR="00063C63">
        <w:t>, so the best available option was instead used</w:t>
      </w:r>
      <w:ins w:id="47" w:author="Mette Sønderskov" w:date="2026-04-17T11:38:00Z" w16du:dateUtc="2026-04-17T09:38:00Z">
        <w:r w:rsidR="00497809">
          <w:t xml:space="preserve"> (HP3)</w:t>
        </w:r>
      </w:ins>
      <w:r w:rsidR="00AC0E09">
        <w:t xml:space="preserve">. </w:t>
      </w:r>
      <w:bookmarkStart w:id="48" w:name="_Hlk190689276"/>
      <w:r w:rsidR="001A455C" w:rsidRPr="001A455C">
        <w:t xml:space="preserve">Following faba bean planting in 2020, all </w:t>
      </w:r>
      <w:r w:rsidR="00AC0E09">
        <w:t xml:space="preserve">plots received the same herbicide treatments, with special consideration to control </w:t>
      </w:r>
      <w:r w:rsidR="001A455C" w:rsidRPr="001A455C">
        <w:t>wild oat (</w:t>
      </w:r>
      <w:r w:rsidR="001A455C" w:rsidRPr="001A455C">
        <w:rPr>
          <w:i/>
          <w:iCs/>
        </w:rPr>
        <w:t xml:space="preserve">Avena </w:t>
      </w:r>
      <w:proofErr w:type="spellStart"/>
      <w:r w:rsidR="001A455C" w:rsidRPr="001A455C">
        <w:rPr>
          <w:i/>
          <w:iCs/>
        </w:rPr>
        <w:t>fatua</w:t>
      </w:r>
      <w:proofErr w:type="spellEnd"/>
      <w:r w:rsidR="00E64C10">
        <w:rPr>
          <w:i/>
          <w:iCs/>
        </w:rPr>
        <w:t xml:space="preserve"> </w:t>
      </w:r>
      <w:r w:rsidR="00E64C10">
        <w:t>L.</w:t>
      </w:r>
      <w:r w:rsidR="001A455C" w:rsidRPr="001A455C">
        <w:t xml:space="preserve">). </w:t>
      </w:r>
      <w:bookmarkEnd w:id="48"/>
      <w:r w:rsidR="001A455C" w:rsidRPr="00A142CB">
        <w:rPr>
          <w:lang w:val="en-US"/>
        </w:rPr>
        <w:t xml:space="preserve">Herbicide use data was translated into potential toxicity loads using the </w:t>
      </w:r>
      <w:r w:rsidR="00A142CB" w:rsidRPr="00A142CB">
        <w:rPr>
          <w:lang w:val="en-US"/>
        </w:rPr>
        <w:t>Danish</w:t>
      </w:r>
      <w:r w:rsidR="002A7D26" w:rsidRPr="00A142CB">
        <w:rPr>
          <w:lang w:val="en-US"/>
        </w:rPr>
        <w:t xml:space="preserve"> </w:t>
      </w:r>
      <w:r w:rsidR="001A455C" w:rsidRPr="00A142CB">
        <w:rPr>
          <w:lang w:val="en-US"/>
        </w:rPr>
        <w:t xml:space="preserve">Pesticide Load </w:t>
      </w:r>
      <w:r w:rsidR="00063C63">
        <w:rPr>
          <w:lang w:val="en-US"/>
        </w:rPr>
        <w:t>(</w:t>
      </w:r>
      <w:r w:rsidR="000F7586">
        <w:rPr>
          <w:lang w:val="en-US"/>
        </w:rPr>
        <w:t>D</w:t>
      </w:r>
      <w:r w:rsidR="00063C63">
        <w:rPr>
          <w:lang w:val="en-US"/>
        </w:rPr>
        <w:t xml:space="preserve">PL) </w:t>
      </w:r>
      <w:r w:rsidR="00A142CB" w:rsidRPr="00A142CB">
        <w:rPr>
          <w:lang w:val="en-US"/>
        </w:rPr>
        <w:t>values</w:t>
      </w:r>
      <w:r w:rsidR="002A7D26" w:rsidRPr="00A142CB">
        <w:rPr>
          <w:lang w:val="en-US"/>
        </w:rPr>
        <w:t xml:space="preserve"> </w:t>
      </w:r>
      <w:r w:rsidR="007010D9" w:rsidRPr="00A142CB">
        <w:rPr>
          <w:lang w:val="en-US"/>
        </w:rPr>
        <w:fldChar w:fldCharType="begin"/>
      </w:r>
      <w:r w:rsidR="00A142CB" w:rsidRPr="00A142CB">
        <w:rPr>
          <w:lang w:val="en-US"/>
        </w:rPr>
        <w:instrText xml:space="preserve"> ADDIN ZOTERO_ITEM CSL_CITATION {"citationID":"7gwdhikr","properties":{"formattedCitation":"(Kudsk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007010D9" w:rsidRPr="00A142CB">
        <w:rPr>
          <w:lang w:val="en-US"/>
        </w:rPr>
        <w:fldChar w:fldCharType="separate"/>
      </w:r>
      <w:r w:rsidR="00A142CB" w:rsidRPr="00A142CB">
        <w:rPr>
          <w:lang w:val="en-US"/>
        </w:rPr>
        <w:t>(Kudsk et al., 2018)</w:t>
      </w:r>
      <w:r w:rsidR="007010D9" w:rsidRPr="00A142CB">
        <w:rPr>
          <w:lang w:val="en-US"/>
        </w:rPr>
        <w:fldChar w:fldCharType="end"/>
      </w:r>
      <w:r w:rsidR="00EF786B">
        <w:rPr>
          <w:lang w:val="en-US"/>
        </w:rPr>
        <w:t>, and the total DPL was summed for each of the 30 cropping systems over the three year study period</w:t>
      </w:r>
      <w:r w:rsidR="001A455C" w:rsidRPr="00A142CB">
        <w:rPr>
          <w:lang w:val="en-US"/>
        </w:rPr>
        <w:t>.</w:t>
      </w:r>
    </w:p>
    <w:p w14:paraId="14086690" w14:textId="77777777" w:rsidR="002317FF" w:rsidRDefault="002317FF" w:rsidP="002317FF">
      <w:pPr>
        <w:spacing w:line="360" w:lineRule="auto"/>
        <w:rPr>
          <w:b/>
          <w:bCs/>
        </w:rPr>
      </w:pPr>
      <w:proofErr w:type="gramStart"/>
      <w:r w:rsidRPr="003C7F19">
        <w:rPr>
          <w:b/>
          <w:bCs/>
        </w:rPr>
        <w:t>2.1.</w:t>
      </w:r>
      <w:r>
        <w:rPr>
          <w:b/>
          <w:bCs/>
        </w:rPr>
        <w:t>2</w:t>
      </w:r>
      <w:r w:rsidRPr="003C7F19">
        <w:rPr>
          <w:b/>
          <w:bCs/>
        </w:rPr>
        <w:t xml:space="preserve">  </w:t>
      </w:r>
      <w:r>
        <w:rPr>
          <w:b/>
          <w:bCs/>
        </w:rPr>
        <w:t>General</w:t>
      </w:r>
      <w:proofErr w:type="gramEnd"/>
      <w:r>
        <w:rPr>
          <w:b/>
          <w:bCs/>
        </w:rPr>
        <w:t xml:space="preserve"> management</w:t>
      </w:r>
    </w:p>
    <w:p w14:paraId="21535890" w14:textId="718D6A6F" w:rsidR="002317FF" w:rsidRPr="00DE11A5" w:rsidRDefault="002317FF" w:rsidP="002317FF">
      <w:pPr>
        <w:spacing w:line="360" w:lineRule="auto"/>
        <w:rPr>
          <w:lang w:val="en-US"/>
        </w:rPr>
      </w:pPr>
      <w:r>
        <w:rPr>
          <w:lang w:val="en-US"/>
        </w:rPr>
        <w:t>S</w:t>
      </w:r>
      <w:r w:rsidRPr="00CD7E08">
        <w:rPr>
          <w:lang w:val="en-US"/>
        </w:rPr>
        <w:t>pring barley (</w:t>
      </w:r>
      <w:r w:rsidRPr="00CD7E08">
        <w:rPr>
          <w:i/>
          <w:iCs/>
          <w:lang w:val="en-US"/>
        </w:rPr>
        <w:t xml:space="preserve">Hordeum vulgare </w:t>
      </w:r>
      <w:r w:rsidRPr="00CD7E08">
        <w:rPr>
          <w:lang w:val="en-US"/>
        </w:rPr>
        <w:t>L.</w:t>
      </w:r>
      <w:r>
        <w:rPr>
          <w:lang w:val="en-US"/>
        </w:rPr>
        <w:t xml:space="preserve"> v. </w:t>
      </w:r>
      <w:r>
        <w:t>Evergreen</w:t>
      </w:r>
      <w:r w:rsidRPr="00CD7E08">
        <w:rPr>
          <w:lang w:val="en-US"/>
        </w:rPr>
        <w:t xml:space="preserve">) </w:t>
      </w:r>
      <w:r>
        <w:rPr>
          <w:lang w:val="en-US"/>
        </w:rPr>
        <w:t xml:space="preserve">was </w:t>
      </w:r>
      <w:r w:rsidRPr="00CD7E08">
        <w:rPr>
          <w:lang w:val="en-US"/>
        </w:rPr>
        <w:t>sown 19</w:t>
      </w:r>
      <w:r>
        <w:rPr>
          <w:lang w:val="en-US"/>
        </w:rPr>
        <w:t>-</w:t>
      </w:r>
      <w:r w:rsidRPr="00CD7E08">
        <w:rPr>
          <w:lang w:val="en-US"/>
        </w:rPr>
        <w:t>Apr 2018</w:t>
      </w:r>
      <w:r>
        <w:rPr>
          <w:lang w:val="en-US"/>
        </w:rPr>
        <w:t xml:space="preserve"> (300 plants m</w:t>
      </w:r>
      <w:r w:rsidRPr="006F4E10">
        <w:rPr>
          <w:vertAlign w:val="superscript"/>
          <w:lang w:val="en-US"/>
        </w:rPr>
        <w:t>-2</w:t>
      </w:r>
      <w:r>
        <w:rPr>
          <w:lang w:val="en-US"/>
        </w:rPr>
        <w:t xml:space="preserve">) </w:t>
      </w:r>
      <w:r w:rsidR="00DE11A5">
        <w:rPr>
          <w:lang w:val="en-US"/>
        </w:rPr>
        <w:t xml:space="preserve"> </w:t>
      </w:r>
      <w:r>
        <w:rPr>
          <w:lang w:val="en-US"/>
        </w:rPr>
        <w:t xml:space="preserve">and harvested </w:t>
      </w:r>
      <w:r w:rsidR="00DE11A5" w:rsidRPr="001A455C">
        <w:t>8</w:t>
      </w:r>
      <w:r w:rsidR="00DE11A5">
        <w:t>-Aug</w:t>
      </w:r>
      <w:r w:rsidR="00DE11A5" w:rsidRPr="001A455C">
        <w:t xml:space="preserve"> 2018</w:t>
      </w:r>
      <w:r>
        <w:rPr>
          <w:lang w:val="en-US"/>
        </w:rPr>
        <w:t xml:space="preserve">; </w:t>
      </w:r>
      <w:r w:rsidRPr="00CD7E08">
        <w:rPr>
          <w:lang w:val="en-US"/>
        </w:rPr>
        <w:t>spring oat (</w:t>
      </w:r>
      <w:r w:rsidRPr="00CD7E08">
        <w:rPr>
          <w:i/>
          <w:iCs/>
          <w:lang w:val="en-US"/>
        </w:rPr>
        <w:t>Avena sativa</w:t>
      </w:r>
      <w:r w:rsidRPr="00CD7E08">
        <w:rPr>
          <w:lang w:val="en-US"/>
        </w:rPr>
        <w:t xml:space="preserve"> L.</w:t>
      </w:r>
      <w:r>
        <w:rPr>
          <w:lang w:val="en-US"/>
        </w:rPr>
        <w:t xml:space="preserve"> v. Poseidon</w:t>
      </w:r>
      <w:r w:rsidRPr="00CD7E08">
        <w:rPr>
          <w:lang w:val="en-US"/>
        </w:rPr>
        <w:t xml:space="preserve">) </w:t>
      </w:r>
      <w:r>
        <w:rPr>
          <w:lang w:val="en-US"/>
        </w:rPr>
        <w:t>was sown on</w:t>
      </w:r>
      <w:r w:rsidRPr="00CD7E08">
        <w:rPr>
          <w:lang w:val="en-US"/>
        </w:rPr>
        <w:t xml:space="preserve"> 4</w:t>
      </w:r>
      <w:r>
        <w:rPr>
          <w:lang w:val="en-US"/>
        </w:rPr>
        <w:t>-</w:t>
      </w:r>
      <w:r w:rsidRPr="00CD7E08">
        <w:rPr>
          <w:lang w:val="en-US"/>
        </w:rPr>
        <w:t>Apr 2019</w:t>
      </w:r>
      <w:r>
        <w:rPr>
          <w:lang w:val="en-US"/>
        </w:rPr>
        <w:t xml:space="preserve"> (300 plants m</w:t>
      </w:r>
      <w:r w:rsidRPr="006F4E10">
        <w:rPr>
          <w:vertAlign w:val="superscript"/>
          <w:lang w:val="en-US"/>
        </w:rPr>
        <w:t>-2</w:t>
      </w:r>
      <w:r>
        <w:rPr>
          <w:lang w:val="en-US"/>
        </w:rPr>
        <w:t>)</w:t>
      </w:r>
      <w:r w:rsidRPr="00CD7E08">
        <w:rPr>
          <w:lang w:val="en-US"/>
        </w:rPr>
        <w:t xml:space="preserve"> </w:t>
      </w:r>
      <w:r>
        <w:rPr>
          <w:lang w:val="en-US"/>
        </w:rPr>
        <w:t xml:space="preserve">and harvested </w:t>
      </w:r>
      <w:r w:rsidR="00DE11A5" w:rsidRPr="001A455C">
        <w:t>15</w:t>
      </w:r>
      <w:r w:rsidR="00DE11A5">
        <w:t>-Aug</w:t>
      </w:r>
      <w:r w:rsidR="00DE11A5" w:rsidRPr="001A455C">
        <w:t xml:space="preserve"> 2019</w:t>
      </w:r>
      <w:r>
        <w:rPr>
          <w:lang w:val="en-US"/>
        </w:rPr>
        <w:t xml:space="preserve">; </w:t>
      </w:r>
      <w:r w:rsidRPr="00CD7E08">
        <w:rPr>
          <w:lang w:val="en-US"/>
        </w:rPr>
        <w:t>faba beans (</w:t>
      </w:r>
      <w:r w:rsidRPr="00CD7E08">
        <w:rPr>
          <w:i/>
          <w:iCs/>
          <w:lang w:val="en-US"/>
        </w:rPr>
        <w:t>Vicia faba</w:t>
      </w:r>
      <w:r w:rsidRPr="00CD7E08">
        <w:rPr>
          <w:lang w:val="en-US"/>
        </w:rPr>
        <w:t xml:space="preserve"> L.</w:t>
      </w:r>
      <w:r>
        <w:rPr>
          <w:lang w:val="en-US"/>
        </w:rPr>
        <w:t xml:space="preserve"> v. Boxer</w:t>
      </w:r>
      <w:r w:rsidRPr="00CD7E08">
        <w:rPr>
          <w:lang w:val="en-US"/>
        </w:rPr>
        <w:t xml:space="preserve">) </w:t>
      </w:r>
      <w:r>
        <w:rPr>
          <w:lang w:val="en-US"/>
        </w:rPr>
        <w:t>was sown on</w:t>
      </w:r>
      <w:r w:rsidRPr="00CD7E08">
        <w:rPr>
          <w:lang w:val="en-US"/>
        </w:rPr>
        <w:t xml:space="preserve"> 15</w:t>
      </w:r>
      <w:r>
        <w:rPr>
          <w:lang w:val="en-US"/>
        </w:rPr>
        <w:t>-</w:t>
      </w:r>
      <w:r w:rsidRPr="00CD7E08">
        <w:rPr>
          <w:lang w:val="en-US"/>
        </w:rPr>
        <w:t>Apr 2020</w:t>
      </w:r>
      <w:r>
        <w:rPr>
          <w:lang w:val="en-US"/>
        </w:rPr>
        <w:t xml:space="preserve"> (50 plants m</w:t>
      </w:r>
      <w:r w:rsidRPr="006F4E10">
        <w:rPr>
          <w:vertAlign w:val="superscript"/>
          <w:lang w:val="en-US"/>
        </w:rPr>
        <w:t>-2</w:t>
      </w:r>
      <w:r>
        <w:rPr>
          <w:lang w:val="en-US"/>
        </w:rPr>
        <w:t xml:space="preserve">) and harvested </w:t>
      </w:r>
      <w:r w:rsidR="00DE11A5" w:rsidRPr="001A455C">
        <w:t>24</w:t>
      </w:r>
      <w:r w:rsidR="00DE11A5">
        <w:t>-Aug</w:t>
      </w:r>
      <w:r w:rsidR="00DE11A5" w:rsidRPr="001A455C">
        <w:t xml:space="preserve"> 2020</w:t>
      </w:r>
      <w:r w:rsidRPr="00CD7E08">
        <w:rPr>
          <w:lang w:val="en-US"/>
        </w:rPr>
        <w:t xml:space="preserve">. </w:t>
      </w:r>
      <w:r>
        <w:rPr>
          <w:lang w:val="en-US"/>
        </w:rPr>
        <w:t>All plots received m</w:t>
      </w:r>
      <w:r w:rsidRPr="001A455C">
        <w:rPr>
          <w:lang w:val="en-US"/>
        </w:rPr>
        <w:t>ineral fertilizer broadcast on spring barley plots on 17</w:t>
      </w:r>
      <w:r>
        <w:rPr>
          <w:lang w:val="en-US"/>
        </w:rPr>
        <w:t>-Apr</w:t>
      </w:r>
      <w:r w:rsidRPr="001A455C">
        <w:rPr>
          <w:lang w:val="en-US"/>
        </w:rPr>
        <w:t xml:space="preserve">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w:t>
      </w:r>
      <w:r>
        <w:t>-Apr</w:t>
      </w:r>
      <w:r w:rsidRPr="001A455C">
        <w:t xml:space="preserve">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w:t>
      </w:r>
      <w:r>
        <w:t>-Apr</w:t>
      </w:r>
      <w:r w:rsidRPr="001A455C">
        <w:t xml:space="preserve"> 2020 (32 kg P ha</w:t>
      </w:r>
      <w:r w:rsidRPr="001A455C">
        <w:rPr>
          <w:vertAlign w:val="superscript"/>
        </w:rPr>
        <w:t xml:space="preserve">-1 </w:t>
      </w:r>
      <w:r w:rsidRPr="001A455C">
        <w:t>and 80 kg K ha</w:t>
      </w:r>
      <w:r w:rsidRPr="001A455C">
        <w:rPr>
          <w:vertAlign w:val="superscript"/>
        </w:rPr>
        <w:t>-1</w:t>
      </w:r>
      <w:r w:rsidRPr="001A455C">
        <w:t>).</w:t>
      </w:r>
      <w:r>
        <w:t xml:space="preserve"> Herbicide application differed by treatment (see Table 2), but otherwise a</w:t>
      </w:r>
      <w:r w:rsidRPr="001A455C">
        <w:t xml:space="preserve">ll plots were managed identically for </w:t>
      </w:r>
      <w:r w:rsidRPr="001A455C">
        <w:lastRenderedPageBreak/>
        <w:t>diseases and insect pests according to</w:t>
      </w:r>
      <w:r>
        <w:t xml:space="preserve"> best management practices recommended by national advisory services</w:t>
      </w:r>
      <w:r w:rsidRPr="00A142CB">
        <w:t>.</w:t>
      </w:r>
    </w:p>
    <w:p w14:paraId="59A552E2" w14:textId="1054FC00" w:rsidR="002317FF" w:rsidRPr="002317FF" w:rsidRDefault="002317FF" w:rsidP="002317FF">
      <w:pPr>
        <w:spacing w:line="360" w:lineRule="auto"/>
        <w:rPr>
          <w:lang w:val="en-US"/>
        </w:rPr>
      </w:pPr>
      <w:r w:rsidRPr="001A455C">
        <w:rPr>
          <w:lang w:val="en-US"/>
        </w:rPr>
        <w:t xml:space="preserve">The long-term experiment is rainfed, but in 2018 an exception was made due to an extremely hot and dry early growing season. </w:t>
      </w:r>
      <w:proofErr w:type="gramStart"/>
      <w:r w:rsidRPr="001A455C">
        <w:rPr>
          <w:lang w:val="en-US"/>
        </w:rPr>
        <w:t>In order to</w:t>
      </w:r>
      <w:proofErr w:type="gramEnd"/>
      <w:r w:rsidRPr="001A455C">
        <w:rPr>
          <w:lang w:val="en-US"/>
        </w:rPr>
        <w:t xml:space="preserve"> maintain the long-term viability of the experiment, all plots were irrigated with 25 mm in early</w:t>
      </w:r>
      <w:r>
        <w:rPr>
          <w:lang w:val="en-US"/>
        </w:rPr>
        <w:t xml:space="preserve"> June</w:t>
      </w:r>
      <w:r w:rsidRPr="001A455C">
        <w:rPr>
          <w:lang w:val="en-US"/>
        </w:rPr>
        <w:t xml:space="preserve"> to ensure the establishment of all treatments. Irrigation was done with sprinklers mounted on a boom that was dragged through the experiment.</w:t>
      </w:r>
      <w:r>
        <w:rPr>
          <w:lang w:val="en-US"/>
        </w:rPr>
        <w:t xml:space="preserve"> This was also done on production fields in Denmark with access to irrigation </w:t>
      </w:r>
      <w:proofErr w:type="gramStart"/>
      <w:r>
        <w:rPr>
          <w:lang w:val="en-US"/>
        </w:rPr>
        <w:t>structure, and</w:t>
      </w:r>
      <w:proofErr w:type="gramEnd"/>
      <w:r>
        <w:rPr>
          <w:lang w:val="en-US"/>
        </w:rPr>
        <w:t xml:space="preserve"> therefore represents realistic production management. </w:t>
      </w:r>
      <w:r w:rsidRPr="001A455C">
        <w:rPr>
          <w:lang w:val="en-US"/>
        </w:rPr>
        <w:t xml:space="preserve">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proofErr w:type="gramStart"/>
      <w:r w:rsidRPr="003C7F19">
        <w:rPr>
          <w:b/>
          <w:bCs/>
        </w:rPr>
        <w:t>2.</w:t>
      </w:r>
      <w:r>
        <w:rPr>
          <w:b/>
          <w:bCs/>
        </w:rPr>
        <w:t>2</w:t>
      </w:r>
      <w:r w:rsidRPr="003C7F19">
        <w:rPr>
          <w:b/>
          <w:bCs/>
        </w:rPr>
        <w:t xml:space="preserve">.1  </w:t>
      </w:r>
      <w:r>
        <w:rPr>
          <w:b/>
          <w:bCs/>
        </w:rPr>
        <w:t>Crop</w:t>
      </w:r>
      <w:proofErr w:type="gramEnd"/>
      <w:r>
        <w:rPr>
          <w:b/>
          <w:bCs/>
        </w:rPr>
        <w:t xml:space="preserve"> yields</w:t>
      </w:r>
    </w:p>
    <w:p w14:paraId="7501D6A6" w14:textId="241E0789" w:rsidR="001A455C" w:rsidRPr="001A455C" w:rsidRDefault="00DE11A5" w:rsidP="001A455C">
      <w:pPr>
        <w:spacing w:line="360" w:lineRule="auto"/>
      </w:pPr>
      <w:r>
        <w:t>The middle area (net size 1.5 m x 10 m) of e</w:t>
      </w:r>
      <w:r w:rsidR="001A455C" w:rsidRPr="001A455C">
        <w:t xml:space="preserve">ach </w:t>
      </w:r>
      <w:r w:rsidR="007A49E4">
        <w:t>micro-plot</w:t>
      </w:r>
      <w:r w:rsidR="001A455C" w:rsidRPr="001A455C">
        <w:t xml:space="preserve"> was harvested for grain yield with a plot combine</w:t>
      </w:r>
      <w:r w:rsidR="00DD770E">
        <w:t>r</w:t>
      </w:r>
      <w:r w:rsidR="001A455C" w:rsidRPr="001A455C">
        <w:t xml:space="preserve">. Dry matter content was determined by a near-infrared spectroscopy analyzer </w:t>
      </w:r>
      <w:r w:rsidR="00A8682B">
        <w:t>[</w:t>
      </w:r>
      <w:r w:rsidR="001A455C" w:rsidRPr="001A455C">
        <w:t>InfraTec™ 1241 Grain Analyzer, Foss A/S; </w:t>
      </w:r>
      <w:bookmarkStart w:id="49" w:name="bbib4"/>
      <w:r w:rsidR="00A8682B">
        <w:fldChar w:fldCharType="begin"/>
      </w:r>
      <w:r w:rsidR="00A8682B">
        <w:instrText xml:space="preserve"> ADDIN ZOTERO_ITEM CSL_CITATION {"citationID":"vgHNN8mL","properties":{"formattedCitation":"(B\\uc0\\u252{}chmann et al., 2001)","plainCitation":"(Büchmann et al., 2001)","noteIndex":0},"citationItems":[{"id":1511,"uris":["http://zotero.org/users/3599437/items/EAQE7SEB"],"itemData":{"id":1511,"type":"article-journal","abstract":"Three problems need to be addressed in networks of Infratec Grain Analysers: 1) the networks are not interconnected, 2) the partial least squares (PLS) calibrations used so far have to be individually adjusted for bias when transferred to the slave instruments, and 3) the calibrations are not entirely stable over time. Nonlinear artificial neural network (ANN) calibrations based on a large common European data set (≈4,000 samples in the training sets and ≈1,000 samples in the stop sets) were introduced to overcome these constraints. The performance of these ANN calibrations was compared with Danish PLS models for protein and moisture in cereals during the 1998 harvest in Denmark, and subsequently with PLS models based on the same European data set. ANN models were more accurate than PLS and, unlike PLS, were linear and transferable up to 25% moisture. It is suggested that the improved performance of the ANN models is attributable to the modeling technique rather than the size and nature of the European data set. In most cases, ANN models could be applied directly and without bias adjustment to slave instruments. The ANN models were also more stable, they required fewer bias adjustments or remodeling over time compared with Danish PLS models. ANN calibrations using shared data have been adopted for commercial use in several European countries and work is in progress to develop global ANN models for determination of protein in wheat and barley.","container-title":"Cereal Chemistry","DOI":"10.1094/CCHEM.2001.78.5.572","ISSN":"1943-3638","issue":"5","language":"en","license":"© AACC International","note":"_eprint: https://onlinelibrary.wiley.com/doi/pdf/10.1094/CCHEM.2001.78.5.572","page":"572-577","source":"Wiley Online Library","title":"Performance of European Artificial Neural Network (ANN) Calibrations for Moisture and Protein in Cereals Using the Danish Near-Infrared Transmission (NIT) Network","volume":"78","author":[{"family":"Büchmann","given":"Nils Bo"},{"family":"Josefsson","given":"Henrik"},{"family":"Cowe","given":"Ian A."}],"issued":{"date-parts":[["2001"]]}}}],"schema":"https://github.com/citation-style-language/schema/raw/master/csl-citation.json"} </w:instrText>
      </w:r>
      <w:r w:rsidR="00A8682B">
        <w:fldChar w:fldCharType="separate"/>
      </w:r>
      <w:r w:rsidR="00A8682B" w:rsidRPr="00A8682B">
        <w:t>(</w:t>
      </w:r>
      <w:proofErr w:type="spellStart"/>
      <w:r w:rsidR="00A8682B" w:rsidRPr="00A8682B">
        <w:t>Büchmann</w:t>
      </w:r>
      <w:proofErr w:type="spellEnd"/>
      <w:r w:rsidR="00A8682B" w:rsidRPr="00A8682B">
        <w:t xml:space="preserve"> et al., 2001)</w:t>
      </w:r>
      <w:r w:rsidR="00A8682B">
        <w:fldChar w:fldCharType="end"/>
      </w:r>
      <w:r w:rsidR="00A8682B">
        <w:t>]</w:t>
      </w:r>
      <w:bookmarkEnd w:id="49"/>
      <w:r w:rsidR="001A455C" w:rsidRPr="001A455C">
        <w:t>). Grain yields are reported on a dry matter basis.</w:t>
      </w:r>
    </w:p>
    <w:p w14:paraId="550CAF4F" w14:textId="449D0A18" w:rsidR="001A455C" w:rsidRDefault="001A455C" w:rsidP="001A455C">
      <w:pPr>
        <w:spacing w:line="360" w:lineRule="auto"/>
        <w:rPr>
          <w:b/>
          <w:bCs/>
        </w:rPr>
      </w:pPr>
      <w:proofErr w:type="gramStart"/>
      <w:r w:rsidRPr="003C7F19">
        <w:rPr>
          <w:b/>
          <w:bCs/>
        </w:rPr>
        <w:t>2.</w:t>
      </w:r>
      <w:r>
        <w:rPr>
          <w:b/>
          <w:bCs/>
        </w:rPr>
        <w:t>2</w:t>
      </w:r>
      <w:r w:rsidRPr="003C7F19">
        <w:rPr>
          <w:b/>
          <w:bCs/>
        </w:rPr>
        <w:t>.</w:t>
      </w:r>
      <w:r>
        <w:rPr>
          <w:b/>
          <w:bCs/>
        </w:rPr>
        <w:t>2</w:t>
      </w:r>
      <w:r w:rsidRPr="003C7F19">
        <w:rPr>
          <w:b/>
          <w:bCs/>
        </w:rPr>
        <w:t xml:space="preserve">  </w:t>
      </w:r>
      <w:r>
        <w:rPr>
          <w:b/>
          <w:bCs/>
        </w:rPr>
        <w:t>Fall</w:t>
      </w:r>
      <w:proofErr w:type="gramEnd"/>
      <w:r>
        <w:rPr>
          <w:b/>
          <w:bCs/>
        </w:rPr>
        <w:t xml:space="preserve"> </w:t>
      </w:r>
      <w:r w:rsidR="00DE11A5">
        <w:rPr>
          <w:b/>
          <w:bCs/>
        </w:rPr>
        <w:t xml:space="preserve">and spring </w:t>
      </w:r>
      <w:r>
        <w:rPr>
          <w:b/>
          <w:bCs/>
        </w:rPr>
        <w:t>vegetation</w:t>
      </w:r>
    </w:p>
    <w:p w14:paraId="02B90445" w14:textId="491213F1" w:rsidR="001A455C" w:rsidRPr="001A455C" w:rsidRDefault="001A455C" w:rsidP="001A455C">
      <w:pPr>
        <w:spacing w:line="360" w:lineRule="auto"/>
        <w:rPr>
          <w:lang w:val="en-US"/>
        </w:rPr>
      </w:pPr>
      <w:r w:rsidRPr="001A455C">
        <w:rPr>
          <w:lang w:val="en-US"/>
        </w:rPr>
        <w:t xml:space="preserve">Three categories of vegetation measurements were taken (Table </w:t>
      </w:r>
      <w:r w:rsidR="00D00598">
        <w:rPr>
          <w:lang w:val="en-US"/>
        </w:rPr>
        <w:t>3</w:t>
      </w:r>
      <w:r w:rsidRPr="001A455C">
        <w:rPr>
          <w:lang w:val="en-US"/>
        </w:rPr>
        <w:t>).</w:t>
      </w:r>
    </w:p>
    <w:p w14:paraId="0EE58BCF" w14:textId="69E4FCBA" w:rsidR="001A455C" w:rsidRPr="007A00AB" w:rsidRDefault="001A455C" w:rsidP="001A455C">
      <w:pPr>
        <w:spacing w:line="360" w:lineRule="auto"/>
        <w:rPr>
          <w:i/>
          <w:iCs/>
          <w:lang w:val="en-US"/>
        </w:rPr>
      </w:pPr>
      <w:r w:rsidRPr="007A00AB">
        <w:rPr>
          <w:i/>
          <w:iCs/>
          <w:lang w:val="en-US"/>
        </w:rPr>
        <w:t xml:space="preserve">Table </w:t>
      </w:r>
      <w:r w:rsidR="00D00598" w:rsidRPr="007A00AB">
        <w:rPr>
          <w:i/>
          <w:iCs/>
          <w:lang w:val="en-US"/>
        </w:rPr>
        <w:t>3</w:t>
      </w:r>
      <w:r w:rsidRPr="007A00AB">
        <w:rPr>
          <w:i/>
          <w:iCs/>
          <w:lang w:val="en-US"/>
        </w:rPr>
        <w:t>. Summary of</w:t>
      </w:r>
      <w:r w:rsidR="00D00598" w:rsidRPr="007A00AB">
        <w:rPr>
          <w:i/>
          <w:iCs/>
          <w:lang w:val="en-US"/>
        </w:rPr>
        <w:t xml:space="preserve"> </w:t>
      </w:r>
      <w:r w:rsidRPr="007A00AB">
        <w:rPr>
          <w:i/>
          <w:iCs/>
          <w:lang w:val="en-US"/>
        </w:rPr>
        <w:t>vegetation measurements</w:t>
      </w:r>
      <w:r w:rsidR="00E0386A" w:rsidRPr="007A00AB">
        <w:rPr>
          <w:i/>
          <w:iCs/>
          <w:lang w:val="en-US"/>
        </w:rPr>
        <w:t xml:space="preserve"> collected 2018-2020</w:t>
      </w:r>
      <w:r w:rsidR="008D70A4" w:rsidRPr="007A00AB">
        <w:rPr>
          <w:i/>
          <w:iCs/>
          <w:lang w:val="en-US"/>
        </w:rPr>
        <w:t>, cover crop species are bolded</w:t>
      </w:r>
    </w:p>
    <w:tbl>
      <w:tblPr>
        <w:tblStyle w:val="TableGrid"/>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063C63">
            <w:pPr>
              <w:rPr>
                <w:lang w:val="en-US"/>
              </w:rPr>
            </w:pPr>
            <w:r w:rsidRPr="001A455C">
              <w:rPr>
                <w:lang w:val="en-US"/>
              </w:rPr>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063C63">
            <w:pPr>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063C63">
            <w:pPr>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063C63">
            <w:pPr>
              <w:rPr>
                <w:lang w:val="en-US"/>
              </w:rPr>
            </w:pPr>
            <w:commentRangeStart w:id="50"/>
            <w:r w:rsidRPr="001A455C">
              <w:rPr>
                <w:lang w:val="en-US"/>
              </w:rPr>
              <w:t>Soil</w:t>
            </w:r>
            <w:commentRangeEnd w:id="50"/>
            <w:r w:rsidR="00E92C91" w:rsidRPr="001A455C">
              <w:rPr>
                <w:rStyle w:val="CommentReference"/>
                <w:sz w:val="24"/>
                <w:szCs w:val="24"/>
                <w:lang w:val="en-US"/>
              </w:rPr>
              <w:commentReference w:id="50"/>
            </w:r>
          </w:p>
          <w:p w14:paraId="257F7571" w14:textId="77777777" w:rsidR="001A455C" w:rsidRPr="001A455C" w:rsidRDefault="001A455C" w:rsidP="00063C63">
            <w:pPr>
              <w:rPr>
                <w:lang w:val="en-US"/>
              </w:rPr>
            </w:pPr>
            <w:r w:rsidRPr="001A455C">
              <w:rPr>
                <w:lang w:val="en-US"/>
              </w:rPr>
              <w:t xml:space="preserve">Species </w:t>
            </w:r>
            <w:r w:rsidRPr="000103DD">
              <w:rPr>
                <w:i/>
                <w:iCs/>
                <w:lang w:val="en-US"/>
              </w:rPr>
              <w:t xml:space="preserve">(AVESA*, CAPBP, CIRAR, EPHEX, HORVW, </w:t>
            </w:r>
            <w:r w:rsidRPr="008D70A4">
              <w:rPr>
                <w:b/>
                <w:bCs/>
                <w:i/>
                <w:iCs/>
                <w:lang w:val="en-US"/>
              </w:rPr>
              <w:t>LOLPE</w:t>
            </w:r>
            <w:r w:rsidRPr="000103DD">
              <w:rPr>
                <w:i/>
                <w:iCs/>
                <w:lang w:val="en-US"/>
              </w:rPr>
              <w:t xml:space="preserve">, MATIN, PAPRH, </w:t>
            </w:r>
            <w:r w:rsidRPr="008D70A4">
              <w:rPr>
                <w:b/>
                <w:bCs/>
                <w:i/>
                <w:iCs/>
                <w:lang w:val="en-US"/>
              </w:rPr>
              <w:t>RAPSR</w:t>
            </w:r>
            <w:r w:rsidRPr="000103DD">
              <w:rPr>
                <w:i/>
                <w:iCs/>
                <w:lang w:val="en-US"/>
              </w:rPr>
              <w:t xml:space="preserve">, TAROF, </w:t>
            </w:r>
            <w:r w:rsidRPr="008D70A4">
              <w:rPr>
                <w:b/>
                <w:bCs/>
                <w:i/>
                <w:iCs/>
                <w:lang w:val="en-US"/>
              </w:rPr>
              <w:t>TRFRE</w:t>
            </w:r>
            <w:r w:rsidRPr="000103DD">
              <w:rPr>
                <w:i/>
                <w:iCs/>
                <w:lang w:val="en-US"/>
              </w:rPr>
              <w:t>)</w:t>
            </w:r>
          </w:p>
          <w:p w14:paraId="25C93F7A" w14:textId="77777777" w:rsidR="001A455C" w:rsidRPr="001A455C" w:rsidRDefault="001A455C" w:rsidP="00063C63">
            <w:pPr>
              <w:rPr>
                <w:lang w:val="en-US"/>
              </w:rPr>
            </w:pPr>
            <w:r w:rsidRPr="001A455C">
              <w:rPr>
                <w:lang w:val="en-US"/>
              </w:rPr>
              <w:t xml:space="preserve">Genus </w:t>
            </w:r>
            <w:r w:rsidRPr="000103DD">
              <w:rPr>
                <w:i/>
                <w:iCs/>
                <w:lang w:val="en-US"/>
              </w:rPr>
              <w:t>(GERSS,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063C63">
            <w:pPr>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063C63">
            <w:pPr>
              <w:rPr>
                <w:lang w:val="en-US"/>
              </w:rPr>
            </w:pPr>
            <w:r w:rsidRPr="001A455C">
              <w:rPr>
                <w:lang w:val="en-US"/>
              </w:rPr>
              <w:t>Cover crop</w:t>
            </w:r>
          </w:p>
          <w:p w14:paraId="25D184B6" w14:textId="77777777" w:rsidR="001A455C" w:rsidRPr="001A455C" w:rsidRDefault="001A455C" w:rsidP="00063C63">
            <w:pPr>
              <w:rPr>
                <w:lang w:val="en-US"/>
              </w:rPr>
            </w:pPr>
            <w:r w:rsidRPr="001A455C">
              <w:rPr>
                <w:lang w:val="en-US"/>
              </w:rPr>
              <w:t xml:space="preserve">Other </w:t>
            </w:r>
            <w:r w:rsidRPr="000103DD">
              <w:rPr>
                <w:i/>
                <w:iCs/>
                <w:lang w:val="en-US"/>
              </w:rPr>
              <w:t>(all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536CB832" w:rsidR="001A455C" w:rsidRPr="001A455C" w:rsidRDefault="001A455C" w:rsidP="00063C63">
            <w:pPr>
              <w:rPr>
                <w:lang w:val="en-US"/>
              </w:rPr>
            </w:pPr>
            <w:r w:rsidRPr="001A455C">
              <w:rPr>
                <w:lang w:val="en-US"/>
              </w:rPr>
              <w:t>Spring weed counts (number m</w:t>
            </w:r>
            <w:r w:rsidRPr="006F4E10">
              <w:rPr>
                <w:vertAlign w:val="superscript"/>
                <w:lang w:val="en-US"/>
              </w:rPr>
              <w:t>-2</w:t>
            </w:r>
            <w:r w:rsidRPr="001A455C">
              <w:rPr>
                <w:lang w:val="en-US"/>
              </w:rPr>
              <w:t xml:space="preserve">) </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063C63">
            <w:pPr>
              <w:rPr>
                <w:lang w:val="en-US"/>
              </w:rPr>
            </w:pPr>
            <w:r w:rsidRPr="001A455C">
              <w:rPr>
                <w:lang w:val="en-US"/>
              </w:rPr>
              <w:t>CIRAR</w:t>
            </w:r>
          </w:p>
          <w:p w14:paraId="5F0A320A" w14:textId="77777777" w:rsidR="001A455C" w:rsidRPr="001A455C" w:rsidRDefault="001A455C" w:rsidP="00063C63">
            <w:pPr>
              <w:rPr>
                <w:lang w:val="en-US"/>
              </w:rPr>
            </w:pPr>
            <w:r w:rsidRPr="001A455C">
              <w:rPr>
                <w:lang w:val="en-US"/>
              </w:rPr>
              <w:t>EQUAR</w:t>
            </w:r>
          </w:p>
          <w:p w14:paraId="252E8220" w14:textId="77777777" w:rsidR="001A455C" w:rsidRPr="001A455C" w:rsidRDefault="001A455C" w:rsidP="00063C63">
            <w:pPr>
              <w:rPr>
                <w:lang w:val="en-US"/>
              </w:rPr>
            </w:pPr>
            <w:r w:rsidRPr="001A455C">
              <w:rPr>
                <w:lang w:val="en-US"/>
              </w:rPr>
              <w:t>Dicot</w:t>
            </w:r>
          </w:p>
          <w:p w14:paraId="0442CCF6" w14:textId="77777777" w:rsidR="001A455C" w:rsidRPr="001A455C" w:rsidRDefault="001A455C" w:rsidP="00063C63">
            <w:pPr>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063C63">
            <w:pPr>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66AED407" w:rsidR="001A455C" w:rsidRPr="001A455C" w:rsidRDefault="001A455C" w:rsidP="001A455C">
      <w:pPr>
        <w:spacing w:line="360" w:lineRule="auto"/>
        <w:rPr>
          <w:lang w:val="en-US"/>
        </w:rPr>
      </w:pPr>
      <w:r w:rsidRPr="001A455C">
        <w:rPr>
          <w:lang w:val="en-US"/>
        </w:rPr>
        <w:t>Ground cover composition was estimated from digital images taken in the fall (9</w:t>
      </w:r>
      <w:r w:rsidR="00AA7374">
        <w:rPr>
          <w:lang w:val="en-US"/>
        </w:rPr>
        <w:t>-Nov</w:t>
      </w:r>
      <w:r w:rsidRPr="001A455C">
        <w:rPr>
          <w:lang w:val="en-US"/>
        </w:rPr>
        <w:t xml:space="preserve"> 2018 and 1</w:t>
      </w:r>
      <w:r w:rsidR="00AA7374">
        <w:rPr>
          <w:lang w:val="en-US"/>
        </w:rPr>
        <w:t>-Nov</w:t>
      </w:r>
      <w:r w:rsidRPr="001A455C">
        <w:rPr>
          <w:lang w:val="en-US"/>
        </w:rPr>
        <w:t xml:space="preserve"> 2019) as done in</w:t>
      </w:r>
      <w:r w:rsidR="00A8682B">
        <w:rPr>
          <w:lang w:val="en-US"/>
        </w:rPr>
        <w:t xml:space="preserve"> </w:t>
      </w:r>
      <w:r w:rsidR="00A8682B">
        <w:rPr>
          <w:lang w:val="en-US"/>
        </w:rPr>
        <w:fldChar w:fldCharType="begin"/>
      </w:r>
      <w:r w:rsidR="00A8682B">
        <w:rPr>
          <w:lang w:val="en-US"/>
        </w:rPr>
        <w:instrText xml:space="preserve"> ADDIN ZOTERO_ITEM CSL_CITATION {"citationID":"s2GcJCTY","properties":{"formattedCitation":"(Melander et al., 2013)","plainCitation":"(Melander et al., 2013)","noteIndex":0},"citationItems":[{"id":684,"uris":["http://zotero.org/users/3599437/items/NWS9WBLM"],"itemData":{"id":684,"type":"article-journal","abstract":"Mechanical weed control of perennial weeds in organic crop production over long post-harvest periods is incompatible with the establishment of cover crops for improving soil quality and preventing nutrient leaching. We suggest a new concept that comprises uprooting and immediate removal of vegetative propagules located within the plough layer to allow for quick re-establishment of a plant cover. A field experiment comparing the effects of conventional practices (stubble cultivation) with different combinations of rotary cultivation (One, Two or four passes) and cover crops (none vs. rye-vetch-mustard mixture) on Elytrigia repens rhizome removal, shoot growth and suppression of a subsequent barley crop was examined in two growing seasons. Four passes with a modified rotary cultivator, where each pass was followed by rhizome removal, reduced E. repens shoot growth in barley by 84% and 97%. In general, the cover crop developed poorly and did not affect barley or E. repens. Barley yield was only affected by treatments in the first season, where yield was negatively correlated with E. repens shoot biomass. The concept has potential for the control of severe E. repens infestations, but future research aimed at identifying more effective smother crops and less intensive methods of rhizome removal is needed.","container-title":"Weed Research","DOI":"10.1111/wre.12042","ISSN":"1365-3180","issue":"6","language":"en","license":"© 2013 European Weed Research Society","note":"_eprint: https://onlinelibrary.wiley.com/doi/pdf/10.1111/wre.12042","page":"461-469","source":"Wiley Online Library","title":"Combining mechanical rhizome removal and cover crops for Elytrigia repens control in organic barley systems","volume":"53","author":[{"family":"Melander","given":"B"},{"family":"Nørremark","given":"M"},{"family":"Kristensen","given":"E F"}],"issued":{"date-parts":[["2013"]]}}}],"schema":"https://github.com/citation-style-language/schema/raw/master/csl-citation.json"} </w:instrText>
      </w:r>
      <w:r w:rsidR="00A8682B">
        <w:rPr>
          <w:lang w:val="en-US"/>
        </w:rPr>
        <w:fldChar w:fldCharType="separate"/>
      </w:r>
      <w:r w:rsidR="00A8682B" w:rsidRPr="00A8682B">
        <w:t>(Melander et al., 2013)</w:t>
      </w:r>
      <w:r w:rsidR="00A8682B">
        <w:rPr>
          <w:lang w:val="en-US"/>
        </w:rPr>
        <w:fldChar w:fldCharType="end"/>
      </w:r>
      <w:r w:rsidRPr="001A455C">
        <w:rPr>
          <w:lang w:val="en-US"/>
        </w:rPr>
        <w:t xml:space="preserve">. </w:t>
      </w:r>
      <w:r w:rsidR="00571F26">
        <w:rPr>
          <w:lang w:val="en-US"/>
        </w:rPr>
        <w:t>A</w:t>
      </w:r>
      <w:r w:rsidRPr="001A455C">
        <w:rPr>
          <w:lang w:val="en-US"/>
        </w:rPr>
        <w:t xml:space="preserve"> 0.5 m</w:t>
      </w:r>
      <w:r w:rsidRPr="001A455C">
        <w:rPr>
          <w:vertAlign w:val="superscript"/>
          <w:lang w:val="en-US"/>
        </w:rPr>
        <w:t>2</w:t>
      </w:r>
      <w:r w:rsidRPr="001A455C">
        <w:rPr>
          <w:lang w:val="en-US"/>
        </w:rPr>
        <w:t xml:space="preserve"> quadrat was placed in the plot, and an image was taken from a height of 1 m above the center of the quadrat. Three images were taken in each plot, meaning 10% of the </w:t>
      </w:r>
      <w:r w:rsidR="007A49E4">
        <w:rPr>
          <w:lang w:val="en-US"/>
        </w:rPr>
        <w:t>micro-plot</w:t>
      </w:r>
      <w:r w:rsidRPr="001A455C">
        <w:rPr>
          <w:lang w:val="en-US"/>
        </w:rPr>
        <w:t xml:space="preserve">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w:t>
      </w:r>
      <w:r w:rsidRPr="001A455C">
        <w:rPr>
          <w:lang w:val="en-US"/>
        </w:rPr>
        <w:lastRenderedPageBreak/>
        <w:t>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xml:space="preserve">. Each intersection was classified as a soil or plant. Plant intersections were further classified to the species (12) or genus (4) level (Table </w:t>
      </w:r>
      <w:r w:rsidR="000103DD">
        <w:rPr>
          <w:lang w:val="en-US"/>
        </w:rPr>
        <w:t>3</w:t>
      </w:r>
      <w:r w:rsidRPr="001A455C">
        <w:rPr>
          <w:lang w:val="en-US"/>
        </w:rPr>
        <w:t>).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each species/genus was classified as ‘cover crop</w:t>
      </w:r>
      <w:proofErr w:type="gramStart"/>
      <w:r w:rsidRPr="001A455C">
        <w:rPr>
          <w:lang w:val="en-US"/>
        </w:rPr>
        <w:t xml:space="preserve">’, </w:t>
      </w:r>
      <w:r w:rsidR="000103DD">
        <w:rPr>
          <w:lang w:val="en-US"/>
        </w:rPr>
        <w:t>‘</w:t>
      </w:r>
      <w:proofErr w:type="gramEnd"/>
      <w:r w:rsidR="000103DD">
        <w:rPr>
          <w:lang w:val="en-US"/>
        </w:rPr>
        <w:t>weed</w:t>
      </w:r>
      <w:proofErr w:type="gramStart"/>
      <w:r w:rsidR="000103DD">
        <w:rPr>
          <w:lang w:val="en-US"/>
        </w:rPr>
        <w:t xml:space="preserve">’, </w:t>
      </w:r>
      <w:r w:rsidRPr="001A455C">
        <w:rPr>
          <w:lang w:val="en-US"/>
        </w:rPr>
        <w:t>‘</w:t>
      </w:r>
      <w:proofErr w:type="gramEnd"/>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1286C58A" w:rsidR="001A455C" w:rsidRPr="001A455C" w:rsidRDefault="001A455C" w:rsidP="001A455C">
      <w:pPr>
        <w:spacing w:line="360" w:lineRule="auto"/>
        <w:rPr>
          <w:lang w:val="en-US"/>
        </w:rPr>
      </w:pPr>
      <w:r w:rsidRPr="001A455C">
        <w:rPr>
          <w:lang w:val="en-US"/>
        </w:rPr>
        <w:t>The amount of aboveground vegetative biomass in each treatment was measured shortly after image collection (15</w:t>
      </w:r>
      <w:r w:rsidR="00AA7374">
        <w:rPr>
          <w:lang w:val="en-US"/>
        </w:rPr>
        <w:t>-Nov</w:t>
      </w:r>
      <w:r w:rsidRPr="001A455C">
        <w:rPr>
          <w:lang w:val="en-US"/>
        </w:rPr>
        <w:t xml:space="preserve"> 2018 and 13</w:t>
      </w:r>
      <w:r w:rsidR="00AA7374">
        <w:rPr>
          <w:lang w:val="en-US"/>
        </w:rPr>
        <w:t>-Nov</w:t>
      </w:r>
      <w:r w:rsidRPr="001A455C">
        <w:rPr>
          <w:lang w:val="en-US"/>
        </w:rPr>
        <w:t xml:space="preserve"> 2019, respectively). Two 0.5 m</w:t>
      </w:r>
      <w:r w:rsidRPr="00A83B95">
        <w:rPr>
          <w:vertAlign w:val="superscript"/>
          <w:lang w:val="en-US"/>
          <w:rPrChange w:id="51" w:author="Mette Sønderskov" w:date="2026-04-17T11:45:00Z" w16du:dateUtc="2026-04-17T09:45:00Z">
            <w:rPr>
              <w:lang w:val="en-US"/>
            </w:rPr>
          </w:rPrChange>
        </w:rPr>
        <w:t>2</w:t>
      </w:r>
      <w:r w:rsidRPr="001A455C">
        <w:rPr>
          <w:lang w:val="en-US"/>
        </w:rPr>
        <w:t xml:space="preserve">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r w:rsidR="000103DD">
        <w:rPr>
          <w:lang w:val="en-US"/>
        </w:rPr>
        <w:t>weeds</w:t>
      </w:r>
      <w:r w:rsidRPr="001A455C">
        <w:rPr>
          <w:lang w:val="en-US"/>
        </w:rPr>
        <w:t xml:space="preserve"> in 2018. In 2019, biomass was only separated into two fractions (cover crops and </w:t>
      </w:r>
      <w:proofErr w:type="gramStart"/>
      <w:r w:rsidRPr="001A455C">
        <w:rPr>
          <w:lang w:val="en-US"/>
        </w:rPr>
        <w:t>other</w:t>
      </w:r>
      <w:proofErr w:type="gramEnd"/>
      <w:r w:rsidRPr="001A455C">
        <w:rPr>
          <w:lang w:val="en-US"/>
        </w:rPr>
        <w:t xml:space="preserve">, the latter of which included both weeds and volunteers). Therefore, the categories ‘cover crop’ and ‘other’ were used for all </w:t>
      </w:r>
      <w:proofErr w:type="gramStart"/>
      <w:r w:rsidR="00402490">
        <w:rPr>
          <w:lang w:val="en-US"/>
        </w:rPr>
        <w:t>aboveground</w:t>
      </w:r>
      <w:proofErr w:type="gramEnd"/>
      <w:r w:rsidR="00402490">
        <w:rPr>
          <w:lang w:val="en-US"/>
        </w:rPr>
        <w:t xml:space="preserve"> biomass </w:t>
      </w:r>
      <w:r w:rsidRPr="001A455C">
        <w:rPr>
          <w:lang w:val="en-US"/>
        </w:rPr>
        <w:t xml:space="preserve">statistics (Table </w:t>
      </w:r>
      <w:r w:rsidR="000103DD">
        <w:rPr>
          <w:lang w:val="en-US"/>
        </w:rPr>
        <w:t>3</w:t>
      </w:r>
      <w:r w:rsidRPr="001A455C">
        <w:rPr>
          <w:lang w:val="en-US"/>
        </w:rPr>
        <w:t>).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3D5A5746" w:rsidR="001A455C" w:rsidRDefault="001A455C" w:rsidP="001A455C">
      <w:pPr>
        <w:spacing w:line="360" w:lineRule="auto"/>
        <w:rPr>
          <w:lang w:val="en-US"/>
        </w:rPr>
      </w:pPr>
      <w:r w:rsidRPr="001A455C">
        <w:rPr>
          <w:lang w:val="en-US"/>
        </w:rPr>
        <w:t>The flora emerging in spring in the experimental plots was assessed on 22</w:t>
      </w:r>
      <w:r w:rsidR="00AA7374">
        <w:rPr>
          <w:lang w:val="en-US"/>
        </w:rPr>
        <w:t>-May</w:t>
      </w:r>
      <w:r w:rsidRPr="001A455C">
        <w:rPr>
          <w:lang w:val="en-US"/>
        </w:rPr>
        <w:t xml:space="preserve"> 2019 and 27</w:t>
      </w:r>
      <w:r w:rsidR="00AA7374">
        <w:rPr>
          <w:lang w:val="en-US"/>
        </w:rPr>
        <w:t>-May</w:t>
      </w:r>
      <w:r w:rsidRPr="001A455C">
        <w:rPr>
          <w:lang w:val="en-US"/>
        </w:rPr>
        <w:t xml:space="preserve"> 2020 after post-emergence weed control</w:t>
      </w:r>
      <w:r w:rsidR="004E29C7">
        <w:rPr>
          <w:lang w:val="en-US"/>
        </w:rPr>
        <w:t xml:space="preserve"> but before weeds were visually affected by the herbicides</w:t>
      </w:r>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commentRangeStart w:id="52"/>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commentRangeEnd w:id="52"/>
      <w:r w:rsidR="00C61C3C" w:rsidRPr="001A455C">
        <w:rPr>
          <w:rStyle w:val="CommentReference"/>
          <w:sz w:val="24"/>
          <w:szCs w:val="24"/>
          <w:lang w:val="en-US"/>
        </w:rPr>
        <w:commentReference w:id="52"/>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r w:rsidR="00506067">
        <w:rPr>
          <w:lang w:val="en-US"/>
        </w:rPr>
        <w:t xml:space="preserve">detectable </w:t>
      </w:r>
      <w:r w:rsidRPr="001A455C">
        <w:rPr>
          <w:lang w:val="en-US"/>
        </w:rPr>
        <w:t xml:space="preserve">carry-over effects. </w:t>
      </w:r>
    </w:p>
    <w:p w14:paraId="150EBCC5" w14:textId="0305C479" w:rsidR="00E458E4" w:rsidRPr="001A455C" w:rsidRDefault="00E458E4" w:rsidP="001A455C">
      <w:pPr>
        <w:spacing w:line="360" w:lineRule="auto"/>
        <w:rPr>
          <w:lang w:val="en-US"/>
        </w:rPr>
      </w:pPr>
      <w:r w:rsidRPr="003C7F19">
        <w:rPr>
          <w:b/>
          <w:bCs/>
        </w:rPr>
        <w:t>2.</w:t>
      </w:r>
      <w:r>
        <w:rPr>
          <w:b/>
          <w:bCs/>
        </w:rPr>
        <w:t>3</w:t>
      </w:r>
      <w:r w:rsidRPr="003C7F19">
        <w:rPr>
          <w:b/>
          <w:bCs/>
        </w:rPr>
        <w:t xml:space="preserve"> </w:t>
      </w:r>
      <w:r>
        <w:rPr>
          <w:b/>
          <w:bCs/>
        </w:rPr>
        <w:t>Quantification of ecological value</w:t>
      </w:r>
      <w:r w:rsidRPr="003C7F19">
        <w:rPr>
          <w:b/>
          <w:bCs/>
        </w:rPr>
        <w:t xml:space="preserve"> </w:t>
      </w:r>
    </w:p>
    <w:p w14:paraId="2E7F4658" w14:textId="37D7C354" w:rsidR="00247F49" w:rsidRDefault="00BC2028" w:rsidP="00045088">
      <w:pPr>
        <w:spacing w:line="360" w:lineRule="auto"/>
      </w:pPr>
      <w:r w:rsidRPr="00BC2028">
        <w:t xml:space="preserve">Potential ecological value was estimated using a methodology </w:t>
      </w:r>
      <w:r w:rsidR="00FD249C">
        <w:t xml:space="preserve">and database </w:t>
      </w:r>
      <w:r w:rsidRPr="00BC2028">
        <w:t xml:space="preserve">from </w:t>
      </w:r>
      <w:proofErr w:type="spellStart"/>
      <w:r w:rsidRPr="00BC2028">
        <w:t>Yvoz</w:t>
      </w:r>
      <w:proofErr w:type="spellEnd"/>
      <w:r w:rsidRPr="00BC2028">
        <w:t xml:space="preserve"> et al. 2021</w:t>
      </w:r>
      <w:r w:rsidR="009B158E">
        <w:t xml:space="preserve">. The fall vegetation produced blooms (see supplemental material), so </w:t>
      </w:r>
      <w:r w:rsidR="008A7792">
        <w:t xml:space="preserve">both </w:t>
      </w:r>
      <w:r w:rsidRPr="00BC2028">
        <w:t>pollinator value and ecological food web support</w:t>
      </w:r>
      <w:r w:rsidR="009B158E">
        <w:t xml:space="preserve"> were considered</w:t>
      </w:r>
      <w:r w:rsidRPr="00BC2028">
        <w:t>. Details on this calculation are presented in supplementary material</w:t>
      </w:r>
      <w:r w:rsidR="00247F49">
        <w:t xml:space="preserve">, but a </w:t>
      </w:r>
      <w:proofErr w:type="gramStart"/>
      <w:r w:rsidR="00247F49">
        <w:t>high level</w:t>
      </w:r>
      <w:proofErr w:type="gramEnd"/>
      <w:r w:rsidR="00247F49">
        <w:t xml:space="preserve"> description is provided below</w:t>
      </w:r>
      <w:r w:rsidRPr="00BC2028">
        <w:t xml:space="preserve">. </w:t>
      </w:r>
    </w:p>
    <w:p w14:paraId="2B926BF3" w14:textId="517508DF" w:rsidR="00D00598" w:rsidRDefault="00BC2028" w:rsidP="00045088">
      <w:pPr>
        <w:spacing w:line="360" w:lineRule="auto"/>
      </w:pPr>
      <w:r w:rsidRPr="00BC2028">
        <w:t xml:space="preserve">The first component, potential benefits to pollinators, was comprised of three sub-indices representing (1a) the absolute benefit to </w:t>
      </w:r>
      <w:r w:rsidR="00532D1E">
        <w:t xml:space="preserve">honey and mason </w:t>
      </w:r>
      <w:r w:rsidRPr="00BC2028">
        <w:t>bees (</w:t>
      </w:r>
      <w:r w:rsidR="00532D1E" w:rsidRPr="00532D1E">
        <w:rPr>
          <w:i/>
          <w:iCs/>
        </w:rPr>
        <w:t>Apis</w:t>
      </w:r>
      <w:r w:rsidR="00532D1E">
        <w:t xml:space="preserve"> and </w:t>
      </w:r>
      <w:r w:rsidR="00532D1E" w:rsidRPr="00532D1E">
        <w:rPr>
          <w:i/>
          <w:iCs/>
        </w:rPr>
        <w:t>Osmia</w:t>
      </w:r>
      <w:r w:rsidR="00532D1E">
        <w:t xml:space="preserve"> species</w:t>
      </w:r>
      <w:r w:rsidRPr="00BC2028">
        <w:t>), (1b) bumble bees (</w:t>
      </w:r>
      <w:r w:rsidR="00532D1E" w:rsidRPr="00532D1E">
        <w:rPr>
          <w:i/>
          <w:iCs/>
        </w:rPr>
        <w:t>Bombus</w:t>
      </w:r>
      <w:r w:rsidR="00532D1E">
        <w:t xml:space="preserve"> species</w:t>
      </w:r>
      <w:r w:rsidRPr="00BC2028">
        <w:t>), and (1c) hoverflies (</w:t>
      </w:r>
      <w:r w:rsidR="00532D1E">
        <w:t>various species</w:t>
      </w:r>
      <w:r w:rsidRPr="00BC2028">
        <w:t xml:space="preserve">). The second, potential benefits to food webs, was comprised of three sub-indices representing (2a) absolute </w:t>
      </w:r>
      <w:r w:rsidRPr="00BC2028">
        <w:lastRenderedPageBreak/>
        <w:t xml:space="preserve">contributions to farmland birds, (2b) carabids, and (2c) </w:t>
      </w:r>
      <w:r w:rsidR="00FD249C" w:rsidRPr="00BC2028">
        <w:t>parasitic</w:t>
      </w:r>
      <w:r w:rsidRPr="00BC2028">
        <w:t xml:space="preserve"> wasps</w:t>
      </w:r>
      <w:r w:rsidR="00DE11A5">
        <w:t xml:space="preserve"> through provision of biomass and seeds</w:t>
      </w:r>
      <w:r w:rsidRPr="00BC2028">
        <w:t xml:space="preserve">. Organ level attributes reported by </w:t>
      </w:r>
      <w:proofErr w:type="spellStart"/>
      <w:r w:rsidRPr="00BC2028">
        <w:t>Yvoz</w:t>
      </w:r>
      <w:proofErr w:type="spellEnd"/>
      <w:r w:rsidRPr="00BC2028">
        <w:t xml:space="preserve"> et al. 2021 for 155 plant species were used to assign sub-index values. Out of the 11 species in our study, six had exact matches in </w:t>
      </w:r>
      <w:r>
        <w:t>the</w:t>
      </w:r>
      <w:r w:rsidR="00E0386A">
        <w:t xml:space="preserve">ir </w:t>
      </w:r>
      <w:r w:rsidRPr="00BC2028">
        <w:t xml:space="preserve">database. For the other species and genus (Table </w:t>
      </w:r>
      <w:r w:rsidR="00D00598">
        <w:t>3</w:t>
      </w:r>
      <w:r w:rsidRPr="00BC2028">
        <w:t>), the mean value</w:t>
      </w:r>
      <w:r w:rsidR="009B158E">
        <w:t>s</w:t>
      </w:r>
      <w:r w:rsidRPr="00BC2028">
        <w:t xml:space="preserve"> for all species within th</w:t>
      </w:r>
      <w:r w:rsidR="009B158E">
        <w:t>e matching</w:t>
      </w:r>
      <w:r w:rsidRPr="00BC2028">
        <w:t xml:space="preserve"> </w:t>
      </w:r>
      <w:r w:rsidR="009B158E">
        <w:t xml:space="preserve">database </w:t>
      </w:r>
      <w:r w:rsidRPr="00BC2028">
        <w:t xml:space="preserve">genus were used. </w:t>
      </w:r>
      <w:r w:rsidR="002A55FC" w:rsidRPr="00BC2028">
        <w:t>The volunteer crops (barley, oats) did not have values in the database</w:t>
      </w:r>
      <w:r w:rsidR="00D208C5">
        <w:t>. Cereals are planted on 50% of Denmark’s agricultural land, totalling 1.3M hectares</w:t>
      </w:r>
      <w:r w:rsidR="00D00598">
        <w:t xml:space="preserve"> </w:t>
      </w:r>
      <w:r w:rsidR="00D00598">
        <w:fldChar w:fldCharType="begin"/>
      </w:r>
      <w:r w:rsidR="00D00598">
        <w:instrText xml:space="preserve"> ADDIN ZOTERO_ITEM CSL_CITATION {"citationID":"WmNDsI1f","properties":{"formattedCitation":"(Statistics Denmark, 2025)","plainCitation":"(Statistics Denmark, 2025)","noteIndex":0},"citationItems":[{"id":2357,"uris":["http://zotero.org/users/3599437/items/4LNVMRBH"],"itemData":{"id":2357,"type":"webpage","language":"en","title":"Cropland","URL":"https://www.dst.dk/en/Statistik/emner/erhvervsliv/landbrug-gartneri-og-skovbrug/det-dyrkede-areal","author":[{"family":"Statistics Denmark","given":""}],"accessed":{"date-parts":[["2026",1,21]]},"issued":{"date-parts":[["2025"]]}}}],"schema":"https://github.com/citation-style-language/schema/raw/master/csl-citation.json"} </w:instrText>
      </w:r>
      <w:r w:rsidR="00D00598">
        <w:fldChar w:fldCharType="separate"/>
      </w:r>
      <w:r w:rsidR="00D00598" w:rsidRPr="00E35659">
        <w:t>(Statistics Denmark, 2025)</w:t>
      </w:r>
      <w:r w:rsidR="00D00598">
        <w:fldChar w:fldCharType="end"/>
      </w:r>
      <w:r w:rsidR="00D00598">
        <w:t xml:space="preserve">. The cereal crop volunteers </w:t>
      </w:r>
      <w:r w:rsidR="002A55FC" w:rsidRPr="00BC2028">
        <w:t xml:space="preserve">were </w:t>
      </w:r>
      <w:r w:rsidR="00D208C5">
        <w:t xml:space="preserve">therefore </w:t>
      </w:r>
      <w:r w:rsidR="002A55FC" w:rsidRPr="00BC2028">
        <w:t xml:space="preserve">assigned </w:t>
      </w:r>
      <w:r w:rsidR="000103DD">
        <w:t xml:space="preserve">no </w:t>
      </w:r>
      <w:r w:rsidR="002A55FC">
        <w:t xml:space="preserve">ecological </w:t>
      </w:r>
      <w:r w:rsidR="002A55FC" w:rsidRPr="00BC2028">
        <w:t>value</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w:t>
      </w:r>
      <w:r w:rsidR="00D00598">
        <w:t>which presumes that</w:t>
      </w:r>
      <w:r w:rsidR="00204786">
        <w:t xml:space="preserve"> the additional value of these plants</w:t>
      </w:r>
      <w:r w:rsidR="00D00598">
        <w:t xml:space="preserve"> in the landscape</w:t>
      </w:r>
      <w:r w:rsidR="00204786">
        <w:t xml:space="preserve"> is minimal </w:t>
      </w:r>
      <w:r w:rsidR="002A55FC">
        <w:t>given the prevalence of winter cereal fields in Denmark</w:t>
      </w:r>
      <w:r w:rsidR="002A55FC" w:rsidRPr="00BC2028">
        <w:t>.</w:t>
      </w:r>
      <w:r w:rsidR="00204786">
        <w:t xml:space="preserve"> </w:t>
      </w:r>
      <w:r w:rsidR="006E6121">
        <w:t>For comparison, w</w:t>
      </w:r>
      <w:r w:rsidR="00D208C5">
        <w:t>inter</w:t>
      </w:r>
      <w:r w:rsidR="006E6121">
        <w:t xml:space="preserve"> rapeseed (</w:t>
      </w:r>
      <w:r w:rsidR="006E6121" w:rsidRPr="006E6121">
        <w:rPr>
          <w:i/>
          <w:iCs/>
        </w:rPr>
        <w:t>Brassica napus subsp. Napus</w:t>
      </w:r>
      <w:r w:rsidR="006E6121" w:rsidRPr="006E6121">
        <w:t>)</w:t>
      </w:r>
      <w:r w:rsidR="006E6121">
        <w:t xml:space="preserve"> is planted on approximately 0.2M hectares (7% of agricultural land), so the fodder radish cover crop was </w:t>
      </w:r>
      <w:r w:rsidR="00D00598">
        <w:t>assumed to contribute to additional ecological value on the landscape</w:t>
      </w:r>
      <w:r w:rsidR="009B158E">
        <w:t xml:space="preserve"> as assigned by the database</w:t>
      </w:r>
      <w:r w:rsidR="006E6121">
        <w:t xml:space="preserve">. </w:t>
      </w:r>
      <w:r w:rsidR="00D00598">
        <w:t>The sensitivity of results to this assumption was tested by excluding the value of fodder radish in the calculations.</w:t>
      </w:r>
    </w:p>
    <w:p w14:paraId="00BF3892" w14:textId="491AE338" w:rsidR="001A455C" w:rsidRPr="00BC2028" w:rsidRDefault="00BC2028" w:rsidP="00045088">
      <w:pPr>
        <w:spacing w:line="360" w:lineRule="auto"/>
      </w:pP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 magnitude of variation in our dataset</w:t>
      </w:r>
      <w:r w:rsidR="00204786">
        <w:t xml:space="preserve"> for each sub-ind</w:t>
      </w:r>
      <w:r w:rsidR="00C817D7">
        <w:t>ex</w:t>
      </w:r>
      <w:r w:rsidRPr="00BC2028">
        <w:t xml:space="preserve">, suggesting the 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9B158E">
        <w:t xml:space="preserve">ecological support </w:t>
      </w:r>
      <w:r w:rsidR="00204786">
        <w:t>(</w:t>
      </w:r>
      <w:r w:rsidRPr="00BC2028">
        <w:t>benefit</w:t>
      </w:r>
      <w:r w:rsidR="00204786">
        <w:t>s</w:t>
      </w:r>
      <w:r w:rsidRPr="00BC2028">
        <w:t xml:space="preserve"> to pollinators and contributions to organismal food webs</w:t>
      </w:r>
      <w:r w:rsidR="00204786">
        <w:t>)</w:t>
      </w:r>
      <w:r w:rsidRPr="00BC2028">
        <w:t>.</w:t>
      </w:r>
    </w:p>
    <w:p w14:paraId="233006A0" w14:textId="0FE85C90" w:rsidR="00700ACD" w:rsidRDefault="00700ACD" w:rsidP="00700ACD">
      <w:pPr>
        <w:spacing w:line="360" w:lineRule="auto"/>
        <w:rPr>
          <w:b/>
          <w:bCs/>
        </w:rPr>
      </w:pPr>
      <w:r w:rsidRPr="003C7F19">
        <w:rPr>
          <w:b/>
          <w:bCs/>
        </w:rPr>
        <w:t>2.</w:t>
      </w:r>
      <w:r w:rsidR="00E458E4">
        <w:rPr>
          <w:b/>
          <w:bCs/>
        </w:rPr>
        <w:t>4</w:t>
      </w:r>
      <w:r w:rsidRPr="003C7F19">
        <w:rPr>
          <w:b/>
          <w:bCs/>
        </w:rPr>
        <w:t xml:space="preserve"> </w:t>
      </w:r>
      <w:proofErr w:type="gramStart"/>
      <w:r>
        <w:rPr>
          <w:b/>
          <w:bCs/>
        </w:rPr>
        <w:t>Multi-criteria summaries</w:t>
      </w:r>
      <w:proofErr w:type="gramEnd"/>
    </w:p>
    <w:p w14:paraId="6BF3AA0C" w14:textId="33FEB41A" w:rsidR="00C817D7" w:rsidRDefault="00C817D7" w:rsidP="00C817D7">
      <w:pPr>
        <w:spacing w:line="360" w:lineRule="auto"/>
      </w:pPr>
      <w:r>
        <w:t xml:space="preserve">Each cropping system was evaluated using the following six metrics, utilizing proxies (in parentheses) when no direct measurement was possible: </w:t>
      </w:r>
    </w:p>
    <w:p w14:paraId="7DCF91DB" w14:textId="77777777" w:rsidR="00C817D7" w:rsidRPr="006C3DC0" w:rsidRDefault="00C817D7" w:rsidP="00C817D7">
      <w:pPr>
        <w:numPr>
          <w:ilvl w:val="0"/>
          <w:numId w:val="2"/>
        </w:numPr>
        <w:spacing w:line="360" w:lineRule="auto"/>
        <w:rPr>
          <w:lang w:val="en-US"/>
        </w:rPr>
      </w:pPr>
      <w:r>
        <w:rPr>
          <w:lang w:val="en-US"/>
        </w:rPr>
        <w:t>C</w:t>
      </w:r>
      <w:r w:rsidRPr="006C3DC0">
        <w:rPr>
          <w:lang w:val="en-US"/>
        </w:rPr>
        <w:t>ash crop yields</w:t>
      </w:r>
    </w:p>
    <w:p w14:paraId="1F1B765F" w14:textId="200238BD" w:rsidR="00C817D7" w:rsidRPr="006C3DC0" w:rsidRDefault="00C817D7" w:rsidP="00C817D7">
      <w:pPr>
        <w:numPr>
          <w:ilvl w:val="0"/>
          <w:numId w:val="2"/>
        </w:numPr>
        <w:spacing w:line="360" w:lineRule="auto"/>
        <w:rPr>
          <w:lang w:val="en-US"/>
        </w:rPr>
      </w:pPr>
      <w:r w:rsidRPr="006C3DC0">
        <w:rPr>
          <w:lang w:val="en-US"/>
        </w:rPr>
        <w:t>Soil protection</w:t>
      </w:r>
      <w:r>
        <w:rPr>
          <w:lang w:val="en-US"/>
        </w:rPr>
        <w:t xml:space="preserve"> (percent soil cover) </w:t>
      </w:r>
    </w:p>
    <w:p w14:paraId="7B98DF11" w14:textId="654C766E" w:rsidR="00C817D7" w:rsidRPr="006C3DC0" w:rsidRDefault="00C817D7" w:rsidP="00C817D7">
      <w:pPr>
        <w:numPr>
          <w:ilvl w:val="0"/>
          <w:numId w:val="2"/>
        </w:numPr>
        <w:spacing w:line="360" w:lineRule="auto"/>
        <w:rPr>
          <w:lang w:val="en-US"/>
        </w:rPr>
      </w:pPr>
      <w:r>
        <w:rPr>
          <w:lang w:val="en-US"/>
        </w:rPr>
        <w:t xml:space="preserve">Potential to reduce </w:t>
      </w:r>
      <w:r w:rsidRPr="006C3DC0">
        <w:rPr>
          <w:lang w:val="en-US"/>
        </w:rPr>
        <w:t>nitrate leaching</w:t>
      </w:r>
      <w:r>
        <w:rPr>
          <w:lang w:val="en-US"/>
        </w:rPr>
        <w:t xml:space="preserve"> (fall biomass)</w:t>
      </w:r>
    </w:p>
    <w:p w14:paraId="32B29719" w14:textId="164F41F3" w:rsidR="00C817D7" w:rsidRPr="006C3DC0" w:rsidRDefault="00C817D7" w:rsidP="00C817D7">
      <w:pPr>
        <w:numPr>
          <w:ilvl w:val="0"/>
          <w:numId w:val="2"/>
        </w:numPr>
        <w:spacing w:line="360" w:lineRule="auto"/>
        <w:rPr>
          <w:lang w:val="en-US"/>
        </w:rPr>
      </w:pPr>
      <w:r>
        <w:rPr>
          <w:lang w:val="en-US"/>
        </w:rPr>
        <w:t>Potential p</w:t>
      </w:r>
      <w:r w:rsidRPr="006C3DC0">
        <w:rPr>
          <w:lang w:val="en-US"/>
        </w:rPr>
        <w:t>lant community ecological value</w:t>
      </w:r>
      <w:r>
        <w:rPr>
          <w:lang w:val="en-US"/>
        </w:rPr>
        <w:t xml:space="preserve"> (</w:t>
      </w:r>
      <w:r w:rsidR="00FD6C6D">
        <w:rPr>
          <w:lang w:val="en-US"/>
        </w:rPr>
        <w:t>p</w:t>
      </w:r>
      <w:r w:rsidR="00247F49">
        <w:rPr>
          <w:lang w:val="en-US"/>
        </w:rPr>
        <w:t>ublished indices</w:t>
      </w:r>
      <w:r>
        <w:rPr>
          <w:lang w:val="en-US"/>
        </w:rPr>
        <w:t>)</w:t>
      </w:r>
    </w:p>
    <w:p w14:paraId="085B60BE" w14:textId="65E32DB0" w:rsidR="00C817D7" w:rsidRDefault="00C817D7" w:rsidP="00C817D7">
      <w:pPr>
        <w:numPr>
          <w:ilvl w:val="0"/>
          <w:numId w:val="2"/>
        </w:numPr>
        <w:spacing w:line="360" w:lineRule="auto"/>
        <w:rPr>
          <w:lang w:val="en-US"/>
        </w:rPr>
      </w:pPr>
      <w:r>
        <w:rPr>
          <w:lang w:val="en-US"/>
        </w:rPr>
        <w:t xml:space="preserve">Potential to cause future </w:t>
      </w:r>
      <w:r w:rsidRPr="006C3DC0">
        <w:rPr>
          <w:lang w:val="en-US"/>
        </w:rPr>
        <w:t>agronomic harm</w:t>
      </w:r>
      <w:r>
        <w:rPr>
          <w:lang w:val="en-US"/>
        </w:rPr>
        <w:t xml:space="preserve"> (perennial weed count in spring)</w:t>
      </w:r>
    </w:p>
    <w:p w14:paraId="349B1784" w14:textId="5930D4C4" w:rsidR="00C817D7" w:rsidRPr="0048135E" w:rsidRDefault="00C817D7" w:rsidP="00C817D7">
      <w:pPr>
        <w:numPr>
          <w:ilvl w:val="0"/>
          <w:numId w:val="2"/>
        </w:numPr>
        <w:spacing w:line="360" w:lineRule="auto"/>
        <w:rPr>
          <w:lang w:val="en-US"/>
        </w:rPr>
      </w:pPr>
      <w:r>
        <w:rPr>
          <w:lang w:val="en-US"/>
        </w:rPr>
        <w:lastRenderedPageBreak/>
        <w:t>Potential pesticide toxicity loads (</w:t>
      </w:r>
      <w:r w:rsidR="00E0386A">
        <w:rPr>
          <w:lang w:val="en-US"/>
        </w:rPr>
        <w:t xml:space="preserve">Danish pesticide loads to </w:t>
      </w:r>
      <w:r>
        <w:rPr>
          <w:lang w:val="en-US"/>
        </w:rPr>
        <w:t xml:space="preserve">human health, ecosystems, environment) </w:t>
      </w:r>
    </w:p>
    <w:p w14:paraId="0F1DF917" w14:textId="77777777" w:rsidR="00FD6C6D" w:rsidRDefault="00700ACD" w:rsidP="00FD6C6D">
      <w:pPr>
        <w:spacing w:line="360" w:lineRule="auto"/>
      </w:pPr>
      <w:r>
        <w:t>To summarise the performance of each system in</w:t>
      </w:r>
      <w:r w:rsidR="00204786">
        <w:t xml:space="preserve"> our</w:t>
      </w:r>
      <w:r>
        <w:t xml:space="preserve"> six metrics, we used multi-criteria decision making</w:t>
      </w:r>
      <w:r w:rsidR="00204786">
        <w:t xml:space="preserve"> </w:t>
      </w:r>
      <w:r w:rsidR="00C817D7">
        <w:t xml:space="preserve">scaling processes assuming equal weights for each metric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w:t>
      </w:r>
      <w:r w:rsidR="00FD6C6D">
        <w:t xml:space="preserve">estimated marginal </w:t>
      </w:r>
      <w:r w:rsidR="00B27B76">
        <w:t xml:space="preserve">mean values for each cropping system were </w:t>
      </w:r>
      <w:r w:rsidR="00E11F92">
        <w:t>extracted from statistical models</w:t>
      </w:r>
      <w:r w:rsidR="00B27B76">
        <w:t xml:space="preserve"> in the performance metric’s original units. </w:t>
      </w:r>
      <w:r w:rsidR="004639D1">
        <w:t>In all metrics, a value of zero had a physical interpretation, so we scaled the performances by dividing by the maximum performance value observed. This retained a meaningful zero interpretation and avoided exaggeration of small differences in absolute performances. The result was normalized values for all performances on a scale from 0 to 1.</w:t>
      </w:r>
    </w:p>
    <w:p w14:paraId="534375A9" w14:textId="6F6459D2" w:rsidR="00700ACD" w:rsidRPr="00700ACD" w:rsidRDefault="00B27B76" w:rsidP="00FD6C6D">
      <w:pPr>
        <w:spacing w:line="360" w:lineRule="auto"/>
      </w:pPr>
      <w:r>
        <w:t>When performance metrics represented a situation wherein a higher value is less desirable (e.g., perennial weed counts</w:t>
      </w:r>
      <w:r w:rsidR="009B158E">
        <w:t>, pesticide loads</w:t>
      </w:r>
      <w:r>
        <w:t xml:space="preserve">), </w:t>
      </w:r>
      <w:r w:rsidR="00E11F92">
        <w:t>the performances were flipped by taking a value of one and subtracting the performance</w:t>
      </w:r>
      <w:r w:rsidR="004E7F25">
        <w:t xml:space="preserve">, creating a mirrored scale such that a value of one always represents the most desirable situation. The total relative value of each system was calculated by </w:t>
      </w:r>
      <w:r w:rsidR="00A80E50">
        <w:t xml:space="preserve">assuming equal weights for all metrics, </w:t>
      </w:r>
      <w:r w:rsidR="004E7F25">
        <w:t>summing the scaled performances together</w:t>
      </w:r>
      <w:r w:rsidR="00E11F92">
        <w:t xml:space="preserve"> and dividing by six (the maximum performance possible)</w:t>
      </w:r>
      <w:r w:rsidR="004E7F25">
        <w:t>.</w:t>
      </w:r>
      <w:r>
        <w:t xml:space="preserve"> </w:t>
      </w:r>
      <w:r w:rsidR="00700ACD">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28B99BA4"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proofErr w:type="spellStart"/>
      <w:r w:rsidRPr="00FD249C">
        <w:rPr>
          <w:i/>
          <w:iCs/>
        </w:rPr>
        <w:t>tidyverse</w:t>
      </w:r>
      <w:proofErr w:type="spellEnd"/>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w:t>
      </w:r>
      <w:r w:rsidR="00955506">
        <w:t>or</w:t>
      </w:r>
      <w:r w:rsidRPr="001C7F6C">
        <w:t xml:space="preserve"> </w:t>
      </w:r>
      <w:proofErr w:type="spellStart"/>
      <w:r w:rsidRPr="00FD249C">
        <w:rPr>
          <w:i/>
          <w:iCs/>
        </w:rPr>
        <w:t>glmmTMB</w:t>
      </w:r>
      <w:proofErr w:type="spellEnd"/>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proofErr w:type="spellStart"/>
      <w:r w:rsidR="0014626F" w:rsidRPr="00FD249C">
        <w:rPr>
          <w:i/>
          <w:iCs/>
        </w:rPr>
        <w:t>emmeans</w:t>
      </w:r>
      <w:proofErr w:type="spellEnd"/>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955506">
        <w:t xml:space="preserve"> and </w:t>
      </w:r>
      <w:proofErr w:type="spellStart"/>
      <w:r w:rsidR="00955506" w:rsidRPr="00955506">
        <w:rPr>
          <w:i/>
          <w:iCs/>
        </w:rPr>
        <w:t>multcomp</w:t>
      </w:r>
      <w:proofErr w:type="spellEnd"/>
      <w:r w:rsidR="00955506">
        <w:t xml:space="preserve"> </w:t>
      </w:r>
      <w:r w:rsidR="00955506">
        <w:fldChar w:fldCharType="begin"/>
      </w:r>
      <w:r w:rsidR="00E42022">
        <w:instrText xml:space="preserve"> ADDIN ZOTERO_ITEM CSL_CITATION {"citationID":"I3bANcAg","properties":{"formattedCitation":"(Hothorn et al., 2002)","plainCitation":"(Hothorn et al., 2002)","noteIndex":0},"citationItems":[{"id":2425,"uris":["http://zotero.org/users/3599437/items/HRHT66T3"],"itemData":{"id":2425,"type":"dataset","abstract":"Simultaneous tests and confidence intervals for general linear hypotheses in parametric models, including  linear, generalized linear, linear mixed effects, and survival models. The package includes demos reproducing analyzes presented in the book \"Multiple Comparisons Using R\" (Bretz, Hothorn,  Westfall, 2010, CRC Press).","DOI":"10.32614/CRAN.package.multcomp","language":"en","note":"Institution: Comprehensive R Archive Network\npage: 1.4-30","source":"DOI.org (Crossref)","title":"multcomp: Simultaneous Inference in General Parametric Models","title-short":"multcomp","URL":"https://CRAN.R-project.org/package=multcomp","author":[{"family":"Hothorn","given":"Torsten"},{"family":"Bretz","given":"Frank"},{"family":"Westfall","given":"Peter"}],"accessed":{"date-parts":[["2026",3,25]]},"issued":{"date-parts":[["2002",6,20]]}}}],"schema":"https://github.com/citation-style-language/schema/raw/master/csl-citation.json"} </w:instrText>
      </w:r>
      <w:r w:rsidR="00955506">
        <w:fldChar w:fldCharType="separate"/>
      </w:r>
      <w:r w:rsidR="00E42022" w:rsidRPr="00E42022">
        <w:t>(Hothorn et al., 2002)</w:t>
      </w:r>
      <w:r w:rsidR="00955506">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code is available as part of the </w:t>
      </w:r>
      <w:proofErr w:type="spellStart"/>
      <w:r w:rsidR="00FD249C">
        <w:t>G</w:t>
      </w:r>
      <w:r w:rsidRPr="001C7F6C">
        <w:t>ithub</w:t>
      </w:r>
      <w:proofErr w:type="spellEnd"/>
      <w:r w:rsidRPr="001C7F6C">
        <w:t xml:space="preserve"> repository for this publication (</w:t>
      </w:r>
      <w:r w:rsidR="0014626F" w:rsidRPr="006F4E10">
        <w:rPr>
          <w:color w:val="FF0000"/>
        </w:rPr>
        <w:t>available upon acceptance</w:t>
      </w:r>
      <w:r w:rsidR="00E11F92" w:rsidRPr="006F4E10">
        <w:rPr>
          <w:color w:val="FF0000"/>
        </w:rPr>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proofErr w:type="gramStart"/>
      <w:r w:rsidRPr="00D00706">
        <w:rPr>
          <w:b/>
          <w:bCs/>
        </w:rPr>
        <w:t>3  RESULTS</w:t>
      </w:r>
      <w:proofErr w:type="gramEnd"/>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6A78ADB4" w:rsidR="00CC097D" w:rsidRPr="00CC097D" w:rsidRDefault="002B4C35" w:rsidP="00CC097D">
            <w:pPr>
              <w:spacing w:line="360" w:lineRule="auto"/>
              <w:rPr>
                <w:lang w:val="da-DK"/>
              </w:rPr>
            </w:pPr>
            <w:r>
              <w:rPr>
                <w:noProof/>
                <w:lang w:val="da-DK"/>
              </w:rPr>
              <w:drawing>
                <wp:inline distT="0" distB="0" distL="0" distR="0" wp14:anchorId="32ACCD93" wp14:editId="048A6B0C">
                  <wp:extent cx="5731510" cy="4457700"/>
                  <wp:effectExtent l="0" t="0" r="2540" b="0"/>
                  <wp:docPr id="16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80" name="Picture 16668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153A9C49" w:rsidR="00F07C2C" w:rsidRPr="00F07C2C" w:rsidRDefault="00F07C2C" w:rsidP="00CF32A9">
            <w:pPr>
              <w:rPr>
                <w:i/>
                <w:iCs/>
              </w:rPr>
            </w:pPr>
            <w:r w:rsidRPr="007D24BE">
              <w:rPr>
                <w:i/>
                <w:iCs/>
              </w:rPr>
              <w:t>Figure 1</w:t>
            </w:r>
            <w:r w:rsidR="00953C94">
              <w:rPr>
                <w:i/>
                <w:iCs/>
              </w:rPr>
              <w:t xml:space="preserve">. (Top) </w:t>
            </w:r>
            <w:r w:rsidR="00A75203">
              <w:rPr>
                <w:i/>
                <w:iCs/>
              </w:rPr>
              <w:t>Weather summaries comparing study years to 30-year averages</w:t>
            </w:r>
            <w:r w:rsidR="004639D1">
              <w:rPr>
                <w:i/>
                <w:iCs/>
              </w:rPr>
              <w:t xml:space="preserve"> [long-term (LT) means]</w:t>
            </w:r>
            <w:r w:rsidR="00A75203">
              <w:rPr>
                <w:i/>
                <w:iCs/>
              </w:rPr>
              <w:t xml:space="preserve">. (Bottom) </w:t>
            </w:r>
            <w:r w:rsidR="002B4C35">
              <w:rPr>
                <w:i/>
                <w:iCs/>
              </w:rPr>
              <w:t xml:space="preserve">Yields (presented as estimated marginal means with 95% confidence intervals) </w:t>
            </w:r>
            <w:r w:rsidR="00A75203">
              <w:rPr>
                <w:i/>
                <w:iCs/>
              </w:rPr>
              <w:t xml:space="preserve">were comparable to mean yields observed in Denmark for each year (horizontal dashed lines) and </w:t>
            </w:r>
            <w:r w:rsidR="002B4C35">
              <w:rPr>
                <w:i/>
                <w:iCs/>
              </w:rPr>
              <w:t xml:space="preserve">within a crop year </w:t>
            </w:r>
            <w:r w:rsidR="00AD6F9E">
              <w:rPr>
                <w:i/>
                <w:iCs/>
              </w:rPr>
              <w:t>were significantly</w:t>
            </w:r>
            <w:r w:rsidR="00A75203">
              <w:rPr>
                <w:i/>
                <w:iCs/>
              </w:rPr>
              <w:t xml:space="preserve"> impacted </w:t>
            </w:r>
            <w:r w:rsidR="00AD6F9E">
              <w:rPr>
                <w:i/>
                <w:iCs/>
              </w:rPr>
              <w:t xml:space="preserve">only </w:t>
            </w:r>
            <w:r w:rsidR="00A75203">
              <w:rPr>
                <w:i/>
                <w:iCs/>
              </w:rPr>
              <w:t>by cover crop treatment, with the mid-season planted radish (</w:t>
            </w:r>
            <w:proofErr w:type="spellStart"/>
            <w:r w:rsidR="00A75203">
              <w:rPr>
                <w:i/>
                <w:iCs/>
              </w:rPr>
              <w:t>RadM</w:t>
            </w:r>
            <w:proofErr w:type="spellEnd"/>
            <w:r w:rsidR="00A75203">
              <w:rPr>
                <w:i/>
                <w:iCs/>
              </w:rPr>
              <w:t xml:space="preserve">)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56F03895" w:rsidR="00953C94" w:rsidRPr="00A75203" w:rsidRDefault="00953C94" w:rsidP="00A75203">
      <w:pPr>
        <w:spacing w:line="360" w:lineRule="auto"/>
      </w:pPr>
      <w:r w:rsidRPr="00A75203">
        <w:t xml:space="preserve">Yields varied significantly by </w:t>
      </w:r>
      <w:r w:rsidR="009B158E">
        <w:t xml:space="preserve">the main effects of </w:t>
      </w:r>
      <w:r w:rsidRPr="00A75203">
        <w:t>crop</w:t>
      </w:r>
      <w:r w:rsidR="0092460A">
        <w:t xml:space="preserve"> year</w:t>
      </w:r>
      <w:r w:rsidRPr="00A75203">
        <w:t xml:space="preserve"> (p&lt;0.001)</w:t>
      </w:r>
      <w:r w:rsidR="009B158E">
        <w:t xml:space="preserve"> and</w:t>
      </w:r>
      <w:r w:rsidRPr="00A75203">
        <w:t xml:space="preserve"> cover crop treatment (p&lt;0.001)</w:t>
      </w:r>
      <w:r w:rsidR="009B158E">
        <w:t xml:space="preserve"> with no interaction</w:t>
      </w:r>
      <w:r w:rsidR="00452AA0">
        <w:t xml:space="preserve"> (see supplemental material)</w:t>
      </w:r>
      <w:r w:rsidR="009B158E">
        <w:t xml:space="preserve">. </w:t>
      </w:r>
      <w:r w:rsidRPr="00A75203">
        <w:t>In 2018 spring barley yields averaged 4.07 Mg ha</w:t>
      </w:r>
      <w:r w:rsidRPr="006F4E10">
        <w:rPr>
          <w:vertAlign w:val="superscript"/>
        </w:rPr>
        <w:t>-1</w:t>
      </w:r>
      <w:r w:rsidRPr="00A75203">
        <w:t xml:space="preserve"> in 2019 </w:t>
      </w:r>
      <w:r w:rsidR="000347C5">
        <w:t xml:space="preserve">spring </w:t>
      </w:r>
      <w:r w:rsidRPr="00A75203">
        <w:t>oat yields averaged 4.28 Mg ha</w:t>
      </w:r>
      <w:r w:rsidRPr="006F4E10">
        <w:rPr>
          <w:vertAlign w:val="superscript"/>
        </w:rPr>
        <w:t>-1</w:t>
      </w:r>
      <w:r w:rsidRPr="00A75203">
        <w:t>, and in 2020 faba bean yields averaged 3.47 Mg ha</w:t>
      </w:r>
      <w:r w:rsidRPr="006F4E10">
        <w:rPr>
          <w:vertAlign w:val="superscript"/>
        </w:rPr>
        <w:t>-1</w:t>
      </w:r>
      <w:r w:rsidRPr="00A75203">
        <w:t xml:space="preserve">. </w:t>
      </w:r>
      <w:r w:rsidR="0092460A">
        <w:t>While the interaction between cover crop and crop year was not significant</w:t>
      </w:r>
      <w:r w:rsidR="009B158E">
        <w:t xml:space="preserve"> (p</w:t>
      </w:r>
      <w:r w:rsidR="006263B4">
        <w:t>=0.20)</w:t>
      </w:r>
      <w:r w:rsidR="0092460A">
        <w:t xml:space="preserve">, there was an amplification of the differences over time (Figure 1). </w:t>
      </w:r>
      <w:r w:rsidRPr="00A75203">
        <w:t xml:space="preserve">On average, the </w:t>
      </w:r>
      <w:proofErr w:type="spellStart"/>
      <w:r w:rsidRPr="00A75203">
        <w:t>RadM</w:t>
      </w:r>
      <w:proofErr w:type="spellEnd"/>
      <w:r w:rsidRPr="00A75203">
        <w:t xml:space="preserve">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w:t>
      </w:r>
      <w:r w:rsidRPr="00A75203">
        <w:t xml:space="preserve">. </w:t>
      </w:r>
      <w:r w:rsidR="006263B4">
        <w:t xml:space="preserve">There was a significant interaction between </w:t>
      </w:r>
      <w:r w:rsidR="006263B4">
        <w:lastRenderedPageBreak/>
        <w:t xml:space="preserve">tillage and crop (p=0.02), which was driven by lower yields in the 2020 faba bean in the surface and NT treatments; crop yields did not vary by tillage treatment in any other year.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364CF1A9" w:rsidR="00F07C2C" w:rsidRDefault="00A75203" w:rsidP="00045088">
      <w:pPr>
        <w:spacing w:line="360" w:lineRule="auto"/>
      </w:pPr>
      <w:r>
        <w:t xml:space="preserve">The full statistical model </w:t>
      </w:r>
      <w:r w:rsidR="005070A2">
        <w:t xml:space="preserve">predicting fall biomass </w:t>
      </w:r>
      <w:r>
        <w:t>showed complex interactions</w:t>
      </w:r>
      <w:r w:rsidR="008D2724">
        <w:t xml:space="preserve">, but year </w:t>
      </w:r>
      <w:r w:rsidR="005642B7">
        <w:t xml:space="preserve">explained the largest magnitude of variation </w:t>
      </w:r>
      <w:r w:rsidR="008D2724">
        <w:t xml:space="preserve">(p&lt;0.001). </w:t>
      </w:r>
      <w:r w:rsidR="003E7CBF" w:rsidRPr="003E7CBF">
        <w:t>In 2018, average fall biomass production was 2.27 Mg ha</w:t>
      </w:r>
      <w:r w:rsidR="003E7CBF" w:rsidRPr="006F4E10">
        <w:rPr>
          <w:vertAlign w:val="superscript"/>
        </w:rPr>
        <w:t>-1</w:t>
      </w:r>
      <w:r w:rsidR="003E7CBF">
        <w:t xml:space="preserve">, </w:t>
      </w:r>
      <w:r w:rsidR="00E42022">
        <w:t xml:space="preserve">more than twice the average in </w:t>
      </w:r>
      <w:r w:rsidR="003E7CBF">
        <w:t>2019 (0.99 Mg ha</w:t>
      </w:r>
      <w:r w:rsidR="003E7CBF" w:rsidRPr="006F4E10">
        <w:rPr>
          <w:vertAlign w:val="superscript"/>
        </w:rPr>
        <w:t>-1</w:t>
      </w:r>
      <w:r w:rsidR="004346DF">
        <w:t>; Figure 2</w:t>
      </w:r>
      <w:r w:rsidR="003E7CBF">
        <w:t xml:space="preserve">). </w:t>
      </w:r>
      <w:r w:rsidR="000347C5">
        <w:t>Residue treatment had a small but significant (p&lt;0.001) main effect without significant interactions, with residue removal reducing fall biomass by 0.2 Mg ha</w:t>
      </w:r>
      <w:r w:rsidR="000347C5" w:rsidRPr="006F4E10">
        <w:rPr>
          <w:vertAlign w:val="superscript"/>
        </w:rPr>
        <w:t>-1</w:t>
      </w:r>
      <w:r w:rsidR="000347C5">
        <w:t xml:space="preserve"> (SE:0.05).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w:t>
      </w:r>
      <w:r w:rsidR="0033669D">
        <w:t xml:space="preserve">biomass was highest in </w:t>
      </w:r>
      <w:proofErr w:type="gramStart"/>
      <w:r w:rsidR="0033669D">
        <w:t>NT, and</w:t>
      </w:r>
      <w:proofErr w:type="gramEnd"/>
      <w:r w:rsidR="0033669D">
        <w:t xml:space="preserve"> </w:t>
      </w:r>
      <w:r w:rsidR="008D2724" w:rsidRPr="008D2724">
        <w:t xml:space="preserve">increasing tillage intensity significantly decreased fall biomass by 27% and 9% when moving from </w:t>
      </w:r>
      <w:r w:rsidR="005515FA">
        <w:t>NT</w:t>
      </w:r>
      <w:r w:rsidR="008D2724" w:rsidRPr="008D2724">
        <w:t xml:space="preserve"> to </w:t>
      </w:r>
      <w:r w:rsidR="003C4420">
        <w:t>surface</w:t>
      </w:r>
      <w:r w:rsidR="008D2724" w:rsidRPr="008D2724">
        <w:t xml:space="preserve">, and </w:t>
      </w:r>
      <w:r w:rsidR="003C4420">
        <w:t>surface</w:t>
      </w:r>
      <w:r w:rsidR="008D2724" w:rsidRPr="008D2724">
        <w:t xml:space="preserve"> to </w:t>
      </w:r>
      <w:r w:rsidR="003C4420">
        <w:t>inversion</w:t>
      </w:r>
      <w:r w:rsidR="008D2724" w:rsidRPr="008D2724">
        <w:t xml:space="preserve"> respectively. </w:t>
      </w:r>
      <w:r w:rsidR="00DC0149">
        <w:t xml:space="preserve">Tillage effects on biomass were strongest in the </w:t>
      </w:r>
      <w:proofErr w:type="spellStart"/>
      <w:r w:rsidR="00DC0149">
        <w:t>RadM</w:t>
      </w:r>
      <w:proofErr w:type="spellEnd"/>
      <w:r w:rsidR="00DC0149">
        <w:t xml:space="preserve"> and </w:t>
      </w:r>
      <w:proofErr w:type="spellStart"/>
      <w:r w:rsidR="00DC0149">
        <w:t>RadL</w:t>
      </w:r>
      <w:proofErr w:type="spellEnd"/>
      <w:r w:rsidR="00DC0149">
        <w:t xml:space="preserve"> </w:t>
      </w:r>
      <w:r w:rsidR="00DC0149" w:rsidRPr="008D2724">
        <w:t>(p=0.048)</w:t>
      </w:r>
      <w:r w:rsidR="00DC0149">
        <w:t xml:space="preserve"> compared to other treatments, and this pattern was consistent across years</w:t>
      </w:r>
      <w:r w:rsidR="0033669D">
        <w:t xml:space="preserve">, with the NT combined with </w:t>
      </w:r>
      <w:proofErr w:type="spellStart"/>
      <w:r w:rsidR="0033669D">
        <w:t>RadM</w:t>
      </w:r>
      <w:proofErr w:type="spellEnd"/>
      <w:r w:rsidR="0033669D">
        <w:t xml:space="preserve"> offering the highest fall biomass in both years</w:t>
      </w:r>
      <w:r w:rsidR="00DC0149">
        <w:t xml:space="preserve">. </w:t>
      </w:r>
      <w:r w:rsidR="002314A6">
        <w:t>Growing degree days accumulated from cover crop planting to biomass sampling were not related to fall biomass values</w:t>
      </w:r>
      <w:r w:rsidR="004346DF">
        <w:t xml:space="preserve"> (Figure 2)</w:t>
      </w:r>
      <w:r w:rsidR="002314A6">
        <w:t>.</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CE35BD2" w14:textId="04B37E0B" w:rsidR="008D70A4" w:rsidRPr="008D70A4" w:rsidRDefault="00452AA0" w:rsidP="008D70A4">
            <w:pPr>
              <w:spacing w:line="360" w:lineRule="auto"/>
              <w:rPr>
                <w:lang w:val="da-DK"/>
              </w:rPr>
            </w:pPr>
            <w:r w:rsidRPr="00452AA0">
              <w:rPr>
                <w:noProof/>
                <w:lang w:val="da-DK"/>
              </w:rPr>
              <w:drawing>
                <wp:inline distT="0" distB="0" distL="0" distR="0" wp14:anchorId="58D05F40" wp14:editId="34574A54">
                  <wp:extent cx="5731510" cy="4011930"/>
                  <wp:effectExtent l="0" t="0" r="2540" b="7620"/>
                  <wp:docPr id="565887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4A5114B0" w14:textId="24B8A502" w:rsidR="001D3CD3" w:rsidRPr="001D3CD3" w:rsidRDefault="001D3CD3" w:rsidP="001D3CD3">
            <w:pPr>
              <w:spacing w:line="360" w:lineRule="auto"/>
              <w:rPr>
                <w:lang w:val="da-DK"/>
              </w:rPr>
            </w:pP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4EDED627" w:rsidR="00F07C2C" w:rsidRPr="00F07C2C" w:rsidRDefault="00F07C2C" w:rsidP="00AF5044">
            <w:pPr>
              <w:rPr>
                <w:i/>
                <w:iCs/>
              </w:rPr>
            </w:pPr>
            <w:r w:rsidRPr="00F07C2C">
              <w:rPr>
                <w:i/>
                <w:iCs/>
              </w:rPr>
              <w:lastRenderedPageBreak/>
              <w:t>Figure 2</w:t>
            </w:r>
            <w:r w:rsidR="00950EEA">
              <w:rPr>
                <w:i/>
                <w:iCs/>
              </w:rPr>
              <w:t xml:space="preserve"> (Top) Fall biomass</w:t>
            </w:r>
            <w:r w:rsidR="0092460A">
              <w:rPr>
                <w:i/>
                <w:iCs/>
              </w:rPr>
              <w:t xml:space="preserve"> (estimated marginal means with standard errors)</w:t>
            </w:r>
            <w:r w:rsidR="00950EEA">
              <w:rPr>
                <w:i/>
                <w:iCs/>
              </w:rPr>
              <w:t xml:space="preserve"> was not related to growing degree days (GDDs, italic number in red</w:t>
            </w:r>
            <w:r w:rsidR="00AF5044">
              <w:rPr>
                <w:i/>
                <w:iCs/>
              </w:rPr>
              <w:t>) and exhibited complex treatment interactions (</w:t>
            </w:r>
            <w:r w:rsidR="004346DF">
              <w:rPr>
                <w:i/>
                <w:iCs/>
              </w:rPr>
              <w:t>different</w:t>
            </w:r>
            <w:r w:rsidR="00050CDF">
              <w:rPr>
                <w:i/>
                <w:iCs/>
              </w:rPr>
              <w:t xml:space="preserve"> </w:t>
            </w:r>
            <w:r w:rsidR="00AF5044">
              <w:rPr>
                <w:i/>
                <w:iCs/>
              </w:rPr>
              <w:t>letters within a year indicate significant differences)</w:t>
            </w:r>
            <w:r w:rsidR="0092460A">
              <w:rPr>
                <w:i/>
                <w:iCs/>
              </w:rPr>
              <w:t xml:space="preserve">, but the </w:t>
            </w:r>
            <w:r w:rsidR="0033669D">
              <w:rPr>
                <w:i/>
                <w:iCs/>
              </w:rPr>
              <w:t xml:space="preserve">no-till </w:t>
            </w:r>
            <w:r w:rsidR="0092460A">
              <w:rPr>
                <w:i/>
                <w:iCs/>
              </w:rPr>
              <w:t>mid-season planted radish (</w:t>
            </w:r>
            <w:proofErr w:type="spellStart"/>
            <w:r w:rsidR="0092460A">
              <w:rPr>
                <w:i/>
                <w:iCs/>
              </w:rPr>
              <w:t>RadM</w:t>
            </w:r>
            <w:proofErr w:type="spellEnd"/>
            <w:r w:rsidR="0092460A">
              <w:rPr>
                <w:i/>
                <w:iCs/>
              </w:rPr>
              <w:t>) exhibit</w:t>
            </w:r>
            <w:r w:rsidR="00452AA0">
              <w:rPr>
                <w:i/>
                <w:iCs/>
              </w:rPr>
              <w:t>ed</w:t>
            </w:r>
            <w:r w:rsidR="0092460A">
              <w:rPr>
                <w:i/>
                <w:iCs/>
              </w:rPr>
              <w:t xml:space="preserve"> the highest biomass in all systems and years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92460A">
              <w:rPr>
                <w:i/>
                <w:iCs/>
              </w:rPr>
              <w:t xml:space="preserve"> and exhibiting crossover interactions with yea</w:t>
            </w:r>
            <w:r w:rsidR="0033669D">
              <w:rPr>
                <w:i/>
                <w:iCs/>
              </w:rPr>
              <w:t>r</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1EACA3CC" w14:textId="6F06A9EB" w:rsidR="00C13EAE" w:rsidRDefault="00452AA0" w:rsidP="00055C8C">
      <w:pPr>
        <w:spacing w:line="360" w:lineRule="auto"/>
      </w:pPr>
      <w:r>
        <w:t>The percentage of the soil covered by vegetation varied significantly by year (p=0.03) with a mean of 77% (SE:2%) soil coverage in 2018 and 70% (SE:3%) in 2019 (Figure 2</w:t>
      </w:r>
      <w:proofErr w:type="gramStart"/>
      <w:r>
        <w:t>), but</w:t>
      </w:r>
      <w:proofErr w:type="gramEnd"/>
      <w:r>
        <w:t xml:space="preserve"> did not vary by treatments. </w:t>
      </w:r>
      <w:r w:rsidR="00C13EAE">
        <w:t xml:space="preserve">Overall, </w:t>
      </w:r>
      <w:r w:rsidR="00A71CA9">
        <w:t>the vegetati</w:t>
      </w:r>
      <w:r>
        <w:t>ve</w:t>
      </w:r>
      <w:r w:rsidR="00A71CA9">
        <w:t xml:space="preserve"> soil</w:t>
      </w:r>
      <w:r w:rsidR="00C13EAE">
        <w:t xml:space="preserve"> cover was dominated by cash crop volunteers (</w:t>
      </w:r>
      <w:r w:rsidR="004A3F82">
        <w:t xml:space="preserve">2-87%, mean of </w:t>
      </w:r>
      <w:r w:rsidR="00C13EAE">
        <w:t>45%</w:t>
      </w:r>
      <w:r w:rsidR="004A3F82">
        <w:t xml:space="preserve"> soil cover</w:t>
      </w:r>
      <w:r w:rsidR="00C13EAE">
        <w:t>) followed by cover crops (</w:t>
      </w:r>
      <w:r w:rsidR="004A3F82">
        <w:t xml:space="preserve">0-29%, </w:t>
      </w:r>
      <w:r w:rsidR="00C13EAE">
        <w:t xml:space="preserve">mean of 9%), </w:t>
      </w:r>
      <w:r w:rsidR="00A71CA9">
        <w:t>with</w:t>
      </w:r>
      <w:r w:rsidR="00C13EAE">
        <w:t xml:space="preserve"> weeds contribut</w:t>
      </w:r>
      <w:r w:rsidR="00A71CA9">
        <w:t>ing</w:t>
      </w:r>
      <w:r w:rsidR="00C13EAE">
        <w:t xml:space="preserve"> less than 1% of coverage</w:t>
      </w:r>
      <w:r w:rsidR="00A71CA9">
        <w:t xml:space="preserve"> on average</w:t>
      </w:r>
      <w:r w:rsidR="004A3F82">
        <w:t xml:space="preserve"> (range of 0-3%)</w:t>
      </w:r>
      <w:r w:rsidR="00C13EAE">
        <w:t xml:space="preserve">. </w:t>
      </w:r>
    </w:p>
    <w:p w14:paraId="56C0BF29" w14:textId="2EEAD8CB" w:rsidR="005C0BB4" w:rsidRPr="005C0BB4" w:rsidRDefault="00055C8C" w:rsidP="005C0BB4">
      <w:pPr>
        <w:spacing w:line="360" w:lineRule="auto"/>
        <w:rPr>
          <w:lang w:val="en-US"/>
        </w:rPr>
      </w:pPr>
      <w:r>
        <w:t>The cover crop</w:t>
      </w:r>
      <w:r w:rsidR="00A71CA9">
        <w:t xml:space="preserve"> contribution to coverage</w:t>
      </w:r>
      <w:r>
        <w:t xml:space="preserve"> </w:t>
      </w:r>
      <w:r w:rsidR="00763F20">
        <w:t>varied significantly by cover crop treatment</w:t>
      </w:r>
      <w:r>
        <w:t xml:space="preserve"> </w:t>
      </w:r>
      <w:r w:rsidR="004A3F82">
        <w:t>with</w:t>
      </w:r>
      <w:r>
        <w:t xml:space="preserve"> </w:t>
      </w:r>
      <w:r w:rsidR="00A71CA9">
        <w:t>a cross-over</w:t>
      </w:r>
      <w:r>
        <w:t xml:space="preserve"> interaction with year</w:t>
      </w:r>
      <w:r w:rsidR="00763F20">
        <w:t xml:space="preserve"> (p&lt;0.001)</w:t>
      </w:r>
      <w:r>
        <w:t xml:space="preserve">, while </w:t>
      </w:r>
      <w:r w:rsidR="00A71CA9">
        <w:t xml:space="preserve">neither </w:t>
      </w:r>
      <w:r>
        <w:t>t</w:t>
      </w:r>
      <w:r w:rsidR="00EA5B2A">
        <w:t xml:space="preserve">illage, residue, nor their interactions had significant impacts on </w:t>
      </w:r>
      <w:r w:rsidR="00406592">
        <w:t>how</w:t>
      </w:r>
      <w:r w:rsidR="00EA5B2A">
        <w:t xml:space="preserve"> </w:t>
      </w:r>
      <w:r w:rsidR="00406592">
        <w:t xml:space="preserve">the </w:t>
      </w:r>
      <w:r w:rsidR="002E25E6">
        <w:t xml:space="preserve">cover crop </w:t>
      </w:r>
      <w:r w:rsidR="00406592">
        <w:t>contributed to coverage</w:t>
      </w:r>
      <w:r w:rsidR="00EA5B2A">
        <w:t>. The</w:t>
      </w:r>
      <w:r>
        <w:t xml:space="preserve"> </w:t>
      </w:r>
      <w:r w:rsidR="00A71CA9">
        <w:t xml:space="preserve">year/cover crop </w:t>
      </w:r>
      <w:r>
        <w:t xml:space="preserve">cross-over effect </w:t>
      </w:r>
      <w:r w:rsidR="00A71CA9">
        <w:t xml:space="preserve">was driven by </w:t>
      </w:r>
      <w:proofErr w:type="spellStart"/>
      <w:r w:rsidR="00EA5B2A">
        <w:t>MixE</w:t>
      </w:r>
      <w:proofErr w:type="spellEnd"/>
      <w:r w:rsidR="00EA5B2A">
        <w:t xml:space="preserve">: in 2018 the </w:t>
      </w:r>
      <w:proofErr w:type="spellStart"/>
      <w:r w:rsidR="00A3505F">
        <w:t>MixE</w:t>
      </w:r>
      <w:proofErr w:type="spellEnd"/>
      <w:r w:rsidR="00A3505F">
        <w:t xml:space="preserv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average of 58% (SE:6%</w:t>
      </w:r>
      <w:r w:rsidR="004346DF">
        <w:t>; Figure 2</w:t>
      </w:r>
      <w:r w:rsidR="00AF348D">
        <w:t xml:space="preserve">).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xml:space="preserve">, with </w:t>
      </w:r>
      <w:proofErr w:type="spellStart"/>
      <w:r w:rsidR="005C0BB4">
        <w:t>RadM</w:t>
      </w:r>
      <w:proofErr w:type="spellEnd"/>
      <w:r w:rsidR="005C0BB4">
        <w:t xml:space="preserve"> having the highest cover crop coverage</w:t>
      </w:r>
      <w:r>
        <w:t xml:space="preserve"> across years</w:t>
      </w:r>
      <w:r w:rsidR="005C0BB4">
        <w:t xml:space="preserve"> (50%, SE:4%), followed by </w:t>
      </w:r>
      <w:proofErr w:type="spellStart"/>
      <w:r w:rsidR="005C0BB4">
        <w:t>RadL</w:t>
      </w:r>
      <w:proofErr w:type="spellEnd"/>
      <w:r w:rsidR="005C0BB4">
        <w:t xml:space="preserve"> (25%, SE:4%), </w:t>
      </w:r>
      <w:proofErr w:type="spellStart"/>
      <w:r w:rsidR="005C0BB4">
        <w:t>MixM</w:t>
      </w:r>
      <w:proofErr w:type="spellEnd"/>
      <w:r w:rsidR="005C0BB4">
        <w:t xml:space="preserve"> (7%, SE:3%) and </w:t>
      </w:r>
      <w:proofErr w:type="spellStart"/>
      <w:r w:rsidR="005C0BB4">
        <w:t>NoCC</w:t>
      </w:r>
      <w:proofErr w:type="spellEnd"/>
      <w:r w:rsidR="005C0BB4">
        <w:t xml:space="preserve"> (&lt;1%, SE:3%)</w:t>
      </w:r>
      <w:r w:rsidR="00AF348D">
        <w:t>.</w:t>
      </w:r>
      <w:r w:rsidR="00F87470">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575F52C0"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w:t>
      </w:r>
      <w:r w:rsidR="004346DF">
        <w:t xml:space="preserve"> (Figure 3)</w:t>
      </w:r>
      <w:r w:rsidR="00EA65A3">
        <w:t xml:space="preserve">.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w:t>
      </w:r>
      <w:proofErr w:type="spellStart"/>
      <w:r w:rsidR="00041F28">
        <w:t>MixE</w:t>
      </w:r>
      <w:proofErr w:type="spellEnd"/>
      <w:r w:rsidR="00041F28">
        <w:t xml:space="preserve"> and </w:t>
      </w:r>
      <w:proofErr w:type="spellStart"/>
      <w:r w:rsidR="00041F28">
        <w:t>MixM</w:t>
      </w:r>
      <w:proofErr w:type="spellEnd"/>
      <w:r w:rsidR="00041F28">
        <w:t>) had communities distinct from the two radish treatments (</w:t>
      </w:r>
      <w:proofErr w:type="spellStart"/>
      <w:r w:rsidR="00041F28">
        <w:t>RadM</w:t>
      </w:r>
      <w:proofErr w:type="spellEnd"/>
      <w:r w:rsidR="00041F28">
        <w:t xml:space="preserve"> and </w:t>
      </w:r>
      <w:proofErr w:type="spellStart"/>
      <w:r w:rsidR="00041F28">
        <w:t>RadL</w:t>
      </w:r>
      <w:proofErr w:type="spellEnd"/>
      <w:r w:rsidR="00041F28">
        <w:t xml:space="preserve">), with the </w:t>
      </w:r>
      <w:proofErr w:type="spellStart"/>
      <w:r w:rsidR="00041F28">
        <w:t>NoCC</w:t>
      </w:r>
      <w:proofErr w:type="spellEnd"/>
      <w:r w:rsidR="00041F28">
        <w:t xml:space="preserve"> communities being more </w:t>
      </w:r>
      <w:proofErr w:type="gramStart"/>
      <w:r w:rsidR="00041F28">
        <w:t>similar to</w:t>
      </w:r>
      <w:proofErr w:type="gramEnd"/>
      <w:r w:rsidR="00041F28">
        <w:t xml:space="preserve"> the mix</w:t>
      </w:r>
      <w:r w:rsidR="00EF62F9">
        <w:t>ture</w:t>
      </w:r>
      <w:r w:rsidR="00041F28">
        <w:t xml:space="preserve"> treatments in both years (Figure 3). </w:t>
      </w:r>
    </w:p>
    <w:tbl>
      <w:tblPr>
        <w:tblStyle w:val="TableGrid"/>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lastRenderedPageBreak/>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5CD32A04" w:rsidR="0038548F" w:rsidRDefault="0038548F" w:rsidP="00045088">
            <w:pPr>
              <w:spacing w:line="360" w:lineRule="auto"/>
            </w:pPr>
            <w:r w:rsidRPr="00D86704">
              <w:rPr>
                <w:b/>
                <w:bCs/>
              </w:rPr>
              <w:t>Figure 3</w:t>
            </w:r>
            <w:r w:rsidR="009133AC">
              <w:t xml:space="preserve"> </w:t>
            </w:r>
            <w:r w:rsidR="009133AC" w:rsidRPr="00D86704">
              <w:rPr>
                <w:i/>
                <w:iCs/>
              </w:rPr>
              <w:t>(Top)</w:t>
            </w:r>
            <w:r w:rsidR="009133AC">
              <w:t xml:space="preserve"> Cover crop system had the largest impact on fall vegetation communities, with a minor impact of tillage system</w:t>
            </w:r>
            <w:r w:rsidR="00EF62F9">
              <w:t xml:space="preserve"> and straw removal</w:t>
            </w:r>
            <w:r w:rsidR="0089183E">
              <w:t>.</w:t>
            </w:r>
            <w:r w:rsidR="009133AC">
              <w:t xml:space="preserve"> </w:t>
            </w:r>
            <w:r w:rsidR="009133AC" w:rsidRPr="00D86704">
              <w:rPr>
                <w:i/>
                <w:iCs/>
              </w:rPr>
              <w:t>(Bottom)</w:t>
            </w:r>
            <w:r w:rsidR="009133AC">
              <w:t xml:space="preserve"> Radish cover crop systems (</w:t>
            </w:r>
            <w:proofErr w:type="spellStart"/>
            <w:r w:rsidR="009133AC">
              <w:t>RadM</w:t>
            </w:r>
            <w:proofErr w:type="spellEnd"/>
            <w:r w:rsidR="009133AC">
              <w:t xml:space="preserve">, </w:t>
            </w:r>
            <w:proofErr w:type="spellStart"/>
            <w:r w:rsidR="009133AC">
              <w:t>RadL</w:t>
            </w:r>
            <w:proofErr w:type="spellEnd"/>
            <w:r w:rsidR="009133AC">
              <w:t>) had the highest potential ecosystem value, with the mixes (</w:t>
            </w:r>
            <w:proofErr w:type="spellStart"/>
            <w:r w:rsidR="009133AC">
              <w:t>MixE</w:t>
            </w:r>
            <w:proofErr w:type="spellEnd"/>
            <w:r w:rsidR="009133AC">
              <w:t xml:space="preserve">, </w:t>
            </w:r>
            <w:proofErr w:type="spellStart"/>
            <w:r w:rsidR="009133AC">
              <w:t>MixM</w:t>
            </w:r>
            <w:proofErr w:type="spellEnd"/>
            <w:r w:rsidR="009133AC">
              <w:t xml:space="preserve">) and </w:t>
            </w:r>
            <w:proofErr w:type="spellStart"/>
            <w:r w:rsidR="009133AC">
              <w:t>NoCC</w:t>
            </w:r>
            <w:proofErr w:type="spellEnd"/>
            <w:r w:rsidR="009133AC">
              <w:t xml:space="preserve">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600974BD" w:rsidR="00CA273C" w:rsidRDefault="00B83835" w:rsidP="00045088">
      <w:pPr>
        <w:spacing w:line="360" w:lineRule="auto"/>
      </w:pPr>
      <w:r>
        <w:t>Year and cover crop treatment had significant impacts on the number of species</w:t>
      </w:r>
      <w:r w:rsidR="008D70A4">
        <w:t>/</w:t>
      </w:r>
      <w:proofErr w:type="spellStart"/>
      <w:r w:rsidR="008D70A4">
        <w:t>genuses</w:t>
      </w:r>
      <w:proofErr w:type="spellEnd"/>
      <w:r w:rsidR="008D70A4">
        <w:t xml:space="preserve"> (Table 3)</w:t>
      </w:r>
      <w:r>
        <w:t xml:space="preserve"> observed in a community (p&lt;0.001). </w:t>
      </w:r>
      <w:r w:rsidR="006D5A73">
        <w:t xml:space="preserve">The number of species observed ranged from one to eight, with a mode of two in 2018 and three in 2019. </w:t>
      </w:r>
      <w:r>
        <w:t xml:space="preserve">The </w:t>
      </w:r>
      <w:proofErr w:type="spellStart"/>
      <w:r>
        <w:t>MixE</w:t>
      </w:r>
      <w:proofErr w:type="spellEnd"/>
      <w:r>
        <w:t xml:space="preserv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w:t>
      </w:r>
      <w:proofErr w:type="spellStart"/>
      <w:r w:rsidR="006804BA">
        <w:t>RadL</w:t>
      </w:r>
      <w:proofErr w:type="spellEnd"/>
      <w:r w:rsidR="006804BA">
        <w:t xml:space="preserve"> and </w:t>
      </w:r>
      <w:proofErr w:type="spellStart"/>
      <w:r w:rsidR="006804BA">
        <w:t>RadM</w:t>
      </w:r>
      <w:proofErr w:type="spellEnd"/>
      <w:r w:rsidR="006804BA">
        <w:t xml:space="preserve"> communities, respectively, but the number of species in all other cover crop treatment </w:t>
      </w:r>
      <w:r w:rsidR="006804BA">
        <w:lastRenderedPageBreak/>
        <w:t xml:space="preserve">comparisons were not significantly different. </w:t>
      </w:r>
      <w:r w:rsidR="00CA273C">
        <w:t xml:space="preserve">The evenness of the communities </w:t>
      </w:r>
      <w:r w:rsidR="00770D8A">
        <w:t>ranged from 0.09 to 1, and there was an amplifying interaction between cover crop treatment and year (p&lt;0.001)</w:t>
      </w:r>
      <w:r w:rsidR="00A3505F">
        <w:t>. E</w:t>
      </w:r>
      <w:r w:rsidR="00770D8A">
        <w:t xml:space="preserve">venness </w:t>
      </w:r>
      <w:r w:rsidR="00B20190">
        <w:t>was generally higher in the radish cover crop treatments</w:t>
      </w:r>
      <w:r w:rsidR="00770D8A">
        <w:t xml:space="preserve">, followed by </w:t>
      </w:r>
      <w:proofErr w:type="spellStart"/>
      <w:r w:rsidR="0078154B">
        <w:t>MixE</w:t>
      </w:r>
      <w:proofErr w:type="spellEnd"/>
      <w:r w:rsidR="00770D8A">
        <w:t xml:space="preserve">, followed by </w:t>
      </w:r>
      <w:proofErr w:type="spellStart"/>
      <w:r w:rsidR="0078154B">
        <w:t>MixM</w:t>
      </w:r>
      <w:proofErr w:type="spellEnd"/>
      <w:r w:rsidR="00770D8A">
        <w:t xml:space="preserve"> and </w:t>
      </w:r>
      <w:proofErr w:type="spellStart"/>
      <w:r w:rsidR="0078154B">
        <w:t>NoCC</w:t>
      </w:r>
      <w:proofErr w:type="spellEnd"/>
      <w:r w:rsidR="00770D8A">
        <w:t xml:space="preserve"> treatments; this pattern was true </w:t>
      </w:r>
      <w:r w:rsidR="00B20190">
        <w:t>regardless of tillage</w:t>
      </w:r>
      <w:r w:rsidR="00770D8A">
        <w:t xml:space="preserve"> system, straw management, and year</w:t>
      </w:r>
      <w:r w:rsidR="00B20190">
        <w:t xml:space="preserve"> (supporting information). </w:t>
      </w:r>
    </w:p>
    <w:p w14:paraId="7815ADC7" w14:textId="57EA77CD" w:rsidR="00041F28" w:rsidRDefault="00041F28" w:rsidP="00045088">
      <w:pPr>
        <w:spacing w:line="360" w:lineRule="auto"/>
      </w:pPr>
      <w:commentRangeStart w:id="53"/>
      <w:r>
        <w:t xml:space="preserve">Radish species </w:t>
      </w:r>
      <w:commentRangeEnd w:id="53"/>
      <w:r w:rsidR="0055699E">
        <w:rPr>
          <w:rStyle w:val="CommentReference"/>
          <w:sz w:val="24"/>
          <w:szCs w:val="24"/>
        </w:rPr>
        <w:commentReference w:id="53"/>
      </w:r>
      <w:r>
        <w:t>were estimated to have the highest ecological value</w:t>
      </w:r>
      <w:r w:rsidR="00602B25">
        <w:t xml:space="preserve"> while spring barley and spring oat volunteers had no value (</w:t>
      </w:r>
      <w:r w:rsidR="00737D7A">
        <w:t>supporting information</w:t>
      </w:r>
      <w:r w:rsidR="00602B25">
        <w:t xml:space="preserve">), resulting in treatments with high percent </w:t>
      </w:r>
      <w:r w:rsidR="00593AFB">
        <w:t>radish (</w:t>
      </w:r>
      <w:r w:rsidR="00602B25">
        <w:t>RAPSR</w:t>
      </w:r>
      <w:r w:rsidR="00593AFB">
        <w:t>)</w:t>
      </w:r>
      <w:r w:rsidR="00602B25">
        <w:t xml:space="preserve"> coverage </w:t>
      </w:r>
      <w:r w:rsidR="00C75709">
        <w:t>exhibiting</w:t>
      </w:r>
      <w:r w:rsidR="00602B25">
        <w:t xml:space="preserve">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w:t>
      </w:r>
      <w:proofErr w:type="gramStart"/>
      <w:r w:rsidR="00602B25">
        <w:t>coverage, and</w:t>
      </w:r>
      <w:proofErr w:type="gramEnd"/>
      <w:r w:rsidR="00602B25">
        <w:t xml:space="preserve"> therefore did not result in high estimated </w:t>
      </w:r>
      <w:r w:rsidR="009133AC">
        <w:t>ecosystem</w:t>
      </w:r>
      <w:r w:rsidR="00EF62F9">
        <w:t xml:space="preserve"> support</w:t>
      </w:r>
      <w:r w:rsidR="009133AC">
        <w:t xml:space="preserve"> potential.</w:t>
      </w:r>
      <w:r w:rsidR="0012446A">
        <w:t xml:space="preserve"> The value of the radish systems was driven by the RAPSR value – when this value was set to zero, </w:t>
      </w:r>
      <w:r w:rsidR="002F64DC">
        <w:t>radish system</w:t>
      </w:r>
      <w:r w:rsidR="0012446A">
        <w:t xml:space="preserve"> communities had very low ecological value (see supplemental material</w:t>
      </w:r>
      <w:ins w:id="54" w:author="Mette Sønderskov" w:date="2026-04-17T13:15:00Z" w16du:dateUtc="2026-04-17T11:15:00Z">
        <w:r w:rsidR="002A1924">
          <w:t>, S4</w:t>
        </w:r>
      </w:ins>
      <w:r w:rsidR="0012446A">
        <w:t xml:space="preserve">). </w:t>
      </w:r>
      <w:r w:rsidR="009133AC">
        <w:t xml:space="preserve">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65BBA3D3" w:rsidR="00E83610" w:rsidRPr="00E83610" w:rsidRDefault="00523DF1" w:rsidP="00030F1C">
      <w:pPr>
        <w:spacing w:line="360" w:lineRule="auto"/>
        <w:rPr>
          <w:i/>
          <w:iCs/>
          <w:color w:val="EE0000"/>
        </w:rPr>
      </w:pPr>
      <w:r>
        <w:t xml:space="preserve">Total spring </w:t>
      </w:r>
      <w:r w:rsidR="00EF62F9">
        <w:t>weed</w:t>
      </w:r>
      <w:r>
        <w:t xml:space="preserve"> counts ranged from </w:t>
      </w:r>
      <w:r w:rsidR="002A6EBF">
        <w:t>9</w:t>
      </w:r>
      <w:r>
        <w:t>-</w:t>
      </w:r>
      <w:r w:rsidR="002A6EBF">
        <w:t>533</w:t>
      </w:r>
      <w:r>
        <w:t xml:space="preserve"> plants m</w:t>
      </w:r>
      <w:r w:rsidRPr="00F668A9">
        <w:rPr>
          <w:vertAlign w:val="superscript"/>
        </w:rPr>
        <w:t>-2</w:t>
      </w:r>
      <w:r>
        <w:t xml:space="preserve">, with a median of </w:t>
      </w:r>
      <w:r w:rsidR="002A6EBF">
        <w:t>99</w:t>
      </w:r>
      <w:r>
        <w:t xml:space="preserve"> plants m</w:t>
      </w:r>
      <w:r w:rsidRPr="00F668A9">
        <w:rPr>
          <w:vertAlign w:val="superscript"/>
        </w:rPr>
        <w:t>-2</w:t>
      </w:r>
      <w:r>
        <w:t xml:space="preserve">. There were complex treatment interactions, with a significant three-way interaction between year, tillage, and cover crop (p&lt;0.001) and a significant two-way interaction between year and residue (p&lt;0.001). Within the </w:t>
      </w:r>
      <w:r w:rsidR="005515FA">
        <w:t>NT</w:t>
      </w:r>
      <w:r>
        <w:t xml:space="preserve"> system, </w:t>
      </w:r>
      <w:proofErr w:type="spellStart"/>
      <w:r>
        <w:t>MixE</w:t>
      </w:r>
      <w:proofErr w:type="spellEnd"/>
      <w:r>
        <w:t xml:space="preserv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w:t>
      </w:r>
      <w:r w:rsidR="0000618C" w:rsidRPr="00D215DB">
        <w:t xml:space="preserve">On average there were twice as many weeds in 2019 (mean:163, SE:10) compared to 2020 (mean:76, SE:5).  </w:t>
      </w:r>
      <w:r w:rsidR="00206215" w:rsidRPr="00D215DB">
        <w:t>On average, t</w:t>
      </w:r>
      <w:r w:rsidR="0086566B" w:rsidRPr="00D215DB">
        <w:t xml:space="preserve">he total number of weeds was highest in the </w:t>
      </w:r>
      <w:r w:rsidR="003C4420">
        <w:t>inversion tillage</w:t>
      </w:r>
      <w:r w:rsidR="0086566B" w:rsidRPr="00D215DB">
        <w:t xml:space="preserve"> systems</w:t>
      </w:r>
      <w:r w:rsidR="00F668A9" w:rsidRPr="00D215DB">
        <w:t xml:space="preserve"> (mean:</w:t>
      </w:r>
      <w:r w:rsidR="00206215" w:rsidRPr="00D215DB">
        <w:t xml:space="preserve">174 </w:t>
      </w:r>
      <w:r w:rsidR="00F668A9" w:rsidRPr="00D215DB">
        <w:t>plants m</w:t>
      </w:r>
      <w:r w:rsidR="00F668A9" w:rsidRPr="00D215DB">
        <w:rPr>
          <w:vertAlign w:val="superscript"/>
        </w:rPr>
        <w:t>-2</w:t>
      </w:r>
      <w:r w:rsidR="00F668A9" w:rsidRPr="00D215DB">
        <w:t>, SE:</w:t>
      </w:r>
      <w:r w:rsidR="00206215" w:rsidRPr="00D215DB">
        <w:t>14</w:t>
      </w:r>
      <w:r w:rsidR="00F668A9" w:rsidRPr="00D215DB">
        <w:t>)</w:t>
      </w:r>
      <w:r w:rsidR="0086566B" w:rsidRPr="00D215DB">
        <w:t xml:space="preserve">, followed by </w:t>
      </w:r>
      <w:r w:rsidR="003C4420">
        <w:t>surface tillage</w:t>
      </w:r>
      <w:r w:rsidR="0086566B" w:rsidRPr="00D215DB">
        <w:t xml:space="preserve"> </w:t>
      </w:r>
      <w:r w:rsidR="00F668A9" w:rsidRPr="00D215DB">
        <w:t>(mean:</w:t>
      </w:r>
      <w:r w:rsidR="00206215" w:rsidRPr="00D215DB">
        <w:t>109</w:t>
      </w:r>
      <w:r w:rsidR="00F668A9" w:rsidRPr="00D215DB">
        <w:t xml:space="preserve"> plants m</w:t>
      </w:r>
      <w:r w:rsidR="00F668A9" w:rsidRPr="00D215DB">
        <w:rPr>
          <w:vertAlign w:val="superscript"/>
        </w:rPr>
        <w:t>-2</w:t>
      </w:r>
      <w:r w:rsidR="00F668A9" w:rsidRPr="00D215DB">
        <w:t>, SE:</w:t>
      </w:r>
      <w:r w:rsidR="00206215" w:rsidRPr="00D215DB">
        <w:t>9</w:t>
      </w:r>
      <w:r w:rsidR="00F668A9" w:rsidRPr="00D215DB">
        <w:t>)</w:t>
      </w:r>
      <w:r w:rsidR="0086566B" w:rsidRPr="00D215DB">
        <w:t xml:space="preserve">, with the </w:t>
      </w:r>
      <w:r w:rsidR="005515FA" w:rsidRPr="00D215DB">
        <w:t>NT</w:t>
      </w:r>
      <w:r w:rsidR="0086566B" w:rsidRPr="00D215DB">
        <w:t xml:space="preserve"> systems having the smallest number of total weeds</w:t>
      </w:r>
      <w:r w:rsidR="00F668A9" w:rsidRPr="00D215DB">
        <w:t xml:space="preserve"> (mean:</w:t>
      </w:r>
      <w:r w:rsidR="00206215" w:rsidRPr="00D215DB">
        <w:t>55</w:t>
      </w:r>
      <w:r w:rsidR="00F668A9" w:rsidRPr="00D215DB">
        <w:t xml:space="preserve"> plants m</w:t>
      </w:r>
      <w:r w:rsidR="00F668A9" w:rsidRPr="00D215DB">
        <w:rPr>
          <w:vertAlign w:val="superscript"/>
        </w:rPr>
        <w:t>-2</w:t>
      </w:r>
      <w:r w:rsidR="00F668A9" w:rsidRPr="00D215DB">
        <w:t>, SE:</w:t>
      </w:r>
      <w:r w:rsidR="00206215" w:rsidRPr="00D215DB">
        <w:t>5</w:t>
      </w:r>
      <w:r w:rsidR="0000618C" w:rsidRPr="00D215DB">
        <w:t xml:space="preserve">; </w:t>
      </w:r>
      <w:r w:rsidR="0000618C" w:rsidRPr="00D215DB">
        <w:rPr>
          <w:b/>
          <w:bCs/>
        </w:rPr>
        <w:t>Figure 4</w:t>
      </w:r>
      <w:r w:rsidR="00F668A9" w:rsidRPr="00D215DB">
        <w:t>)</w:t>
      </w:r>
      <w:r w:rsidR="0000618C" w:rsidRPr="00D215DB">
        <w:t xml:space="preserve">. This </w:t>
      </w:r>
      <w:r w:rsidR="00030C38" w:rsidRPr="00D215DB">
        <w:t>patt</w:t>
      </w:r>
      <w:r w:rsidR="00030C38">
        <w:t>ern</w:t>
      </w:r>
      <w:r w:rsidR="0086566B">
        <w:t xml:space="preserve"> w</w:t>
      </w:r>
      <w:r w:rsidR="00030C38">
        <w:t>as</w:t>
      </w:r>
      <w:r w:rsidR="0086566B">
        <w:t xml:space="preserve"> </w:t>
      </w:r>
      <w:r w:rsidR="0000618C">
        <w:t xml:space="preserve">consistent in both </w:t>
      </w:r>
      <w:proofErr w:type="gramStart"/>
      <w:r w:rsidR="0000618C">
        <w:t>years, but</w:t>
      </w:r>
      <w:proofErr w:type="gramEnd"/>
      <w:r w:rsidR="0000618C">
        <w:t xml:space="preserve"> was </w:t>
      </w:r>
      <w:r w:rsidR="0086566B">
        <w:t xml:space="preserve">magnified in 2019 </w:t>
      </w:r>
      <w:r w:rsidR="0000618C">
        <w:t>(when there were more weeds)</w:t>
      </w:r>
      <w:r w:rsidR="0086566B">
        <w:t xml:space="preserve">. </w:t>
      </w:r>
      <w:r w:rsidR="00D215DB">
        <w:t>Within NT, the</w:t>
      </w:r>
      <w:r w:rsidR="00FE32A7">
        <w:t xml:space="preserve"> </w:t>
      </w:r>
      <w:proofErr w:type="spellStart"/>
      <w:r w:rsidR="00FE32A7">
        <w:t>MixE</w:t>
      </w:r>
      <w:proofErr w:type="spellEnd"/>
      <w:r w:rsidR="00FE32A7">
        <w:t xml:space="preserve"> </w:t>
      </w:r>
      <w:r w:rsidR="00D215DB">
        <w:t xml:space="preserve">had </w:t>
      </w:r>
      <w:r w:rsidR="00FE32A7">
        <w:t>1.5-1.7 times more weeds compared to the other cover crop treatments.</w:t>
      </w:r>
    </w:p>
    <w:p w14:paraId="309B4CF5" w14:textId="3926FEEE" w:rsidR="00030F1C" w:rsidRDefault="00030F1C" w:rsidP="00030F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3CA67C49" w14:textId="047580DD" w:rsidR="00925DAA" w:rsidRPr="00925DAA" w:rsidRDefault="00925DAA" w:rsidP="00925DAA">
            <w:pPr>
              <w:spacing w:line="360" w:lineRule="auto"/>
              <w:rPr>
                <w:lang w:val="da-DK"/>
              </w:rPr>
            </w:pPr>
            <w:r w:rsidRPr="00925DAA">
              <w:rPr>
                <w:noProof/>
                <w:lang w:val="da-DK"/>
              </w:rPr>
              <w:lastRenderedPageBreak/>
              <w:drawing>
                <wp:inline distT="0" distB="0" distL="0" distR="0" wp14:anchorId="558DD162" wp14:editId="53B76076">
                  <wp:extent cx="5731510" cy="6550025"/>
                  <wp:effectExtent l="0" t="0" r="2540" b="3175"/>
                  <wp:docPr id="1077010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p w14:paraId="4EB389CE" w14:textId="29BDED9E" w:rsidR="00D215DB" w:rsidRPr="00D215DB" w:rsidRDefault="00D215DB" w:rsidP="00D215DB">
            <w:pPr>
              <w:spacing w:line="360" w:lineRule="auto"/>
              <w:rPr>
                <w:lang w:val="da-DK"/>
              </w:rPr>
            </w:pPr>
          </w:p>
          <w:p w14:paraId="2C35802D" w14:textId="562B056F" w:rsidR="005E12EA" w:rsidRPr="005E12EA" w:rsidRDefault="005E12EA" w:rsidP="00030F1C">
            <w:pPr>
              <w:spacing w:line="360" w:lineRule="auto"/>
              <w:rPr>
                <w:lang w:val="da-DK"/>
              </w:rPr>
            </w:pPr>
          </w:p>
        </w:tc>
      </w:tr>
      <w:tr w:rsidR="005E12EA" w14:paraId="77868ADE" w14:textId="77777777" w:rsidTr="0054576C">
        <w:tc>
          <w:tcPr>
            <w:tcW w:w="9026" w:type="dxa"/>
          </w:tcPr>
          <w:p w14:paraId="0E6944F1" w14:textId="3D3067F2" w:rsidR="005E12EA" w:rsidRPr="00133612" w:rsidRDefault="005E12EA" w:rsidP="00030F1C">
            <w:pPr>
              <w:spacing w:line="360" w:lineRule="auto"/>
              <w:rPr>
                <w:b/>
                <w:bCs/>
              </w:rPr>
            </w:pPr>
            <w:r w:rsidRPr="00BE5883">
              <w:rPr>
                <w:b/>
                <w:bCs/>
              </w:rPr>
              <w:t xml:space="preserve">Figure </w:t>
            </w:r>
            <w:r w:rsidR="00BE5883" w:rsidRPr="00BE5883">
              <w:rPr>
                <w:b/>
                <w:bCs/>
              </w:rPr>
              <w:t>4</w:t>
            </w:r>
            <w:r w:rsidRPr="00BE5883">
              <w:rPr>
                <w:b/>
                <w:bCs/>
              </w:rPr>
              <w:t>.</w:t>
            </w:r>
            <w:r w:rsidR="00BE5883">
              <w:rPr>
                <w:b/>
                <w:bCs/>
              </w:rPr>
              <w:t xml:space="preserve"> </w:t>
            </w:r>
            <w:r w:rsidR="00D215DB" w:rsidRPr="00D215DB">
              <w:t xml:space="preserve">Marginal mean estimates </w:t>
            </w:r>
            <w:r w:rsidR="003B1029">
              <w:t xml:space="preserve">averaged </w:t>
            </w:r>
            <w:r w:rsidR="00D215DB" w:rsidRPr="00D215DB">
              <w:t>over years and residue management</w:t>
            </w:r>
            <w:r w:rsidR="00D215DB">
              <w:rPr>
                <w:b/>
                <w:bCs/>
              </w:rPr>
              <w:t xml:space="preserve"> </w:t>
            </w:r>
            <w:r w:rsidR="00D215DB" w:rsidRPr="00925DAA">
              <w:t>with</w:t>
            </w:r>
            <w:r w:rsidR="00925DAA">
              <w:rPr>
                <w:b/>
                <w:bCs/>
              </w:rPr>
              <w:t xml:space="preserve"> </w:t>
            </w:r>
            <w:r w:rsidR="00925DAA" w:rsidRPr="00925DAA">
              <w:t>standard errors of the means</w:t>
            </w:r>
            <w:r w:rsidR="003B1029">
              <w:t xml:space="preserve">. </w:t>
            </w:r>
            <w:r w:rsidR="00F960D0">
              <w:t xml:space="preserve">There were no differences in total or perennial weed counts within the inversion tillage treatment, but in </w:t>
            </w:r>
            <w:r w:rsidR="00C70707">
              <w:t xml:space="preserve">the </w:t>
            </w:r>
            <w:r w:rsidR="003B1029">
              <w:t>no-till</w:t>
            </w:r>
            <w:r w:rsidR="00C70707">
              <w:t xml:space="preserve"> and surface</w:t>
            </w:r>
            <w:r w:rsidR="00F960D0">
              <w:t xml:space="preserve"> </w:t>
            </w:r>
            <w:r w:rsidR="00C70707">
              <w:t xml:space="preserve">tillage systems </w:t>
            </w:r>
            <w:r w:rsidR="00F960D0">
              <w:t xml:space="preserve">the early-planted mix </w:t>
            </w:r>
            <w:r w:rsidR="00D215DB">
              <w:t>(</w:t>
            </w:r>
            <w:proofErr w:type="spellStart"/>
            <w:r w:rsidR="00D215DB">
              <w:t>MixE</w:t>
            </w:r>
            <w:proofErr w:type="spellEnd"/>
            <w:r w:rsidR="00D215DB">
              <w:t xml:space="preserve">) </w:t>
            </w:r>
            <w:r w:rsidR="00C70707">
              <w:t>had significantly higher perennial weed counts</w:t>
            </w:r>
            <w:r w:rsidR="00F960D0">
              <w:t>,</w:t>
            </w:r>
            <w:r w:rsidR="00C70707">
              <w:t xml:space="preserve"> reflecting its different herbicide program</w:t>
            </w:r>
            <w:r w:rsidR="00F960D0">
              <w:t xml:space="preserve"> compared to other cover crop systems</w:t>
            </w:r>
            <w:r w:rsidR="00C70707">
              <w:t xml:space="preserve"> (Table 2)</w:t>
            </w:r>
            <w:r w:rsidR="00623603">
              <w:t>.</w:t>
            </w:r>
          </w:p>
        </w:tc>
      </w:tr>
    </w:tbl>
    <w:p w14:paraId="0FE38C89" w14:textId="77777777" w:rsidR="0054576C" w:rsidRDefault="0054576C" w:rsidP="0054576C">
      <w:pPr>
        <w:spacing w:line="360" w:lineRule="auto"/>
      </w:pPr>
    </w:p>
    <w:p w14:paraId="12FFB7EF" w14:textId="0D20DF93" w:rsidR="0000618C" w:rsidRDefault="0000618C" w:rsidP="0054576C">
      <w:pPr>
        <w:spacing w:line="360" w:lineRule="auto"/>
      </w:pPr>
      <w:r>
        <w:lastRenderedPageBreak/>
        <w:t xml:space="preserve">Despite having </w:t>
      </w:r>
      <w:proofErr w:type="gramStart"/>
      <w:r>
        <w:t>less</w:t>
      </w:r>
      <w:proofErr w:type="gramEnd"/>
      <w:r>
        <w:t xml:space="preserve"> total weeds, both </w:t>
      </w:r>
      <w:r w:rsidR="005515FA">
        <w:t>NT</w:t>
      </w:r>
      <w:r>
        <w:t xml:space="preserve"> and </w:t>
      </w:r>
      <w:r w:rsidR="003C4420">
        <w:t>surface tillage</w:t>
      </w:r>
      <w:r>
        <w:t xml:space="preserve"> had significantly increased numbers of perennial weeds compared to inversion tillage. The perennial weeds were mainly CIRAR (82%, versus 18% EQUAR). Averaged over </w:t>
      </w:r>
      <w:r w:rsidR="005515FA">
        <w:t>NT</w:t>
      </w:r>
      <w:r>
        <w:t xml:space="preserve"> and </w:t>
      </w:r>
      <w:r w:rsidR="003C4420">
        <w:t>surface</w:t>
      </w:r>
      <w:r>
        <w:t xml:space="preserve"> treatments, the number of perennial weeds in the </w:t>
      </w:r>
      <w:proofErr w:type="spellStart"/>
      <w:r>
        <w:t>MixE</w:t>
      </w:r>
      <w:proofErr w:type="spellEnd"/>
      <w:r>
        <w:t xml:space="preserve"> was 11 times higher (SE:6; p&lt;0.001) compared to the </w:t>
      </w:r>
      <w:proofErr w:type="spellStart"/>
      <w:r>
        <w:t>the</w:t>
      </w:r>
      <w:proofErr w:type="spellEnd"/>
      <w:r>
        <w:t xml:space="preserve"> </w:t>
      </w:r>
      <w:proofErr w:type="spellStart"/>
      <w:r>
        <w:t>NoCC</w:t>
      </w:r>
      <w:proofErr w:type="spellEnd"/>
      <w:r>
        <w:t xml:space="preserve"> treatment, and 2.6-8.6 times higher than the other cover crop treatments; these effects were erased </w:t>
      </w:r>
      <w:r w:rsidR="003B1029">
        <w:t>with inversion tillage</w:t>
      </w:r>
      <w:r>
        <w:t xml:space="preserve">. The </w:t>
      </w:r>
      <w:proofErr w:type="spellStart"/>
      <w:r>
        <w:t>MixM</w:t>
      </w:r>
      <w:proofErr w:type="spellEnd"/>
      <w:r>
        <w:t xml:space="preserve"> had a borderline significant increase in perennial weeds compared to the </w:t>
      </w:r>
      <w:proofErr w:type="spellStart"/>
      <w:r>
        <w:t>NoCC</w:t>
      </w:r>
      <w:proofErr w:type="spellEnd"/>
      <w:r>
        <w:t xml:space="preserve"> </w:t>
      </w:r>
      <w:r w:rsidR="00C20C1A">
        <w:t xml:space="preserve">in the </w:t>
      </w:r>
      <w:r w:rsidR="005515FA">
        <w:t>NT</w:t>
      </w:r>
      <w:r w:rsidR="00C20C1A">
        <w:t xml:space="preserve"> system </w:t>
      </w:r>
      <w:r>
        <w:t xml:space="preserve">(p=0.05), but all other treatments were not significantly different from the </w:t>
      </w:r>
      <w:proofErr w:type="spellStart"/>
      <w:r>
        <w:t>NoCC</w:t>
      </w:r>
      <w:proofErr w:type="spellEnd"/>
      <w:r>
        <w:t xml:space="preserve">. </w:t>
      </w:r>
      <w:r w:rsidR="00593AFB">
        <w:t>In the last year of the trial, t</w:t>
      </w:r>
      <w:r>
        <w:t>he</w:t>
      </w:r>
      <w:r w:rsidR="00C20C1A">
        <w:t xml:space="preserve">re was an inverse relationship between </w:t>
      </w:r>
      <w:r w:rsidR="00593AFB">
        <w:t>cash crop</w:t>
      </w:r>
      <w:r>
        <w:t xml:space="preserve"> yields</w:t>
      </w:r>
      <w:r w:rsidR="00593AFB">
        <w:t xml:space="preserve"> (faba bean)</w:t>
      </w:r>
      <w:r>
        <w:t xml:space="preserve"> </w:t>
      </w:r>
      <w:r w:rsidR="00C20C1A">
        <w:t xml:space="preserve">and perennial </w:t>
      </w:r>
      <w:r>
        <w:t>weeds, with more perennial weeds corresponding to lower yields</w:t>
      </w:r>
      <w:r w:rsidR="008A7792">
        <w:t xml:space="preserve">, while there was no relationship </w:t>
      </w:r>
      <w:r w:rsidR="00593AFB">
        <w:t>with</w:t>
      </w:r>
      <w:r w:rsidR="008A7792">
        <w:t xml:space="preserve"> annual weeds</w:t>
      </w:r>
      <w:r>
        <w:t xml:space="preserve"> </w:t>
      </w:r>
      <w:r w:rsidR="00C20C1A">
        <w:t>(see supporting information)</w:t>
      </w:r>
      <w:r>
        <w:t>.</w:t>
      </w: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4D8D0990"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 xml:space="preserve">traw retention had no impact on the system’s pesticide use. </w:t>
      </w:r>
      <w:r w:rsidR="00C70707">
        <w:t xml:space="preserve">Inversion tillage had lower pesticide loads compared to </w:t>
      </w:r>
      <w:r w:rsidR="005515FA">
        <w:t>NT</w:t>
      </w:r>
      <w:r w:rsidR="00C70707">
        <w:t xml:space="preserve"> and </w:t>
      </w:r>
      <w:r w:rsidR="003C4420">
        <w:t>surface</w:t>
      </w:r>
      <w:r w:rsidR="00C70707">
        <w:t xml:space="preserve"> tillage. </w:t>
      </w:r>
      <w:r w:rsidR="00765D21">
        <w:t>In all systems</w:t>
      </w:r>
      <w:r>
        <w:t xml:space="preserve"> and years</w:t>
      </w:r>
      <w:r w:rsidR="00765D21">
        <w:t xml:space="preserve">, pesticide loads were lowest in the </w:t>
      </w:r>
      <w:proofErr w:type="spellStart"/>
      <w:r w:rsidR="00765D21">
        <w:t>MixE</w:t>
      </w:r>
      <w:proofErr w:type="spellEnd"/>
      <w:r w:rsidR="00765D21">
        <w:t xml:space="preserve"> treatments</w:t>
      </w:r>
      <w:r w:rsidR="00C70707">
        <w:t xml:space="preserve"> compared to the other cover crop treatments (</w:t>
      </w:r>
      <w:r w:rsidR="00737D7A">
        <w:t>supporting information</w:t>
      </w:r>
      <w:r w:rsidR="00765D21">
        <w:t xml:space="preserve">). </w:t>
      </w:r>
    </w:p>
    <w:p w14:paraId="59F9E93E" w14:textId="77777777" w:rsidR="002F64DC" w:rsidRDefault="007348E9" w:rsidP="002F64DC">
      <w:pPr>
        <w:spacing w:line="360" w:lineRule="auto"/>
        <w:rPr>
          <w:b/>
          <w:bCs/>
          <w:i/>
          <w:iCs/>
        </w:rPr>
      </w:pPr>
      <w:r w:rsidRPr="007348E9">
        <w:rPr>
          <w:b/>
          <w:bCs/>
          <w:i/>
          <w:iCs/>
        </w:rPr>
        <w:t xml:space="preserve">3.4 </w:t>
      </w:r>
      <w:proofErr w:type="gramStart"/>
      <w:r w:rsidRPr="007348E9">
        <w:rPr>
          <w:b/>
          <w:bCs/>
          <w:i/>
          <w:iCs/>
        </w:rPr>
        <w:t>Multi-criteria summary</w:t>
      </w:r>
      <w:proofErr w:type="gramEnd"/>
    </w:p>
    <w:p w14:paraId="7B060C0D" w14:textId="0166A5F9" w:rsidR="007348E9" w:rsidRDefault="00A80E50" w:rsidP="002F64DC">
      <w:pPr>
        <w:spacing w:line="360" w:lineRule="auto"/>
      </w:pPr>
      <w:r>
        <w:t>The system with the highest overall value (assuming equal weighting for all metrics) was the mid-season planted radish (</w:t>
      </w:r>
      <w:proofErr w:type="spellStart"/>
      <w:r>
        <w:t>RadM</w:t>
      </w:r>
      <w:proofErr w:type="spellEnd"/>
      <w:r>
        <w:t xml:space="preserve">) implemented in a </w:t>
      </w:r>
      <w:r w:rsidR="005515FA">
        <w:t>NT</w:t>
      </w:r>
      <w:r>
        <w:t xml:space="preserve"> system with retained residue (</w:t>
      </w:r>
      <w:r w:rsidRPr="00A80E50">
        <w:rPr>
          <w:b/>
          <w:bCs/>
        </w:rPr>
        <w:t>Figure 5</w:t>
      </w:r>
      <w:r>
        <w:t>), while the system with the lowest overall value was the mid-season planted mixture (</w:t>
      </w:r>
      <w:proofErr w:type="spellStart"/>
      <w:r>
        <w:t>MixM</w:t>
      </w:r>
      <w:proofErr w:type="spellEnd"/>
      <w:r>
        <w:t xml:space="preserve">) implemented in a </w:t>
      </w:r>
      <w:r w:rsidR="005515FA">
        <w:t>NT</w:t>
      </w:r>
      <w:r>
        <w:t xml:space="preserve"> system with residue removal. </w:t>
      </w:r>
      <w:r w:rsidR="003C4420">
        <w:t>Averaged a</w:t>
      </w:r>
      <w:r>
        <w:t xml:space="preserve">cross tillage and residue management systems, the </w:t>
      </w:r>
      <w:proofErr w:type="spellStart"/>
      <w:r>
        <w:t>RadM</w:t>
      </w:r>
      <w:proofErr w:type="spellEnd"/>
      <w:r>
        <w:t xml:space="preserve"> was the best performing cover crop treatment, and the </w:t>
      </w:r>
      <w:proofErr w:type="spellStart"/>
      <w:r>
        <w:t>MixM</w:t>
      </w:r>
      <w:proofErr w:type="spellEnd"/>
      <w:r>
        <w:t xml:space="preserve"> the worst.</w:t>
      </w:r>
      <w:r w:rsidR="00F61077">
        <w:t xml:space="preserve"> The early-planted mixture (</w:t>
      </w:r>
      <w:proofErr w:type="spellStart"/>
      <w:r w:rsidR="00F61077">
        <w:t>MixE</w:t>
      </w:r>
      <w:proofErr w:type="spellEnd"/>
      <w:r w:rsidR="00F61077">
        <w:t xml:space="preserve">) performed well in the inversion tillage system, but poorly in the other tillage systems. The impact of residue management on the total value was marginal in the inversion tillage system, but residue retention in the </w:t>
      </w:r>
      <w:r w:rsidR="003C4420">
        <w:t>surface</w:t>
      </w:r>
      <w:r w:rsidR="00F508EF">
        <w:t xml:space="preserve"> and </w:t>
      </w:r>
      <w:r w:rsidR="005515FA">
        <w:t>NT</w:t>
      </w:r>
      <w:r w:rsidR="00F508EF">
        <w:t xml:space="preserve"> systems increased total value. </w:t>
      </w:r>
    </w:p>
    <w:tbl>
      <w:tblPr>
        <w:tblStyle w:val="TableGrid"/>
        <w:tblW w:w="0" w:type="auto"/>
        <w:tblLook w:val="04A0" w:firstRow="1" w:lastRow="0" w:firstColumn="1" w:lastColumn="0" w:noHBand="0" w:noVBand="1"/>
      </w:tblPr>
      <w:tblGrid>
        <w:gridCol w:w="9016"/>
      </w:tblGrid>
      <w:tr w:rsidR="007348E9" w14:paraId="2F7ABF75" w14:textId="77777777" w:rsidTr="007348E9">
        <w:tc>
          <w:tcPr>
            <w:tcW w:w="9016" w:type="dxa"/>
          </w:tcPr>
          <w:p w14:paraId="3512D6F3" w14:textId="0B4C8BFE" w:rsidR="005A4CB9" w:rsidRPr="005A4CB9" w:rsidRDefault="005A4CB9" w:rsidP="005A4CB9">
            <w:pPr>
              <w:spacing w:line="360" w:lineRule="auto"/>
              <w:rPr>
                <w:lang w:val="da-DK"/>
              </w:rPr>
            </w:pPr>
            <w:r w:rsidRPr="005A4CB9">
              <w:rPr>
                <w:noProof/>
                <w:lang w:val="da-DK"/>
              </w:rPr>
              <w:lastRenderedPageBreak/>
              <w:drawing>
                <wp:inline distT="0" distB="0" distL="0" distR="0" wp14:anchorId="3BF159E7" wp14:editId="7F659034">
                  <wp:extent cx="5588000" cy="5588000"/>
                  <wp:effectExtent l="0" t="0" r="0" b="0"/>
                  <wp:docPr id="1220575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8837" cy="5588837"/>
                          </a:xfrm>
                          <a:prstGeom prst="rect">
                            <a:avLst/>
                          </a:prstGeom>
                          <a:noFill/>
                          <a:ln>
                            <a:noFill/>
                          </a:ln>
                        </pic:spPr>
                      </pic:pic>
                    </a:graphicData>
                  </a:graphic>
                </wp:inline>
              </w:drawing>
            </w:r>
          </w:p>
          <w:p w14:paraId="6939112F" w14:textId="27535B20" w:rsidR="00F34EA9" w:rsidRPr="00F34EA9" w:rsidRDefault="00F34EA9" w:rsidP="00F34EA9">
            <w:pPr>
              <w:spacing w:line="360" w:lineRule="auto"/>
              <w:rPr>
                <w:lang w:val="da-DK"/>
              </w:rPr>
            </w:pPr>
          </w:p>
          <w:p w14:paraId="7D227F4E" w14:textId="7424A6A3" w:rsidR="007348E9" w:rsidRPr="007348E9" w:rsidRDefault="007348E9" w:rsidP="0054576C">
            <w:pPr>
              <w:spacing w:line="360" w:lineRule="auto"/>
              <w:rPr>
                <w:lang w:val="da-DK"/>
              </w:rPr>
            </w:pPr>
          </w:p>
        </w:tc>
      </w:tr>
      <w:tr w:rsidR="007348E9" w14:paraId="5FB38B66" w14:textId="77777777" w:rsidTr="007348E9">
        <w:tc>
          <w:tcPr>
            <w:tcW w:w="9016" w:type="dxa"/>
          </w:tcPr>
          <w:p w14:paraId="130FC98B" w14:textId="079306A2" w:rsidR="007348E9" w:rsidRPr="007348E9" w:rsidRDefault="007348E9" w:rsidP="0054576C">
            <w:pPr>
              <w:spacing w:line="360" w:lineRule="auto"/>
              <w:rPr>
                <w:b/>
                <w:bCs/>
              </w:rPr>
            </w:pPr>
            <w:r w:rsidRPr="007348E9">
              <w:rPr>
                <w:b/>
                <w:bCs/>
              </w:rPr>
              <w:t xml:space="preserve">Figure 5. </w:t>
            </w:r>
            <w:r>
              <w:t xml:space="preserve">Summary of cropping systems’ performance in protecting soil </w:t>
            </w:r>
            <w:r w:rsidRPr="007348E9">
              <w:t>(Soi)</w:t>
            </w:r>
            <w:r>
              <w:t>, mitigation of fall nitrate leaching via fall biomass production (Bio), supporting ecosystems (Eco), grain production (Gra), perennial weed suppression (Per), and promoting human health and environmental safety (Saf)</w:t>
            </w:r>
            <w:r w:rsidR="00D92540">
              <w:t xml:space="preserve">; rows represent cover crop treatments, and columns represent tillage and </w:t>
            </w:r>
            <w:r w:rsidR="008A7792">
              <w:t>residue retained (res+) or removed (res-))</w:t>
            </w:r>
            <w:r w:rsidR="00D92540">
              <w:t xml:space="preserve">.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proofErr w:type="gramStart"/>
      <w:r w:rsidRPr="003C7F19">
        <w:rPr>
          <w:b/>
          <w:bCs/>
        </w:rPr>
        <w:t>4  DISCUSSION</w:t>
      </w:r>
      <w:proofErr w:type="gramEnd"/>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45B6BDE0" w:rsidR="005E150B" w:rsidRDefault="000347C5" w:rsidP="00045088">
      <w:pPr>
        <w:spacing w:line="360" w:lineRule="auto"/>
      </w:pPr>
      <w:r w:rsidRPr="00A75203">
        <w:lastRenderedPageBreak/>
        <w:t xml:space="preserve">The average grain yields </w:t>
      </w:r>
      <w:r w:rsidR="005E150B">
        <w:t xml:space="preserve">in each year </w:t>
      </w:r>
      <w:r w:rsidRPr="00A75203">
        <w:t xml:space="preserve">of the present study were lower than national averages for the same crops in the same years [4.28 Mg ha-1 spring barley, 4.94 oats, and 4.08 Mg ha-1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w:t>
      </w:r>
      <w:r w:rsidR="00040339">
        <w:t xml:space="preserve">s. The </w:t>
      </w:r>
      <w:r w:rsidR="00C20C1A">
        <w:t>study</w:t>
      </w:r>
      <w:r w:rsidR="00737D7A">
        <w:t xml:space="preserve"> results are </w:t>
      </w:r>
      <w:r w:rsidR="00040339">
        <w:t xml:space="preserve">therefore </w:t>
      </w:r>
      <w:r w:rsidR="00737D7A">
        <w:t>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074CCF7C" w14:textId="1C12FF1F" w:rsidR="00EF786B" w:rsidRDefault="00EF786B" w:rsidP="00045088">
      <w:pPr>
        <w:spacing w:line="360" w:lineRule="auto"/>
        <w:rPr>
          <w:b/>
          <w:bCs/>
          <w:i/>
          <w:iCs/>
        </w:rPr>
      </w:pPr>
      <w:r w:rsidRPr="00A52678">
        <w:rPr>
          <w:b/>
          <w:bCs/>
          <w:i/>
          <w:iCs/>
        </w:rPr>
        <w:t xml:space="preserve">4.2 </w:t>
      </w:r>
      <w:r>
        <w:rPr>
          <w:b/>
          <w:bCs/>
          <w:i/>
          <w:iCs/>
        </w:rPr>
        <w:t>Overall trends</w:t>
      </w:r>
      <w:r w:rsidR="00737D7A" w:rsidRPr="00A52678">
        <w:rPr>
          <w:b/>
          <w:bCs/>
          <w:i/>
          <w:iCs/>
        </w:rPr>
        <w:t xml:space="preserve"> </w:t>
      </w:r>
    </w:p>
    <w:p w14:paraId="22AE6594" w14:textId="5BFF5979" w:rsidR="00EF786B" w:rsidRPr="00561BED" w:rsidRDefault="002F64DC" w:rsidP="00EF786B">
      <w:pPr>
        <w:spacing w:line="360" w:lineRule="auto"/>
        <w:rPr>
          <w:lang w:val="en-US"/>
        </w:rPr>
      </w:pPr>
      <w:r>
        <w:t xml:space="preserve">Consistent with our hypothesis, no single system performed the best in all categories (Figure 5). While the best </w:t>
      </w:r>
      <w:r w:rsidR="00150FA9">
        <w:t xml:space="preserve">overall </w:t>
      </w:r>
      <w:r>
        <w:t xml:space="preserve">performance was seen in mid-season </w:t>
      </w:r>
      <w:commentRangeStart w:id="55"/>
      <w:r>
        <w:t>planted</w:t>
      </w:r>
      <w:commentRangeEnd w:id="55"/>
      <w:r w:rsidR="00401245">
        <w:rPr>
          <w:rStyle w:val="CommentReference"/>
          <w:sz w:val="24"/>
          <w:szCs w:val="24"/>
        </w:rPr>
        <w:commentReference w:id="55"/>
      </w:r>
      <w:r>
        <w:t xml:space="preserve"> radish</w:t>
      </w:r>
      <w:r w:rsidR="006B61B6">
        <w:t xml:space="preserve"> in a NT system with straw retention, </w:t>
      </w:r>
      <w:r>
        <w:t xml:space="preserve">mid-season planted </w:t>
      </w:r>
      <w:r w:rsidR="00EF786B">
        <w:t xml:space="preserve">radish performed well in </w:t>
      </w:r>
      <w:proofErr w:type="gramStart"/>
      <w:r w:rsidR="00EF786B">
        <w:t>the majority of</w:t>
      </w:r>
      <w:proofErr w:type="gramEnd"/>
      <w:r w:rsidR="00EF786B">
        <w:t xml:space="preserve"> performance metrics across tillage systems, straw managements, and weather years</w:t>
      </w:r>
      <w:r w:rsidR="006B61B6">
        <w:t>. Climatically similar</w:t>
      </w:r>
      <w:r>
        <w:t xml:space="preserve"> areas in Europe</w:t>
      </w:r>
      <w:r w:rsidR="006B61B6">
        <w:t xml:space="preserve"> </w:t>
      </w:r>
      <w:r w:rsidR="006B61B6">
        <w:fldChar w:fldCharType="begin"/>
      </w:r>
      <w:r w:rsidR="006B61B6">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6B61B6">
        <w:fldChar w:fldCharType="separate"/>
      </w:r>
      <w:r w:rsidR="006B61B6" w:rsidRPr="0098059C">
        <w:t>(Peel et al., 2007)</w:t>
      </w:r>
      <w:r w:rsidR="006B61B6">
        <w:fldChar w:fldCharType="end"/>
      </w:r>
      <w:r>
        <w:t xml:space="preserve"> have likewise found radish cover crop systems perform well in a variety of contexts </w:t>
      </w:r>
      <w:r>
        <w:fldChar w:fldCharType="begin"/>
      </w:r>
      <w:r>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fldChar w:fldCharType="separate"/>
      </w:r>
      <w:r w:rsidRPr="001479F9">
        <w:t>(Elhakeem et al., 2023; Leskovšek et al., 2025)</w:t>
      </w:r>
      <w:r>
        <w:fldChar w:fldCharType="end"/>
      </w:r>
      <w:r>
        <w:t xml:space="preserve">. </w:t>
      </w:r>
      <w:r w:rsidR="00150FA9">
        <w:t xml:space="preserve">However, planting radish before crop harvest was necessary to achieve beneficial outcomes, as </w:t>
      </w:r>
      <w:r>
        <w:t xml:space="preserve">radish cover crops planted after crop harvest (as well as the mid-season planted cover crop mixture) </w:t>
      </w:r>
      <w:r w:rsidR="00150FA9">
        <w:t xml:space="preserve">had poorer overall performance, </w:t>
      </w:r>
      <w:proofErr w:type="gramStart"/>
      <w:r w:rsidR="00150FA9">
        <w:t>s</w:t>
      </w:r>
      <w:r>
        <w:t>imilar to</w:t>
      </w:r>
      <w:proofErr w:type="gramEnd"/>
      <w:r>
        <w:t xml:space="preserve"> the no-cover control. </w:t>
      </w:r>
      <w:r w:rsidR="00150FA9">
        <w:t>I</w:t>
      </w:r>
      <w:r w:rsidR="00EF786B">
        <w:t xml:space="preserve">n Northern latitudes where available heat units reduce quickly following August cash crop harvests, </w:t>
      </w:r>
      <w:r w:rsidR="006B61B6">
        <w:t>it is important to establish fast-growing cover crop species early in the season</w:t>
      </w:r>
      <w:r w:rsidR="00EF786B">
        <w:t>. Early planted mixes</w:t>
      </w:r>
      <w:r w:rsidR="006B61B6">
        <w:t xml:space="preserve"> of slow-growing cover crops</w:t>
      </w:r>
      <w:r w:rsidR="00EF786B">
        <w:t xml:space="preserve"> </w:t>
      </w:r>
      <w:r w:rsidR="00561BED">
        <w:t xml:space="preserve">were sensitive to </w:t>
      </w:r>
      <w:r w:rsidR="00EF786B">
        <w:t>establishment conditions (Figure 2), but even in a well-performing year they did not produce as much biomass or soil coverage as the radish cover crop treatments. The competition posed early in the season by spring barley and spring oats</w:t>
      </w:r>
      <w:r w:rsidR="006B61B6">
        <w:t>, which are both valued for their competitive ability against weeds,</w:t>
      </w:r>
      <w:r w:rsidR="00EF786B">
        <w:t xml:space="preserve"> may have suppressed the cover crop mixture growth </w:t>
      </w:r>
      <w:r w:rsidR="00EF786B">
        <w:fldChar w:fldCharType="begin"/>
      </w:r>
      <w:r w:rsidR="00EF786B">
        <w:instrText xml:space="preserve"> ADDIN ZOTERO_ITEM CSL_CITATION {"citationID":"Lge3rMe0","properties":{"formattedCitation":"(Pratt et al., 2023)","plainCitation":"(Pratt et al., 2023)","noteIndex":0},"citationItems":[{"id":2446,"uris":["http://zotero.org/users/3599437/items/DSP8T2TF"],"itemData":{"id":2446,"type":"article-journal","abstract":"Adoption of cover crops in arid agroecosystems has been slow due to concerns regarding limited water resources and possible soil moisture depletion. In irrigated organic systems, potential ecosystem services from cover crops also must be considered in light of the concerns for water conservation. A constructive balance could be achieved with fall-sown small grain cover crops; however, their impacts on irrigated organic systems are poorly understood. Our first objective was to determine the ability of fall-sown small grains [cereal rye (Secale cereale L), winter wheat (Triticum aestivum L.), barley (Hordeum vulgare L.) and oat (Avena sativa L.)] to suppress winter weeds in an irrigated, organic transition field in the southwestern USA. Small grains were planted following the legume sesbania (Sesbania exaltata (Raf.) Rydb. ex A.W. Hill) during Fall 2012 and Fall 2013. In Spring 2013 and 2014, weed densities and biomass were determined within each cover crop treatment and compared against unplanted controls. Results indicated that both barley and oat were effective in suppressing winter weeds. Our second objective was to compare weed suppression and soil moisture levels among seven barley varieties developed in the western United States. Barley varieties (‘Arivat’, ‘Hayes Beardless’, ‘P919’, ‘Robust’, ‘UC603’, ‘UC937’, ‘Washford Beardless’) were fall-sown in replicated strip plots in Fall 2016. Weed densities were measured in Spring 2017 and volumetric soil moisture near the soil surface (5.1 cm depth) was measured at time intervals beginning in December 2016 and ending in March 2017. With the exception of ‘UC937’, barley varieties caused marked reductions in weed density in comparison with the unplanted control. Soil moisture content for the unplanted control was consistently lower than soil moisture contents for barley plots. Barley variety did not influence volumetric soil moisture. During the 2017–2018 growing season, we re-examined three barley varieties considered most amenable to the cropping system requirements (‘Robust’, ‘UC603’, ‘P919’), and these varieties were again found to support few weeds (≤ 5.0 weeds m−2). We conclude that several organically certified barley varieties could fill the need for a ‘non-thirsty’ cover crop that suppresses winter weeds in irrigated organic systems in the southwestern United States.","container-title":"Renewable Agriculture and Food Systems","DOI":"10.1017/S174217052200028X","ISSN":"1742-1705, 1742-1713","language":"en","page":"e1","source":"Cambridge University Press","title":"Fall-sown small grain cover crops for weed suppression and soil moisture management in an irrigated organic agroecosystem","volume":"38","author":[{"family":"Pratt","given":"Richard C."},{"family":"Schutte","given":"Brian J."},{"family":"Idowu","given":"O. John"},{"family":"Uchanski","given":"Mark"},{"family":"Grant","given":"Lois"}],"issued":{"date-parts":[["2023",1]]}}}],"schema":"https://github.com/citation-style-language/schema/raw/master/csl-citation.json"} </w:instrText>
      </w:r>
      <w:r w:rsidR="00EF786B">
        <w:fldChar w:fldCharType="separate"/>
      </w:r>
      <w:r w:rsidR="00EF786B" w:rsidRPr="00E744AB">
        <w:t>(Pratt et al., 2023)</w:t>
      </w:r>
      <w:r w:rsidR="00EF786B">
        <w:fldChar w:fldCharType="end"/>
      </w:r>
      <w:r w:rsidR="006B61B6">
        <w:t>.</w:t>
      </w:r>
      <w:r w:rsidR="00EF786B">
        <w:t xml:space="preserve"> In our study the cover crop mixtures </w:t>
      </w:r>
      <w:r w:rsidR="006B61B6">
        <w:t xml:space="preserve">only </w:t>
      </w:r>
      <w:r w:rsidR="00EF786B">
        <w:t xml:space="preserve">performed </w:t>
      </w:r>
      <w:r w:rsidR="00150FA9">
        <w:t>better than the no cover control</w:t>
      </w:r>
      <w:r w:rsidR="006B61B6">
        <w:t xml:space="preserve"> when planted early</w:t>
      </w:r>
      <w:r w:rsidR="00150FA9">
        <w:t xml:space="preserve">, and </w:t>
      </w:r>
      <w:r w:rsidR="006B61B6">
        <w:t xml:space="preserve">in inversion tillage treatments. </w:t>
      </w:r>
      <w:r w:rsidR="00561BED">
        <w:t>Mid-season plantings did not establish, but the early planting restricted herbicide use, and w</w:t>
      </w:r>
      <w:r w:rsidR="006B61B6">
        <w:t>hen tillage was reduced</w:t>
      </w:r>
      <w:r w:rsidR="00561BED">
        <w:t xml:space="preserve"> this led to an increase in</w:t>
      </w:r>
      <w:r w:rsidR="006B61B6">
        <w:t xml:space="preserve"> perennial weeds</w:t>
      </w:r>
      <w:r w:rsidR="00561BED">
        <w:t xml:space="preserve">, which in turn led to lower crop yields. </w:t>
      </w:r>
      <w:r w:rsidR="00EF786B">
        <w:t xml:space="preserve">This adds to a growing body of research suggesting the use of cover crop mixes must be carefully and thoughtfully implemented, and the goals for the use of the mixes must be clearly articulated, as desirable outcomes are not guaranteed through diversity alone </w:t>
      </w:r>
      <w:r w:rsidR="00EF786B">
        <w:fldChar w:fldCharType="begin"/>
      </w:r>
      <w:r w:rsidR="00EF786B">
        <w:instrText xml:space="preserve"> ADDIN ZOTERO_ITEM CSL_CITATION {"citationID":"CwHy9nyI","properties":{"formattedCitation":"(Florence &amp; McGuire, 2020; MacLaren et al., 2019; McKenzie-Gopsill et al., 2022; R. G. Smith et al., 2020)","plainCitation":"(Florence &amp; McGuire, 2020; MacLaren et al., 2019; McKenzie-Gopsill et al., 2022; R. G.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EF786B" w:rsidRPr="002F303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EF786B">
        <w:fldChar w:fldCharType="separate"/>
      </w:r>
      <w:r w:rsidR="00EF786B" w:rsidRPr="002F3039">
        <w:rPr>
          <w:lang w:val="da-DK"/>
        </w:rPr>
        <w:t>(Florence &amp; McGuire, 2020; MacLaren et al., 2019; McKenzie-Gopsill et al., 2022; R. G. Smith et al., 2020)</w:t>
      </w:r>
      <w:r w:rsidR="00EF786B">
        <w:fldChar w:fldCharType="end"/>
      </w:r>
      <w:r w:rsidR="00EF786B" w:rsidRPr="00602609">
        <w:rPr>
          <w:lang w:val="da-DK"/>
        </w:rPr>
        <w:t xml:space="preserve">. </w:t>
      </w:r>
      <w:r w:rsidR="00561BED" w:rsidRPr="00561BED">
        <w:rPr>
          <w:lang w:val="en-US"/>
        </w:rPr>
        <w:t xml:space="preserve">It also </w:t>
      </w:r>
      <w:r w:rsidR="00561BED">
        <w:t>reiterates the well-known trade</w:t>
      </w:r>
      <w:r w:rsidR="009A35F5">
        <w:t>-</w:t>
      </w:r>
      <w:r w:rsidR="00561BED">
        <w:t xml:space="preserve">off between herbicide use and tillage, showing elimination of both will likely lead to </w:t>
      </w:r>
      <w:r w:rsidR="009A35F5">
        <w:t>weed issues.</w:t>
      </w:r>
      <w:r w:rsidR="00EF786B" w:rsidRPr="00561BED">
        <w:rPr>
          <w:lang w:val="en-US"/>
        </w:rPr>
        <w:t xml:space="preserve"> </w:t>
      </w:r>
    </w:p>
    <w:p w14:paraId="7CDFBBC3" w14:textId="51828CE8" w:rsidR="00EF786B" w:rsidRDefault="00EF786B" w:rsidP="00EF786B">
      <w:pPr>
        <w:spacing w:line="360" w:lineRule="auto"/>
      </w:pPr>
      <w:r>
        <w:lastRenderedPageBreak/>
        <w:t xml:space="preserve">Of the management practices investigated, straw management (retention or removal) had the weakest impacts on the outcomes evaluated in this study. Particularly for small grains, residue management has been shown to have a more minor role in weed assemblages </w:t>
      </w:r>
      <w:r>
        <w:fldChar w:fldCharType="begin"/>
      </w:r>
      <w:r>
        <w:instrText xml:space="preserve"> ADDIN ZOTERO_ITEM CSL_CITATION {"citationID":"XrLswghM","properties":{"formattedCitation":"(Lacroix et al., 2024; Shi et al., 2026)","plainCitation":"(Lacroix et al., 2024; Shi et al., 2026)","noteIndex":0},"citationItems":[{"id":2435,"uris":["http://zotero.org/users/3599437/items/BBZ5GQP8"],"itemData":{"id":2435,"type":"article-journal","abstract":"In Hesbaye region (Belgium) with a loamy soil and under temperate climatic condition, winter wheat is a key component of agricultural rotations. As part of these rotations, soil management is a known driver of soil fertility and carbon storage. However, it could also influence the weed flora. In this study, the long-term effect of four soil management on the expressed and potential weed flora was examined. Soil management levers were i) the export (OUT) or restitution (IN) of crop residues and ii) the burial of residues by conventional tillage (mouldboard ploughing 25 cm depth, CT) or reduced tillage (cultivator ploughing 10 cm depth, RT). The weed seedbank and expressed flora in winter wheat were characterized. Weed diversity was assessed using the Richness and the Shannon diversity index. Then, the impact of flora and management on yield were investigated. Tillage management showed little impact on weed diversity with only a slight increase in diversity in reduced tillage. However, reduced tillage resulted in a higher weed seedling density and a higher weed density than conventional tillage, which indirectly led to yield losses. Exporting residues had no clear effect on weeds. In conclusion, within cropping systems based on the cultivation of wheat, reduced tillage can pose problems for the long-term management of the weed flora, and great attention has to be paid to its management.","container-title":"Agriculture, Ecosystems &amp; Environment","DOI":"10.1016/j.agee.2024.108937","ISSN":"0167-8809","journalAbbreviation":"Agriculture, Ecosystems &amp; Environment","page":"108937","source":"ScienceDirect","title":"Effect of long-term tillage and residue managements on weed flora and its impact on winter wheat development","volume":"366","author":[{"family":"Lacroix","given":"Christophe"},{"family":"Vandenberghe","given":"Christophe"},{"family":"Monty","given":"Arnaud"},{"family":"Dumont","given":"Benjamin"}],"issued":{"date-parts":[["2024",6,1]]}}},{"id":2437,"uris":["http://zotero.org/users/3599437/items/H4YVW5UL"],"itemData":{"id":2437,"type":"article-journal","abstract":"The seed bank is a crucial component of weed populations and a key factor in determining future weed infestations in arable fields. Sustainable agricultural practices have been widely promoted as environmentally friendly cultivation methods and have significant impacts on the seed bank. But the effects of sustainable agricultural practices on the seed bank remain inconclusive, posing challenges to the development of effective and precise weed management strategies. To address this uncertainty, we collected 1,604 experimental records from 146 publications and carried out a meta-analysis to quantitatively assess the effects of five sustainable agricultural practices on weed seed banks. Results showed that the average impacts of cover cropping, intercropping, reduced tillage, residue return and rotation on the seed bank density were -49%, -44%, 33%, -22%, and -18%, respectively. And the average impacts of these five practices on the seed bank species richness were -5%, -12%, 14%, 3%, and -11%, respectively. Cover cropping and intercropping reduced the density proportion of dominant weed seeds compared to the control group. The impact of sustainable agricultural practices on the seed bank varied across agricultural systems (e.g., paddy vs non-paddy fields) and management practices (e.g., residue return rates). Further analysis suggested that combining reduced tillage with other practices could mitigate its associated increase in seed bank density, with potential additive effects when multiple practices are simultaneously applied. This is the first comprehensive analysis of the impacts of common sustainable agricultural practices on weed seed density and species richness of the weed seed bank, and provides a reference for sustainable weed management strategies at the farm scale from the perspective of the seed bank.","container-title":"Agronomy for Sustainable Development","DOI":"10.1007/s13593-026-01090-1","ISSN":"1773-0155","issue":"2","journalAbbreviation":"Agron. Sustain. Dev.","language":"en","page":"18","source":"Springer Link","title":"Sustainable agricultural practices shape the weed seed bank. A meta-analysis","volume":"46","author":[{"family":"Shi","given":"Shanheng"},{"family":"Yin","given":"Wen"},{"family":"Niu","given":"Furong"},{"family":"Yin","given":"Xiaogang"},{"family":"Shi","given":"Yafei"}],"issued":{"date-parts":[["2026",2,25]]}}}],"schema":"https://github.com/citation-style-language/schema/raw/master/csl-citation.json"} </w:instrText>
      </w:r>
      <w:r>
        <w:fldChar w:fldCharType="separate"/>
      </w:r>
      <w:r w:rsidRPr="005B5D33">
        <w:t>(Lacroix et al., 2024; Shi et al., 2026)</w:t>
      </w:r>
      <w:r>
        <w:fldChar w:fldCharType="end"/>
      </w:r>
      <w:r>
        <w:t xml:space="preserve"> and yields </w:t>
      </w:r>
      <w:r>
        <w:fldChar w:fldCharType="begin"/>
      </w:r>
      <w:r>
        <w:instrText xml:space="preserve"> ADDIN ZOTERO_ITEM CSL_CITATION {"citationID":"yOR5zPf5","properties":{"formattedCitation":"(Lu, 2020; Pittelkow et al., 2015)","plainCitation":"(Lu, 2020; Pittelkow et al., 2015)","noteIndex":0},"citationItems":[{"id":2441,"uris":["http://zotero.org/users/3599437/items/9YNBTYHZ"],"itemData":{"id":2441,"type":"article-journal","abstract":"After harvesting agricultural crops, the residue can be returned to the soil as mulch. This study performed a meta-analysis of previous research to investigate the effects of crop residue return and other factors on crop yields and water use efficiency (WUE). Overall, the results show that crop residue return increases crop yields by 5.0% relative to crops grown without it. The greatest increases in yield for crops grown with returned residue were associated with average annual temperatures &lt; 10 °C (yield increase = 7.6%), rainfall ≥ 800 mm (9.5%), plowing depth ≥ 20 cm (6.5%), corn crops (8.0%), growth of a single crop per year (10.1%), no irrigation (11.9%), nitrogen (N), and potassium (K) fertilization (20.0%), and low nitrogen application rates of 0–100 kg N ha-1 (10.8%). The effects of crop residue return on crop yields were found to vary according to the following soil properties: organic matter content ≥ 15 g kg-1 (yield increase = 9.4%), available nitrogen content ≥ 100 mg kg-1 (10.3%), and pH ≤ 6.5 (11.2%). The greatest magnitudes of increase in WUE associated with crop residue return were associated with corn (yield increase = 13.7%), medium nitrogen content (100–150 kg ha-1; 23.3%), high soil organic matter (≥ 15 g kg-1; 25.5%) and low air temperatures (&lt; 10 °C; 19.9%). In addition, our results suggest that crop residue return might be most effective in increasing crop yields and WUE in corn crops, crops with a tillage depth ≥ 20 cm, crops grown with moderate nitrogen fertilization (0–150 kg ha-1), growth of a single crop per year, high soil organic matter content (≥ 15 g kg-1), and cold conditions (&lt; 10 °C). Overall, the results of this meta-analysis suggest that crop residue return can increase crop yields and WUE, with the relationship being mainly affected by climatic conditions, plowing depth, fertilization management, crop types, and soil properties.","container-title":"PLOS ONE","DOI":"10.1371/journal.pone.0231740","ISSN":"1932-6203","issue":"4","journalAbbreviation":"PLOS ONE","language":"en","note":"publisher: Public Library of Science","page":"e0231740","source":"PLoS Journals","title":"A meta-analysis of the effects of crop residue return on crop yields and water use efficiency","volume":"15","author":[{"family":"Lu","given":"Xingli"}],"issued":{"date-parts":[["2020",4,27]]}}},{"id":2439,"uris":["http://zotero.org/users/3599437/items/XCQRYPAC"],"itemData":{"id":2439,"type":"article-journal","abstract":"A global meta-analysis of conservation agriculture principles indicates that the potential contribution of no-till to the sustainable intensification of agriculture is more limited than often assumed.","container-title":"Nature","DOI":"10.1038/nature13809","ISSN":"1476-4687","issue":"7534","language":"en","license":"2014 Springer Nature Limited","note":"publisher: Nature Publishing Group","page":"365-368","source":"www.nature.com","title":"Productivity limits and potentials of the principles of conservation agriculture","volume":"517","author":[{"family":"Pittelkow","given":"Cameron M."},{"family":"Liang","given":"Xinqiang"},{"family":"Linquist","given":"Bruce A."},{"family":"Groenigen","given":"Kees Jan","non-dropping-particle":"van"},{"family":"Lee","given":"Juhwan"},{"family":"Lundy","given":"Mark E."},{"family":"Gestel","given":"Natasja","non-dropping-particle":"van"},{"family":"Six","given":"Johan"},{"family":"Venterea","given":"Rodney T."},{"family":"Kessel","given":"Chris","non-dropping-particle":"van"}],"issued":{"date-parts":[["2015",1]]}}}],"schema":"https://github.com/citation-style-language/schema/raw/master/csl-citation.json"} </w:instrText>
      </w:r>
      <w:r>
        <w:fldChar w:fldCharType="separate"/>
      </w:r>
      <w:r w:rsidRPr="000D5177">
        <w:t>(Lu, 2020; Pittelkow et al., 2015)</w:t>
      </w:r>
      <w:r>
        <w:fldChar w:fldCharType="end"/>
      </w:r>
      <w:r>
        <w:t xml:space="preserve"> compared to </w:t>
      </w:r>
      <w:ins w:id="56" w:author="Mette Sønderskov" w:date="2026-04-17T13:28:00Z" w16du:dateUtc="2026-04-17T11:28:00Z">
        <w:r w:rsidR="006C0C48">
          <w:t xml:space="preserve">a </w:t>
        </w:r>
      </w:ins>
      <w:r>
        <w:t>factor</w:t>
      </w:r>
      <w:del w:id="57" w:author="Mette Sønderskov" w:date="2026-04-17T13:28:00Z" w16du:dateUtc="2026-04-17T11:28:00Z">
        <w:r w:rsidDel="006C0C48">
          <w:delText>s</w:delText>
        </w:r>
      </w:del>
      <w:r>
        <w:t xml:space="preserve"> like tillage. Moreover, these weak effects could be due to the incomplete removal of straw using a two-pass system wherein the straw is removed after grain has been harvested, resulting in around 60% of the straw being removed.</w:t>
      </w:r>
    </w:p>
    <w:p w14:paraId="055086BC" w14:textId="36AA6C3C" w:rsidR="000347C5" w:rsidRPr="00150FA9" w:rsidRDefault="009A35F5" w:rsidP="00045088">
      <w:pPr>
        <w:spacing w:line="360" w:lineRule="auto"/>
        <w:rPr>
          <w:lang w:val="en-US"/>
        </w:rPr>
      </w:pPr>
      <w:r>
        <w:t>NEEDS SOME WORK….</w:t>
      </w: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74357DC7" w:rsidR="009A203A" w:rsidRDefault="009A203A" w:rsidP="009A203A">
      <w:pPr>
        <w:spacing w:line="360" w:lineRule="auto"/>
      </w:pPr>
      <w:r>
        <w:t>In our study, fall vegetation was mainly comprised of cash crop volunteers, which effectively competed with weeds (Figure 2). Previous</w:t>
      </w:r>
      <w:commentRangeStart w:id="58"/>
      <w:r>
        <w:t xml:space="preserve"> studies in Denmark</w:t>
      </w:r>
      <w:commentRangeEnd w:id="58"/>
      <w:r w:rsidR="00F259E3">
        <w:rPr>
          <w:rStyle w:val="CommentReference"/>
          <w:sz w:val="24"/>
          <w:szCs w:val="24"/>
        </w:rPr>
        <w:commentReference w:id="58"/>
      </w:r>
      <w:r>
        <w:t xml:space="preserve">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production</w:t>
      </w:r>
      <w:r w:rsidR="00602609">
        <w:t xml:space="preserve"> </w:t>
      </w:r>
      <w:r w:rsidR="00FF7EEE">
        <w:fldChar w:fldCharType="begin"/>
      </w:r>
      <w:r w:rsidR="0066480E">
        <w:instrText xml:space="preserve"> ADDIN ZOTERO_ITEM CSL_CITATION {"citationID":"6eUg4iQW","properties":{"formattedCitation":"(Elhakeem et al., 2023; Miranda-V\\uc0\\u233{}lez et al., 2026)","plainCitation":"(Elhakeem et al., 2023; Miranda-Vélez et al., 2026)","noteIndex":0},"citationItems":[{"id":2264,"uris":["http://zotero.org/users/3599437/items/7G5WW9KY"],"itemData":{"id":2264,"type":"article-journal","abstract":"Agricultural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J."}],"issued":{"date-parts":[["2026",2,1]]}}}],"schema":"https://github.com/citation-style-language/schema/raw/master/csl-citation.json"} </w:instrText>
      </w:r>
      <w:r w:rsidR="00FF7EEE">
        <w:fldChar w:fldCharType="separate"/>
      </w:r>
      <w:r w:rsidR="0066480E" w:rsidRPr="0066480E">
        <w:t>(Elhakeem et al., 2023; Miranda-Vélez et al., 2026)</w:t>
      </w:r>
      <w:r w:rsidR="00FF7EEE">
        <w:fldChar w:fldCharType="end"/>
      </w:r>
      <w:r>
        <w:t>. Our results s</w:t>
      </w:r>
      <w:r w:rsidR="00FF7EEE">
        <w:t>upport</w:t>
      </w:r>
      <w:r>
        <w:t xml:space="preserve"> </w:t>
      </w:r>
      <w:r w:rsidR="0066480E">
        <w:t xml:space="preserve">other studies that show radish cover crops produce </w:t>
      </w:r>
      <w:r>
        <w:t xml:space="preserve">high biomass that effectively competes with other vegetation </w:t>
      </w:r>
      <w:r>
        <w:fldChar w:fldCharType="begin"/>
      </w:r>
      <w:r w:rsidR="002A0F74">
        <w:instrText xml:space="preserve"> ADDIN ZOTERO_ITEM CSL_CITATION {"citationID":"UIjqETbO","properties":{"formattedCitation":"(Brust et al., 2014; Lawley et al., 2012)","plainCitation":"(Brust et al., 2014; Lawley et al., 2012)","noteIndex":0},"citationItems":[{"id":2431,"uris":["http://zotero.org/users/3599437/items/PTYBI8GF"],"itemData":{"id":2431,"type":"article-journal","abstract":"Cover crops have a wide-ranging influence on the agroecosystem and create multiple benefits for farmers. A major benefit of cover crops is the suppression of weeds during fall and winter, which can help to reduce soil tillage and herbicide use. However, only a small number of cover crop species are currently grown in Germany. To enlarge this number, four new cover crop species including tartary buckwheat, forage radish, red oat and grain amaranth were tested in comparison with common cover crop species such as white mustard, oilseed radish and phacelia. Emergence, soil coverage, dry matter production and weed suppression ability was assessed for all cover crop species. White mustard emerged faster than all other cover crops and produced the highest amount of shoot dry matter at both locations in southwest Germany twelve weeks after planting (WAP). Oilseed radish was the only cover crop that reduced the weed dry matter in all experiments eight WAP. Phacelia was able to reduce weed density by 77% at Meiereihof twelve WAP. Tartary buckwheat offered the highest soil coverage four WAP, produced the greatest shoot dry matter eight WAP and reduced weed dry matter by more than 96% at Meiereihof and Ihinger Hof twelve WAP. Forage radish produced the highest root dry matter and reduced spring weed density by more than 81% in all experiments. Red oat and grain amaranth emerged slowly, produced less biomass than other cover crops and did not suppress weed growth. The results show that tartary buckwheat and forage radish are well suited as new cover crops in Germany due to their fast growth and good weed suppression ability.","container-title":"Crop Protection","DOI":"10.1016/j.cropro.2014.04.022","ISSN":"0261-2194","journalAbbreviation":"Crop Protection","page":"1-8","source":"ScienceDirect","title":"Growth and weed suppression ability of common and new cover crops in Germany","volume":"63","author":[{"family":"Brust","given":"Jochen"},{"family":"Claupein","given":"Wilhelm"},{"family":"Gerhards","given":"Roland"}],"issued":{"date-parts":[["2014",9,1]]}}},{"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002A0F74" w:rsidRPr="002A0F74">
        <w:t>(Brust et al., 2014; Lawley et al., 2012)</w:t>
      </w:r>
      <w:r>
        <w:fldChar w:fldCharType="end"/>
      </w:r>
      <w:r>
        <w:t xml:space="preserve">, radish cover crops may also support 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w:t>
      </w:r>
      <w:r w:rsidR="00022B75">
        <w:t xml:space="preserve">those </w:t>
      </w:r>
      <w:r w:rsidR="00022B75" w:rsidRPr="00022B75">
        <w:t>communities had lower evenness than the</w:t>
      </w:r>
      <w:r>
        <w:t xml:space="preserve"> radish treatments; the contributions of species to soil cover w</w:t>
      </w:r>
      <w:ins w:id="59" w:author="Mette Sønderskov" w:date="2026-04-17T13:31:00Z" w16du:dateUtc="2026-04-17T11:31:00Z">
        <w:r w:rsidR="00EB3BD5">
          <w:t>ere</w:t>
        </w:r>
      </w:ins>
      <w:del w:id="60" w:author="Mette Sønderskov" w:date="2026-04-17T13:31:00Z" w16du:dateUtc="2026-04-17T11:31:00Z">
        <w:r w:rsidDel="00EB3BD5">
          <w:delText>as</w:delText>
        </w:r>
      </w:del>
      <w:r>
        <w:t xml:space="preserve">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evaluate this hypothesis. Additionally, the potential for radish cover crops to provide winter bridges for disease and insect pest propagation requires consideration. </w:t>
      </w:r>
    </w:p>
    <w:p w14:paraId="6B271877" w14:textId="5B26E50D" w:rsidR="000347C5" w:rsidRDefault="00AE3AE5" w:rsidP="00045088">
      <w:pPr>
        <w:spacing w:line="360" w:lineRule="auto"/>
        <w:rPr>
          <w:b/>
          <w:bCs/>
        </w:rPr>
      </w:pPr>
      <w:r w:rsidRPr="009A203A">
        <w:rPr>
          <w:b/>
          <w:bCs/>
        </w:rPr>
        <w:t>4.</w:t>
      </w:r>
      <w:r>
        <w:rPr>
          <w:b/>
          <w:bCs/>
        </w:rPr>
        <w:t>4</w:t>
      </w:r>
      <w:r w:rsidRPr="009A203A">
        <w:rPr>
          <w:b/>
          <w:bCs/>
        </w:rPr>
        <w:t xml:space="preserve"> </w:t>
      </w:r>
      <w:r>
        <w:rPr>
          <w:b/>
          <w:bCs/>
        </w:rPr>
        <w:t>Multiple criteria optimization</w:t>
      </w:r>
    </w:p>
    <w:p w14:paraId="43CAEFBB" w14:textId="7B30B69C" w:rsidR="00AE3AE5" w:rsidRPr="00045088" w:rsidRDefault="00FA1677" w:rsidP="00045088">
      <w:pPr>
        <w:spacing w:line="360" w:lineRule="auto"/>
      </w:pPr>
      <w:r w:rsidRPr="006F4E10">
        <w:t>Through multicriteria analysis, we were able to highlight systems with good performance, while identifying areas for improvement</w:t>
      </w:r>
      <w:r w:rsidR="006F4E10" w:rsidRPr="006F4E10">
        <w:t xml:space="preserve">. </w:t>
      </w:r>
      <w:r w:rsidR="00AE3AE5" w:rsidRPr="006F4E10">
        <w:t xml:space="preserve">In this study we gave equal weight to each category – </w:t>
      </w:r>
      <w:proofErr w:type="gramStart"/>
      <w:r w:rsidR="00AE3AE5" w:rsidRPr="006F4E10">
        <w:t>in reality these</w:t>
      </w:r>
      <w:proofErr w:type="gramEnd"/>
      <w:r w:rsidR="00AE3AE5" w:rsidRPr="006F4E10">
        <w:t xml:space="preserve"> weights would differ according to farmer values and priorities, as well as </w:t>
      </w:r>
      <w:r w:rsidR="00AE3AE5" w:rsidRPr="006F4E10">
        <w:lastRenderedPageBreak/>
        <w:t>policy and financial contexts. Utilizing different weightings to represent these different contexts could help identify</w:t>
      </w:r>
      <w:r w:rsidRPr="006F4E10">
        <w:t xml:space="preserve"> systems best suited to certain farm </w:t>
      </w:r>
      <w:proofErr w:type="gramStart"/>
      <w:r w:rsidRPr="006F4E10">
        <w:t>ideotypes, or</w:t>
      </w:r>
      <w:proofErr w:type="gramEnd"/>
      <w:r w:rsidRPr="006F4E10">
        <w:t xml:space="preserve"> identify </w:t>
      </w:r>
      <w:r w:rsidR="00AE3AE5" w:rsidRPr="006F4E10">
        <w:t>policy levers to promote certain outcomes.</w:t>
      </w:r>
      <w:r w:rsidRPr="006F4E10">
        <w:t xml:space="preserve"> Datasets such as the one produced in the present study could also be combined to utilize machine learning techniques to design systems that optimize outcomes</w:t>
      </w:r>
      <w:r w:rsidR="00170EC0">
        <w:t xml:space="preserve"> </w:t>
      </w:r>
      <w:r w:rsidR="00170EC0">
        <w:fldChar w:fldCharType="begin"/>
      </w:r>
      <w:r w:rsidR="00170EC0">
        <w:instrText xml:space="preserve"> ADDIN ZOTERO_ITEM CSL_CITATION {"citationID":"Es9420UU","properties":{"formattedCitation":"(Xiao et al., 2022)","plainCitation":"(Xiao et al., 2022)","noteIndex":0},"citationItems":[{"id":2433,"uris":["http://zotero.org/users/3599437/items/QD7PSKER"],"itemData":{"id":2433,"type":"article-journal","abstract":"Process-based agricultural system models are a major tool for assessing climate-agriculture-management interactions. However, their application across large scales is limited by computational cost, model uncertainty, and data availability, hindering policy-making for sustainable agricultural production at the scale meaningful for land management by farmers. Using the Agricultural Production System sIMulator (APSIM) as an example model, the APSIM model was run for 101 years from 1980 to 2080 in a typical cropping region (i.e., the Huang-Huai-Hai plain) of China. Then, machine learning (ML)-based models were trained to emulate the performance of the APSIM model and used to map crop production and soil carbon (which is a key indicator of soil health and quality) dynamics under a great number of nitrogen and water management scenarios. We found that ML-based emulators can accurately and quickly reproduce APSIM predictions of crop yield and soil carbon dynamics across the region under different spatial resolutions, and capture main processes driving APSIM predictions with much less input data. In addition, the emulators can be easily and quickly applied to identify optimal nitrogen management to achieve yield potential and sequester soil carbon across the region. The approach can be used for modelling other complex systems and amplifying the usage of agricultural system models for guiding agricultural management strategies and policy-making to address global environmental challenges from agriculture intensification.","container-title":"Environmental Research Letters","DOI":"10.1088/1748-9326/ac9c71","ISSN":"1748-9326","issue":"11","journalAbbreviation":"Environ. Res. Lett.","language":"en","note":"publisher: IOP Publishing","page":"114027","source":"Institute of Physics","title":"Coupling agricultural system models with machine learning to facilitate regional predictions of management practices and crop production","volume":"17","author":[{"family":"Xiao","given":"Liujun"},{"family":"Wang","given":"Guocheng"},{"family":"Zhou","given":"Hangxin"},{"family":"Jin","given":"Xiao"},{"family":"Luo","given":"Zhongkui"}],"issued":{"date-parts":[["2022",11]]}}}],"schema":"https://github.com/citation-style-language/schema/raw/master/csl-citation.json"} </w:instrText>
      </w:r>
      <w:r w:rsidR="00170EC0">
        <w:fldChar w:fldCharType="separate"/>
      </w:r>
      <w:r w:rsidR="00170EC0" w:rsidRPr="00170EC0">
        <w:t>(Xiao et al., 2022)</w:t>
      </w:r>
      <w:r w:rsidR="00170EC0">
        <w:fldChar w:fldCharType="end"/>
      </w:r>
      <w:r w:rsidRPr="006F4E10">
        <w:t xml:space="preserve">.  </w:t>
      </w:r>
      <w:r w:rsidR="00AE3AE5" w:rsidRPr="006F4E10">
        <w:t xml:space="preserve"> </w:t>
      </w:r>
      <w:r w:rsidR="00AE3AE5">
        <w:rPr>
          <w:b/>
          <w:bCs/>
        </w:rPr>
        <w:t xml:space="preserve"> </w:t>
      </w: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proofErr w:type="gramStart"/>
      <w:r w:rsidRPr="003C7F19">
        <w:rPr>
          <w:b/>
          <w:bCs/>
        </w:rPr>
        <w:t>5  CONCLUSIONS</w:t>
      </w:r>
      <w:proofErr w:type="gramEnd"/>
    </w:p>
    <w:p w14:paraId="2223803F" w14:textId="0E0EF75E" w:rsidR="00D00706" w:rsidRDefault="00494819" w:rsidP="00045088">
      <w:pPr>
        <w:spacing w:line="360" w:lineRule="auto"/>
      </w:pPr>
      <w:r>
        <w:t>Will write</w:t>
      </w:r>
      <w:r w:rsidR="00150FA9">
        <w:t>…</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4B1F371E" w:rsidR="00045088" w:rsidRPr="00045088" w:rsidRDefault="0040336B" w:rsidP="00045088">
      <w:pPr>
        <w:spacing w:line="360" w:lineRule="auto"/>
      </w:pPr>
      <w:commentRangeStart w:id="61"/>
      <w:commentRangeStart w:id="62"/>
      <w:r>
        <w:t xml:space="preserve">The authors acknowledge the contributions of Eugene Driessen, Karen </w:t>
      </w:r>
      <w:del w:id="63" w:author="Mette Sønderskov" w:date="2026-04-17T13:47:00Z" w16du:dateUtc="2026-04-17T11:47:00Z">
        <w:r w:rsidDel="0077797D">
          <w:delText>XX</w:delText>
        </w:r>
      </w:del>
      <w:ins w:id="64" w:author="Mette Sønderskov" w:date="2026-04-17T13:47:00Z" w16du:dateUtc="2026-04-17T11:47:00Z">
        <w:r w:rsidR="0077797D">
          <w:t>Heinager</w:t>
        </w:r>
      </w:ins>
      <w:r>
        <w:t xml:space="preserve">, XXX who collected all data presented and whose field and laboratory expertise contributed significantly to this work. </w:t>
      </w:r>
      <w:commentRangeEnd w:id="61"/>
      <w:r w:rsidR="00602609" w:rsidRPr="00045088">
        <w:rPr>
          <w:rStyle w:val="CommentReference"/>
          <w:sz w:val="24"/>
          <w:szCs w:val="24"/>
        </w:rPr>
        <w:commentReference w:id="61"/>
      </w:r>
      <w:commentRangeEnd w:id="62"/>
      <w:r w:rsidR="0077797D" w:rsidRPr="00045088">
        <w:rPr>
          <w:rStyle w:val="CommentReference"/>
          <w:sz w:val="24"/>
          <w:szCs w:val="24"/>
        </w:rPr>
        <w:commentReference w:id="62"/>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2AE2AB40" w14:textId="77777777" w:rsidR="00E744AB" w:rsidRDefault="00602609" w:rsidP="00E744AB">
      <w:pPr>
        <w:pStyle w:val="Bibliography"/>
      </w:pPr>
      <w:r>
        <w:rPr>
          <w:b/>
          <w:bCs/>
        </w:rPr>
        <w:fldChar w:fldCharType="begin"/>
      </w:r>
      <w:r w:rsidR="00D276E3">
        <w:rPr>
          <w:b/>
          <w:bCs/>
        </w:rPr>
        <w:instrText xml:space="preserve"> ADDIN ZOTERO_BIBL {"uncited":[],"omitted":[],"custom":[]} CSL_BIBLIOGRAPHY </w:instrText>
      </w:r>
      <w:r>
        <w:rPr>
          <w:b/>
          <w:bCs/>
        </w:rPr>
        <w:fldChar w:fldCharType="separate"/>
      </w:r>
      <w:r w:rsidR="00E744AB">
        <w:t xml:space="preserve">Adeux, G., Cordeau, S., Antichi, D., Carlesi, S., Mazzoncini, M., Munier-Jolain, N., &amp; Bàrberi, P. (2021). Cover crops promote crop productivity but do not enhance weed management in tillage-based cropping systems. </w:t>
      </w:r>
      <w:r w:rsidR="00E744AB">
        <w:rPr>
          <w:i/>
          <w:iCs/>
        </w:rPr>
        <w:t>European Journal of Agronomy</w:t>
      </w:r>
      <w:r w:rsidR="00E744AB">
        <w:t xml:space="preserve">, </w:t>
      </w:r>
      <w:r w:rsidR="00E744AB">
        <w:rPr>
          <w:i/>
          <w:iCs/>
        </w:rPr>
        <w:t>123</w:t>
      </w:r>
      <w:r w:rsidR="00E744AB">
        <w:t>, 126221. https://doi.org/10.1016/j.eja.2020.126221</w:t>
      </w:r>
    </w:p>
    <w:p w14:paraId="54D0933C" w14:textId="77777777" w:rsidR="00E744AB" w:rsidRDefault="00E744AB" w:rsidP="00E744AB">
      <w:pPr>
        <w:pStyle w:val="Bibliography"/>
      </w:pPr>
      <w:r>
        <w:t xml:space="preserve">Adeux, G., Rodriguez, A., Penato, C., Antichi, D., Carlesi, S., Sbrana, M., Bàrberi, P., &amp; Cordeau, S. (2023). Long-term cover cropping in tillage-based systems filters weed community phenology: A seedbank analysis. </w:t>
      </w:r>
      <w:r>
        <w:rPr>
          <w:i/>
          <w:iCs/>
        </w:rPr>
        <w:t>Field Crops Research</w:t>
      </w:r>
      <w:r>
        <w:t xml:space="preserve">, </w:t>
      </w:r>
      <w:r>
        <w:rPr>
          <w:i/>
          <w:iCs/>
        </w:rPr>
        <w:t>291</w:t>
      </w:r>
      <w:r>
        <w:t>, 108769. https://doi.org/10.1016/j.fcr.2022.108769</w:t>
      </w:r>
    </w:p>
    <w:p w14:paraId="60AD4E98" w14:textId="77777777" w:rsidR="00E744AB" w:rsidRDefault="00E744AB" w:rsidP="00E744AB">
      <w:pPr>
        <w:pStyle w:val="Bibliography"/>
      </w:pPr>
      <w:r>
        <w:lastRenderedPageBreak/>
        <w:t xml:space="preserve">Balfour, N. J., &amp; Ratnieks, F. L. W. (2022). The disproportionate value of ‘weeds’ to pollinators and biodiversity. </w:t>
      </w:r>
      <w:r>
        <w:rPr>
          <w:i/>
          <w:iCs/>
        </w:rPr>
        <w:t>Journal of Applied Ecology</w:t>
      </w:r>
      <w:r>
        <w:t xml:space="preserve">, </w:t>
      </w:r>
      <w:r>
        <w:rPr>
          <w:i/>
          <w:iCs/>
        </w:rPr>
        <w:t>59</w:t>
      </w:r>
      <w:r>
        <w:t>(5), 1209–1218. https://doi.org/10.1111/1365-2664.14132</w:t>
      </w:r>
    </w:p>
    <w:p w14:paraId="73AD0956" w14:textId="77777777" w:rsidR="00E744AB" w:rsidRDefault="00E744AB" w:rsidP="00E744AB">
      <w:pPr>
        <w:pStyle w:val="Bibliography"/>
      </w:pPr>
      <w:r>
        <w:t xml:space="preserve">Bates, D., Mächler, M., Bolker, B., &amp; Walker, S. (2015). Fitting Linear Mixed-Effects Models Using lme4. </w:t>
      </w:r>
      <w:r>
        <w:rPr>
          <w:i/>
          <w:iCs/>
        </w:rPr>
        <w:t>Journal of Statistical Software</w:t>
      </w:r>
      <w:r>
        <w:t xml:space="preserve">, </w:t>
      </w:r>
      <w:r>
        <w:rPr>
          <w:i/>
          <w:iCs/>
        </w:rPr>
        <w:t>67</w:t>
      </w:r>
      <w:r>
        <w:t>(1), 1–48. https://doi.org/10.18637/jss.v067.i01</w:t>
      </w:r>
    </w:p>
    <w:p w14:paraId="504C2C91" w14:textId="77777777" w:rsidR="00E744AB" w:rsidRDefault="00E744AB" w:rsidP="00E744AB">
      <w:pPr>
        <w:pStyle w:val="Bibliography"/>
      </w:pPr>
      <w:r>
        <w:t xml:space="preserve">Bensch, J., de Mol, F., Gerowitt, B., &amp; Zhang, H. (2025). Integrating Biodiversity Benefits of Weeds into the Economic Threshold Concept. </w:t>
      </w:r>
      <w:r>
        <w:rPr>
          <w:i/>
          <w:iCs/>
        </w:rPr>
        <w:t>Journal of Crop Health</w:t>
      </w:r>
      <w:r>
        <w:t xml:space="preserve">, </w:t>
      </w:r>
      <w:r>
        <w:rPr>
          <w:i/>
          <w:iCs/>
        </w:rPr>
        <w:t>77</w:t>
      </w:r>
      <w:r>
        <w:t>(3), 96. https://doi.org/10.1007/s10343-025-01165-1</w:t>
      </w:r>
    </w:p>
    <w:p w14:paraId="15568820" w14:textId="77777777" w:rsidR="00E744AB" w:rsidRDefault="00E744AB" w:rsidP="00E744AB">
      <w:pPr>
        <w:pStyle w:val="Bibliography"/>
      </w:pPr>
      <w:r>
        <w:t xml:space="preserve">Blaix, C., Moonen, A. C., Dostatny, D. F., Izquierdo, J., Le Corff, J., Morrison, J., Von Redwitz, C., Schumacher, M., &amp; Westerman, P. R. (2018). Quantification of regulating ecosystem services provided by weeds in annual cropping systems using a systematic map approach. </w:t>
      </w:r>
      <w:r>
        <w:rPr>
          <w:i/>
          <w:iCs/>
        </w:rPr>
        <w:t>Weed Research</w:t>
      </w:r>
      <w:r>
        <w:t xml:space="preserve">, </w:t>
      </w:r>
      <w:r>
        <w:rPr>
          <w:i/>
          <w:iCs/>
        </w:rPr>
        <w:t>58</w:t>
      </w:r>
      <w:r>
        <w:t>(3), 151–164. https://doi.org/10.1111/wre.12303</w:t>
      </w:r>
    </w:p>
    <w:p w14:paraId="33B0F81C" w14:textId="77777777" w:rsidR="00E744AB" w:rsidRDefault="00E744AB" w:rsidP="00E744AB">
      <w:pPr>
        <w:pStyle w:val="Bibliography"/>
      </w:pPr>
      <w:r>
        <w:t xml:space="preserve">Bozdogan, H. (1987). Model Selection and Akaike’s Information Criterion (AIC): The General Theory and its Analytical Extensions. </w:t>
      </w:r>
      <w:r>
        <w:rPr>
          <w:i/>
          <w:iCs/>
        </w:rPr>
        <w:t>Psychometrika</w:t>
      </w:r>
      <w:r>
        <w:t xml:space="preserve">, </w:t>
      </w:r>
      <w:r>
        <w:rPr>
          <w:i/>
          <w:iCs/>
        </w:rPr>
        <w:t>52</w:t>
      </w:r>
      <w:r>
        <w:t>(3), 345–370. https://doi.org/10.1007/BF02294361</w:t>
      </w:r>
    </w:p>
    <w:p w14:paraId="272B24C3" w14:textId="77777777" w:rsidR="00E744AB" w:rsidRDefault="00E744AB" w:rsidP="00E744AB">
      <w:pPr>
        <w:pStyle w:val="Bibliography"/>
      </w:pPr>
      <w:r>
        <w:t xml:space="preserve">Brooks, M. E., Kristensen, K., Benthem, K. J. van,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3D2E1778" w14:textId="77777777" w:rsidR="00E744AB" w:rsidRDefault="00E744AB" w:rsidP="00E744AB">
      <w:pPr>
        <w:pStyle w:val="Bibliography"/>
      </w:pPr>
      <w:r>
        <w:t xml:space="preserve">Brust, J., Claupein, W., &amp; Gerhards, R. (2014). Growth and weed suppression ability of common and new cover crops in Germany. </w:t>
      </w:r>
      <w:r>
        <w:rPr>
          <w:i/>
          <w:iCs/>
        </w:rPr>
        <w:t>Crop Protection</w:t>
      </w:r>
      <w:r>
        <w:t xml:space="preserve">, </w:t>
      </w:r>
      <w:r>
        <w:rPr>
          <w:i/>
          <w:iCs/>
        </w:rPr>
        <w:t>63</w:t>
      </w:r>
      <w:r>
        <w:t>, 1–8. https://doi.org/10.1016/j.cropro.2014.04.022</w:t>
      </w:r>
    </w:p>
    <w:p w14:paraId="2C472D23" w14:textId="77777777" w:rsidR="00E744AB" w:rsidRDefault="00E744AB" w:rsidP="00E744AB">
      <w:pPr>
        <w:pStyle w:val="Bibliography"/>
      </w:pPr>
      <w:r>
        <w:lastRenderedPageBreak/>
        <w:t xml:space="preserve">Büchmann, N. B., Josefsson, H., &amp; Cowe, I. A. (2001). Performance of European Artificial Neural Network (ANN) Calibrations for Moisture and Protein in Cereals Using the Danish Near-Infrared Transmission (NIT) Network. </w:t>
      </w:r>
      <w:r>
        <w:rPr>
          <w:i/>
          <w:iCs/>
        </w:rPr>
        <w:t>Cereal Chemistry</w:t>
      </w:r>
      <w:r>
        <w:t xml:space="preserve">, </w:t>
      </w:r>
      <w:r>
        <w:rPr>
          <w:i/>
          <w:iCs/>
        </w:rPr>
        <w:t>78</w:t>
      </w:r>
      <w:r>
        <w:t>(5), 572–577. https://doi.org/10.1094/CCHEM.2001.78.5.572</w:t>
      </w:r>
    </w:p>
    <w:p w14:paraId="419B69B0" w14:textId="77777777" w:rsidR="00E744AB" w:rsidRDefault="00E744AB" w:rsidP="00E744AB">
      <w:pPr>
        <w:pStyle w:val="Bibliography"/>
      </w:pPr>
      <w:r>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Pr>
          <w:i/>
          <w:iCs/>
        </w:rPr>
        <w:t>PLOS ONE</w:t>
      </w:r>
      <w:r>
        <w:t xml:space="preserve">, </w:t>
      </w:r>
      <w:r>
        <w:rPr>
          <w:i/>
          <w:iCs/>
        </w:rPr>
        <w:t>11</w:t>
      </w:r>
      <w:r>
        <w:t>(3), e0151595. https://doi.org/10.1371/journal.pone.0151595</w:t>
      </w:r>
    </w:p>
    <w:p w14:paraId="023253D7" w14:textId="77777777" w:rsidR="00E744AB" w:rsidRDefault="00E744AB" w:rsidP="00E744AB">
      <w:pPr>
        <w:pStyle w:val="Bibliography"/>
      </w:pPr>
      <w:r>
        <w:t xml:space="preserve">Ceballos, G., Ehrlich, P. R., &amp; Dirzo, R. (2017). Biological annihilation via the ongoing sixth mass extinction signaled by vertebrate population losses and declines. </w:t>
      </w:r>
      <w:r>
        <w:rPr>
          <w:i/>
          <w:iCs/>
        </w:rPr>
        <w:t>Proceedings of the National Academy of Sciences</w:t>
      </w:r>
      <w:r>
        <w:t xml:space="preserve">, </w:t>
      </w:r>
      <w:r>
        <w:rPr>
          <w:i/>
          <w:iCs/>
        </w:rPr>
        <w:t>114</w:t>
      </w:r>
      <w:r>
        <w:t>(30), E6089–E6096. https://doi.org/10.1073/pnas.1704949114</w:t>
      </w:r>
    </w:p>
    <w:p w14:paraId="5FC71CD8" w14:textId="77777777" w:rsidR="00E744AB" w:rsidRPr="00E744AB" w:rsidRDefault="00E744AB" w:rsidP="00E744AB">
      <w:pPr>
        <w:pStyle w:val="Bibliography"/>
        <w:rPr>
          <w:lang w:val="da-DK"/>
        </w:rPr>
      </w:pPr>
      <w:r>
        <w:t xml:space="preserve">Cusser, S., Bahlai, C., Swinton, S. M., Robertson, G. P., &amp; Haddad, N. M. (2020). Long-term research avoids spurious and misleading trends in sustainability attributes of no-till. </w:t>
      </w:r>
      <w:r w:rsidRPr="00E744AB">
        <w:rPr>
          <w:i/>
          <w:iCs/>
          <w:lang w:val="da-DK"/>
        </w:rPr>
        <w:t>Global Change Biology</w:t>
      </w:r>
      <w:r w:rsidRPr="00E744AB">
        <w:rPr>
          <w:lang w:val="da-DK"/>
        </w:rPr>
        <w:t xml:space="preserve">, </w:t>
      </w:r>
      <w:r w:rsidRPr="00E744AB">
        <w:rPr>
          <w:i/>
          <w:iCs/>
          <w:lang w:val="da-DK"/>
        </w:rPr>
        <w:t>26</w:t>
      </w:r>
      <w:r w:rsidRPr="00E744AB">
        <w:rPr>
          <w:lang w:val="da-DK"/>
        </w:rPr>
        <w:t>(6), 3715–3725. https://doi.org/10.1111/gcb.15080</w:t>
      </w:r>
    </w:p>
    <w:p w14:paraId="74AA7E15" w14:textId="77777777" w:rsidR="00E744AB" w:rsidRDefault="00E744AB" w:rsidP="00E744AB">
      <w:pPr>
        <w:pStyle w:val="Bibliography"/>
      </w:pPr>
      <w:r w:rsidRPr="00E744AB">
        <w:rPr>
          <w:lang w:val="da-DK"/>
        </w:rPr>
        <w:t xml:space="preserve">Dalgaard, T., Hansen, B., Hasler, B., Hertel, O., Hutchings, N. J., Jacobsen, B. H., Jensen, L. S., Kronvang, B., Olesen, J. E., Schjørring, J. K., Kristensen, I. S., Graversgaard, M., Termansen, M., &amp; Vejre, H. (2014). </w:t>
      </w:r>
      <w:r>
        <w:t xml:space="preserve">Policies for agricultural nitrogen management—Trends, challenges and prospects for improved efficiency in Denmark. </w:t>
      </w:r>
      <w:r>
        <w:rPr>
          <w:i/>
          <w:iCs/>
        </w:rPr>
        <w:t>Environmental Research Letters</w:t>
      </w:r>
      <w:r>
        <w:t xml:space="preserve">, </w:t>
      </w:r>
      <w:r>
        <w:rPr>
          <w:i/>
          <w:iCs/>
        </w:rPr>
        <w:t>9</w:t>
      </w:r>
      <w:r>
        <w:t>(11), 115002. https://doi.org/10.1088/1748-9326/9/11/115002</w:t>
      </w:r>
    </w:p>
    <w:p w14:paraId="4BB3E6E3" w14:textId="77777777" w:rsidR="00E744AB" w:rsidRDefault="00E744AB" w:rsidP="00E744AB">
      <w:pPr>
        <w:pStyle w:val="Bibliography"/>
      </w:pPr>
      <w:r>
        <w:t xml:space="preserve">Dirzo, R., Young, H. S., Galetti, M., Ceballos, G., Isaac, N. J. B., &amp; Collen, B. (2014). Defaunation in the Anthropocene. </w:t>
      </w:r>
      <w:r>
        <w:rPr>
          <w:i/>
          <w:iCs/>
        </w:rPr>
        <w:t>Science</w:t>
      </w:r>
      <w:r>
        <w:t xml:space="preserve">, </w:t>
      </w:r>
      <w:r>
        <w:rPr>
          <w:i/>
          <w:iCs/>
        </w:rPr>
        <w:t>345</w:t>
      </w:r>
      <w:r>
        <w:t>(6195), 401–406. https://doi.org/10.1126/science.1251817</w:t>
      </w:r>
    </w:p>
    <w:p w14:paraId="4FAD64A9" w14:textId="77777777" w:rsidR="00E744AB" w:rsidRDefault="00E744AB" w:rsidP="00E744AB">
      <w:pPr>
        <w:pStyle w:val="Bibliography"/>
      </w:pPr>
      <w:r>
        <w:lastRenderedPageBreak/>
        <w:t xml:space="preserve">DMI. (2025). </w:t>
      </w:r>
      <w:r>
        <w:rPr>
          <w:i/>
          <w:iCs/>
        </w:rPr>
        <w:t>Denmark Meteorological Institute Open Data</w:t>
      </w:r>
      <w:r>
        <w:t>. https://www.dmi.dk/friedata/dokumentation/data</w:t>
      </w:r>
    </w:p>
    <w:p w14:paraId="49FB8B33" w14:textId="77777777" w:rsidR="00E744AB" w:rsidRDefault="00E744AB" w:rsidP="00E744AB">
      <w:pPr>
        <w:pStyle w:val="Bibliography"/>
      </w:pPr>
      <w:r w:rsidRPr="00E744AB">
        <w:rPr>
          <w:lang w:val="da-DK"/>
        </w:rPr>
        <w:t xml:space="preserve">Elhakeem, A., Porre, R. J., Hoffland, E., Van Dam, J. C., Drost, S. M., &amp; De Deyn, G. B. (2023). </w:t>
      </w:r>
      <w:r>
        <w:t xml:space="preserve">Radish-based cover crop mixtures mitigate leaching and increase availability of nitrogen to the cash crop. </w:t>
      </w:r>
      <w:r>
        <w:rPr>
          <w:i/>
          <w:iCs/>
        </w:rPr>
        <w:t>Field Crops Research</w:t>
      </w:r>
      <w:r>
        <w:t xml:space="preserve">, </w:t>
      </w:r>
      <w:r>
        <w:rPr>
          <w:i/>
          <w:iCs/>
        </w:rPr>
        <w:t>292</w:t>
      </w:r>
      <w:r>
        <w:t>, 108803. https://doi.org/10.1016/j.fcr.2022.108803</w:t>
      </w:r>
    </w:p>
    <w:p w14:paraId="5217FB45" w14:textId="77777777" w:rsidR="00E744AB" w:rsidRDefault="00E744AB" w:rsidP="00E744AB">
      <w:pPr>
        <w:pStyle w:val="Bibliography"/>
      </w:pPr>
      <w:r>
        <w:t xml:space="preserve">Esposito, M., Westbrook, A. S., Maggio, A., Cirillo, V., &amp; DiTommaso, A. (2023). Neutral weed communities: The intersection between crop productivity, biodiversity, and weed ecosystem services. </w:t>
      </w:r>
      <w:r>
        <w:rPr>
          <w:i/>
          <w:iCs/>
        </w:rPr>
        <w:t>Weed Science</w:t>
      </w:r>
      <w:r>
        <w:t xml:space="preserve">, </w:t>
      </w:r>
      <w:r>
        <w:rPr>
          <w:i/>
          <w:iCs/>
        </w:rPr>
        <w:t>71</w:t>
      </w:r>
      <w:r>
        <w:t>(4), 301–311. https://doi.org/10.1017/wsc.2023.27</w:t>
      </w:r>
    </w:p>
    <w:p w14:paraId="7D0F5470" w14:textId="77777777" w:rsidR="00E744AB" w:rsidRDefault="00E744AB" w:rsidP="00E744AB">
      <w:pPr>
        <w:pStyle w:val="Bibliography"/>
      </w:pPr>
      <w:r>
        <w:t xml:space="preserve">Fanfarillo, E., &amp; Kasperski, A. (2021). An index of ecological value for European arable plant communities. </w:t>
      </w:r>
      <w:r>
        <w:rPr>
          <w:i/>
          <w:iCs/>
        </w:rPr>
        <w:t>Biodiversity and Conservation</w:t>
      </w:r>
      <w:r>
        <w:t xml:space="preserve">, </w:t>
      </w:r>
      <w:r>
        <w:rPr>
          <w:i/>
          <w:iCs/>
        </w:rPr>
        <w:t>30</w:t>
      </w:r>
      <w:r>
        <w:t>(7), 2145–2164. https://doi.org/10.1007/s10531-021-02191-x</w:t>
      </w:r>
    </w:p>
    <w:p w14:paraId="50274CBD" w14:textId="77777777" w:rsidR="00E744AB" w:rsidRDefault="00E744AB" w:rsidP="00E744AB">
      <w:pPr>
        <w:pStyle w:val="Bibliography"/>
      </w:pPr>
      <w:r>
        <w:t xml:space="preserve">FAO. (2023). </w:t>
      </w:r>
      <w:r>
        <w:rPr>
          <w:i/>
          <w:iCs/>
        </w:rPr>
        <w:t>Crop and Livestock Products</w:t>
      </w:r>
      <w:r>
        <w:t xml:space="preserve"> [Dataset]. Food and Agriculture Organization of the United Nations. https://www.fao.org/faostat/en/#data/QCL</w:t>
      </w:r>
    </w:p>
    <w:p w14:paraId="0EB7D8D6" w14:textId="77777777" w:rsidR="00E744AB" w:rsidRDefault="00E744AB" w:rsidP="00E744AB">
      <w:pPr>
        <w:pStyle w:val="Bibliography"/>
      </w:pPr>
      <w:r>
        <w:t xml:space="preserve">Florence, A. M., &amp; McGuire, A. M. (2020). Do diverse cover crop mixtures perform better than monocultures? A systematic review. </w:t>
      </w:r>
      <w:r>
        <w:rPr>
          <w:i/>
          <w:iCs/>
        </w:rPr>
        <w:t>Agronomy Journal</w:t>
      </w:r>
      <w:r>
        <w:t xml:space="preserve">, </w:t>
      </w:r>
      <w:r>
        <w:rPr>
          <w:i/>
          <w:iCs/>
        </w:rPr>
        <w:t>112</w:t>
      </w:r>
      <w:r>
        <w:t>(5), 3513–3534. https://doi.org/10.1002/agj2.20340</w:t>
      </w:r>
    </w:p>
    <w:p w14:paraId="3E064BFB" w14:textId="77777777" w:rsidR="00E744AB" w:rsidRDefault="00E744AB" w:rsidP="00E744AB">
      <w:pPr>
        <w:pStyle w:val="Bibliography"/>
      </w:pPr>
      <w:r>
        <w:t xml:space="preserve">Gaba, S., Cheviron, N., Perrot, T., Piutti, S., Gautier, J.-L., &amp; Bretagnolle, V. (2020). Weeds Enhance Multifunctionality in Arable Lands in South-West of France. </w:t>
      </w:r>
      <w:r>
        <w:rPr>
          <w:i/>
          <w:iCs/>
        </w:rPr>
        <w:t>Frontiers in Sustainable Food Systems</w:t>
      </w:r>
      <w:r>
        <w:t xml:space="preserve">, </w:t>
      </w:r>
      <w:r>
        <w:rPr>
          <w:i/>
          <w:iCs/>
        </w:rPr>
        <w:t>4</w:t>
      </w:r>
      <w:r>
        <w:t>. https://doi.org/10.3389/fsufs.2020.00071</w:t>
      </w:r>
    </w:p>
    <w:p w14:paraId="129DA58B" w14:textId="77777777" w:rsidR="00E744AB" w:rsidRDefault="00E744AB" w:rsidP="00E744AB">
      <w:pPr>
        <w:pStyle w:val="Bibliography"/>
      </w:pPr>
      <w:r>
        <w:t xml:space="preserve">Gentili, M., Nichols, V., Jørgensen, J. R., Jørgensen, R. N., &amp; Gislum, R. (in review). Functional Roles of Weeds in Arable Ecosystems: A Review of Methods to Assess Eco-system Services and Disservices. </w:t>
      </w:r>
      <w:r>
        <w:rPr>
          <w:i/>
          <w:iCs/>
        </w:rPr>
        <w:t>Weed Research</w:t>
      </w:r>
      <w:r>
        <w:t>.</w:t>
      </w:r>
    </w:p>
    <w:p w14:paraId="44E4724E" w14:textId="77777777" w:rsidR="00E744AB" w:rsidRDefault="00E744AB" w:rsidP="00E744AB">
      <w:pPr>
        <w:pStyle w:val="Bibliography"/>
      </w:pPr>
      <w:r>
        <w:lastRenderedPageBreak/>
        <w:t xml:space="preserve">Gómez-Muñoz, B., Jensen, L. S., Munkholm, L., Olesen, J. E., Møller Hansen, E., &amp; Bruun, S. (2021). Long-term effect of tillage and straw retention in conservation agriculture systems on soil carbon storage. </w:t>
      </w:r>
      <w:r>
        <w:rPr>
          <w:i/>
          <w:iCs/>
        </w:rPr>
        <w:t>Soil Science Society of America Journal</w:t>
      </w:r>
      <w:r>
        <w:t xml:space="preserve">, </w:t>
      </w:r>
      <w:r>
        <w:rPr>
          <w:i/>
          <w:iCs/>
        </w:rPr>
        <w:t>85</w:t>
      </w:r>
      <w:r>
        <w:t>(5), 1465–1478. https://doi.org/10.1002/saj2.20312</w:t>
      </w:r>
    </w:p>
    <w:p w14:paraId="0B01E5A4" w14:textId="77777777" w:rsidR="00E744AB" w:rsidRDefault="00E744AB" w:rsidP="00E744AB">
      <w:pPr>
        <w:pStyle w:val="Bibliography"/>
      </w:pPr>
      <w:r w:rsidRPr="00E744AB">
        <w:rPr>
          <w:lang w:val="da-DK"/>
        </w:rPr>
        <w:t xml:space="preserve">Hansen, E. M., Munkholm, L. J., Olesen, J. E., &amp; Melander, B. (2015). </w:t>
      </w:r>
      <w:r>
        <w:t xml:space="preserve">Nitrate Leaching, Yields and Carbon Sequestration after Noninversion Tillage, Catch Crops, and Straw Retention. </w:t>
      </w:r>
      <w:r>
        <w:rPr>
          <w:i/>
          <w:iCs/>
        </w:rPr>
        <w:t>Journal of Environmental Quality</w:t>
      </w:r>
      <w:r>
        <w:t xml:space="preserve">, </w:t>
      </w:r>
      <w:r>
        <w:rPr>
          <w:i/>
          <w:iCs/>
        </w:rPr>
        <w:t>44</w:t>
      </w:r>
      <w:r>
        <w:t>(3), 868–881. https://doi.org/10.2134/jeq2014.11.0482</w:t>
      </w:r>
    </w:p>
    <w:p w14:paraId="62D38D1B" w14:textId="77777777" w:rsidR="00E744AB" w:rsidRDefault="00E744AB" w:rsidP="00E744AB">
      <w:pPr>
        <w:pStyle w:val="Bibliography"/>
      </w:pPr>
      <w:r>
        <w:t xml:space="preserve">Henle, K., Alard, D., Clitherow, J., Cobb, P., Firbank, L., Kull, T., McCracken, D., Moritz, R. F. A., Niemelä, J., Rebane, M., Wascher, D., Watt, A., &amp; Young, J. (2008). Identifying and managing the conflicts between agriculture and biodiversity conservation in Europe–A review. </w:t>
      </w:r>
      <w:r>
        <w:rPr>
          <w:i/>
          <w:iCs/>
        </w:rPr>
        <w:t>Agriculture, Ecosystems &amp; Environment, Special Section: Problems and Prospects of Grassland Agroecosystems in Western China</w:t>
      </w:r>
      <w:r>
        <w:t xml:space="preserve">, </w:t>
      </w:r>
      <w:r>
        <w:rPr>
          <w:i/>
          <w:iCs/>
        </w:rPr>
        <w:t>124</w:t>
      </w:r>
      <w:r>
        <w:t>(1), 60–71. https://doi.org/10.1016/j.agee.2007.09.005</w:t>
      </w:r>
    </w:p>
    <w:p w14:paraId="68D93E6A" w14:textId="77777777" w:rsidR="00E744AB" w:rsidRDefault="00E744AB" w:rsidP="00E744AB">
      <w:pPr>
        <w:pStyle w:val="Bibliography"/>
      </w:pPr>
      <w:r>
        <w:t xml:space="preserve">Hothorn, T., Bretz, F., &amp; Westfall, P. (2002). </w:t>
      </w:r>
      <w:r>
        <w:rPr>
          <w:i/>
          <w:iCs/>
        </w:rPr>
        <w:t>multcomp: Simultaneous Inference in General Parametric Models</w:t>
      </w:r>
      <w:r>
        <w:t xml:space="preserve"> (p. 1.4-30) [Dataset]. https://doi.org/10.32614/CRAN.package.multcomp</w:t>
      </w:r>
    </w:p>
    <w:p w14:paraId="713C6124" w14:textId="77777777" w:rsidR="00E744AB" w:rsidRDefault="00E744AB" w:rsidP="00E744AB">
      <w:pPr>
        <w:pStyle w:val="Bibliography"/>
      </w:pPr>
      <w:r>
        <w:t xml:space="preserve">Jian, J., Du, X., Reiter, M. S., &amp; Stewart, R. D. (2020). A meta-analysis of global cropland soil carbon changes due to cover cropping. </w:t>
      </w:r>
      <w:r>
        <w:rPr>
          <w:i/>
          <w:iCs/>
        </w:rPr>
        <w:t>Soil Biology and Biochemistry</w:t>
      </w:r>
      <w:r>
        <w:t xml:space="preserve">, </w:t>
      </w:r>
      <w:r>
        <w:rPr>
          <w:i/>
          <w:iCs/>
        </w:rPr>
        <w:t>143</w:t>
      </w:r>
      <w:r>
        <w:t>, 107735. https://doi.org/10.1016/j.soilbio.2020.107735</w:t>
      </w:r>
    </w:p>
    <w:p w14:paraId="34678CDA" w14:textId="77777777" w:rsidR="00E744AB" w:rsidRDefault="00E744AB" w:rsidP="00E744AB">
      <w:pPr>
        <w:pStyle w:val="Bibliography"/>
      </w:pPr>
      <w:r>
        <w:t xml:space="preserve">Kathage, J., Smit, B., Janssens, B., Haagsma, W., &amp; Adrados, J. L. (2022). How much is policy driving the adoption of cover crops? Evidence from four EU regions. </w:t>
      </w:r>
      <w:r>
        <w:rPr>
          <w:i/>
          <w:iCs/>
        </w:rPr>
        <w:t>Land Use Policy</w:t>
      </w:r>
      <w:r>
        <w:t xml:space="preserve">, </w:t>
      </w:r>
      <w:r>
        <w:rPr>
          <w:i/>
          <w:iCs/>
        </w:rPr>
        <w:t>116</w:t>
      </w:r>
      <w:r>
        <w:t>, 106016. https://doi.org/10.1016/j.landusepol.2022.106016</w:t>
      </w:r>
    </w:p>
    <w:p w14:paraId="03935AE5" w14:textId="77777777" w:rsidR="00E744AB" w:rsidRDefault="00E744AB" w:rsidP="00E744AB">
      <w:pPr>
        <w:pStyle w:val="Bibliography"/>
      </w:pPr>
      <w:r w:rsidRPr="00E744AB">
        <w:rPr>
          <w:lang w:val="da-DK"/>
        </w:rPr>
        <w:lastRenderedPageBreak/>
        <w:t xml:space="preserve">Kudsk, P., Jørgensen, L. N., &amp; Ørum, J. E. (2018). </w:t>
      </w:r>
      <w:r>
        <w:t xml:space="preserve">Pesticide Load—A new Danish pesticide risk indicator with multiple applications. </w:t>
      </w:r>
      <w:r>
        <w:rPr>
          <w:i/>
          <w:iCs/>
        </w:rPr>
        <w:t>Land Use Policy</w:t>
      </w:r>
      <w:r>
        <w:t xml:space="preserve">, </w:t>
      </w:r>
      <w:r>
        <w:rPr>
          <w:i/>
          <w:iCs/>
        </w:rPr>
        <w:t>70</w:t>
      </w:r>
      <w:r>
        <w:t>, 384–393. https://doi.org/10.1016/j.landusepol.2017.11.010</w:t>
      </w:r>
    </w:p>
    <w:p w14:paraId="4712B28C" w14:textId="77777777" w:rsidR="00E744AB" w:rsidRDefault="00E744AB" w:rsidP="00E744AB">
      <w:pPr>
        <w:pStyle w:val="Bibliography"/>
      </w:pPr>
      <w:r>
        <w:t xml:space="preserve">Labeyrie, V., Antona, M., Baudry, J., Bazile, D., Bodin, Ö., Caillon, S., Leclerc, C., Le Page, C., Louafi, S., Mariel, J., Massol, F., &amp; Thomas, M. (2021). Networking agrobiodiversity management to foster biodiversity-based agriculture. A review. </w:t>
      </w:r>
      <w:r>
        <w:rPr>
          <w:i/>
          <w:iCs/>
        </w:rPr>
        <w:t>Agronomy for Sustainable Development</w:t>
      </w:r>
      <w:r>
        <w:t xml:space="preserve">, </w:t>
      </w:r>
      <w:r>
        <w:rPr>
          <w:i/>
          <w:iCs/>
        </w:rPr>
        <w:t>41</w:t>
      </w:r>
      <w:r>
        <w:t>(1), 4. https://doi.org/10.1007/s13593-020-00662-z</w:t>
      </w:r>
    </w:p>
    <w:p w14:paraId="335876E8" w14:textId="77777777" w:rsidR="00E744AB" w:rsidRDefault="00E744AB" w:rsidP="00E744AB">
      <w:pPr>
        <w:pStyle w:val="Bibliography"/>
      </w:pPr>
      <w:r>
        <w:t xml:space="preserve">Lacroix, C., Vandenberghe, C., Monty, A., &amp; Dumont, B. (2024). Effect of long-term tillage and residue managements on weed flora and its impact on winter wheat development. </w:t>
      </w:r>
      <w:r>
        <w:rPr>
          <w:i/>
          <w:iCs/>
        </w:rPr>
        <w:t>Agriculture, Ecosystems &amp; Environment</w:t>
      </w:r>
      <w:r>
        <w:t xml:space="preserve">, </w:t>
      </w:r>
      <w:r>
        <w:rPr>
          <w:i/>
          <w:iCs/>
        </w:rPr>
        <w:t>366</w:t>
      </w:r>
      <w:r>
        <w:t>, 108937. https://doi.org/10.1016/j.agee.2024.108937</w:t>
      </w:r>
    </w:p>
    <w:p w14:paraId="63D67826" w14:textId="77777777" w:rsidR="00E744AB" w:rsidRDefault="00E744AB" w:rsidP="00E744AB">
      <w:pPr>
        <w:pStyle w:val="Bibliography"/>
      </w:pPr>
      <w:r>
        <w:t xml:space="preserve">Lawley, Y. E., Teasdale, J. R., &amp; Weil, R. R. (2012). The Mechanism for Weed Suppression by a Forage Radish Cover Crop. </w:t>
      </w:r>
      <w:r>
        <w:rPr>
          <w:i/>
          <w:iCs/>
        </w:rPr>
        <w:t>Agronomy Journal</w:t>
      </w:r>
      <w:r>
        <w:t xml:space="preserve">, </w:t>
      </w:r>
      <w:r>
        <w:rPr>
          <w:i/>
          <w:iCs/>
        </w:rPr>
        <w:t>104</w:t>
      </w:r>
      <w:r>
        <w:t>(2), 205–214. https://doi.org/10.2134/agronj2011.0128</w:t>
      </w:r>
    </w:p>
    <w:p w14:paraId="35CC29CA" w14:textId="77777777" w:rsidR="00E744AB" w:rsidRDefault="00E744AB" w:rsidP="00E744AB">
      <w:pPr>
        <w:pStyle w:val="Bibliography"/>
      </w:pPr>
      <w:r>
        <w:t xml:space="preserve">Lenth, R. V. (2024). </w:t>
      </w:r>
      <w:r>
        <w:rPr>
          <w:i/>
          <w:iCs/>
        </w:rPr>
        <w:t>emmeans: Estimated Marginal Means, aka Least-Squares Means</w:t>
      </w:r>
      <w:r>
        <w:t>. https://CRAN.R-project.org/package=emmeans</w:t>
      </w:r>
    </w:p>
    <w:p w14:paraId="746BF801" w14:textId="77777777" w:rsidR="00E744AB" w:rsidRDefault="00E744AB" w:rsidP="00E744AB">
      <w:pPr>
        <w:pStyle w:val="Bibliography"/>
      </w:pPr>
      <w:r w:rsidRPr="00E744AB">
        <w:rPr>
          <w:lang w:val="da-DK"/>
        </w:rPr>
        <w:t xml:space="preserve">Leskovšek, R., Eler, K., &amp; Zamljen, S. A. (2025). </w:t>
      </w:r>
      <w:r>
        <w:t xml:space="preserve">Weed suppression and maize yield influenced by cover crop mixture diversity and tillage. </w:t>
      </w:r>
      <w:r>
        <w:rPr>
          <w:i/>
          <w:iCs/>
        </w:rPr>
        <w:t>Agriculture, Ecosystems &amp; Environment</w:t>
      </w:r>
      <w:r>
        <w:t xml:space="preserve">, </w:t>
      </w:r>
      <w:r>
        <w:rPr>
          <w:i/>
          <w:iCs/>
        </w:rPr>
        <w:t>383</w:t>
      </w:r>
      <w:r>
        <w:t>, 109530. https://doi.org/10.1016/j.agee.2025.109530</w:t>
      </w:r>
    </w:p>
    <w:p w14:paraId="6D164575" w14:textId="77777777" w:rsidR="00E744AB" w:rsidRDefault="00E744AB" w:rsidP="00E744AB">
      <w:pPr>
        <w:pStyle w:val="Bibliography"/>
      </w:pPr>
      <w:r>
        <w:t xml:space="preserve">Lewis, K., Rainford, J., Tzilivakis, J., &amp; Garthwaite, D. (2021). Application of the Danish pesticide load indicator to arable agriculture in the United Kingdom. </w:t>
      </w:r>
      <w:r>
        <w:rPr>
          <w:i/>
          <w:iCs/>
        </w:rPr>
        <w:t>Journal of Environmental Quality</w:t>
      </w:r>
      <w:r>
        <w:t xml:space="preserve">, </w:t>
      </w:r>
      <w:r>
        <w:rPr>
          <w:i/>
          <w:iCs/>
        </w:rPr>
        <w:t>50</w:t>
      </w:r>
      <w:r>
        <w:t>(5), 1110–1122. https://doi.org/10.1002/jeq2.20262</w:t>
      </w:r>
    </w:p>
    <w:p w14:paraId="0A738687" w14:textId="77777777" w:rsidR="00E744AB" w:rsidRDefault="00E744AB" w:rsidP="00E744AB">
      <w:pPr>
        <w:pStyle w:val="Bibliography"/>
      </w:pPr>
      <w:r>
        <w:lastRenderedPageBreak/>
        <w:t xml:space="preserve">Lu, X. (2020). A meta-analysis of the effects of crop residue return on crop yields and water use efficiency. </w:t>
      </w:r>
      <w:r>
        <w:rPr>
          <w:i/>
          <w:iCs/>
        </w:rPr>
        <w:t>PLOS ONE</w:t>
      </w:r>
      <w:r>
        <w:t xml:space="preserve">, </w:t>
      </w:r>
      <w:r>
        <w:rPr>
          <w:i/>
          <w:iCs/>
        </w:rPr>
        <w:t>15</w:t>
      </w:r>
      <w:r>
        <w:t>(4), e0231740. https://doi.org/10.1371/journal.pone.0231740</w:t>
      </w:r>
    </w:p>
    <w:p w14:paraId="0CFCA79D" w14:textId="77777777" w:rsidR="00E744AB" w:rsidRDefault="00E744AB" w:rsidP="00E744AB">
      <w:pPr>
        <w:pStyle w:val="Bibliography"/>
      </w:pPr>
      <w:r>
        <w:t xml:space="preserve">MacLaren, C., Swanepoel, P., Bennett, J., Wright, J., &amp; Dehnen-Schmutz, K. (2019). Cover crop biomass production is more important than diversity for weed suppression. </w:t>
      </w:r>
      <w:r>
        <w:rPr>
          <w:i/>
          <w:iCs/>
        </w:rPr>
        <w:t>Crop Science</w:t>
      </w:r>
      <w:r>
        <w:t xml:space="preserve">, </w:t>
      </w:r>
      <w:r>
        <w:rPr>
          <w:i/>
          <w:iCs/>
        </w:rPr>
        <w:t>59</w:t>
      </w:r>
      <w:r>
        <w:t>(2), 733–748.</w:t>
      </w:r>
    </w:p>
    <w:p w14:paraId="53B6D8D9" w14:textId="77777777" w:rsidR="00E744AB" w:rsidRDefault="00E744AB" w:rsidP="00E744AB">
      <w:pPr>
        <w:pStyle w:val="Bibliography"/>
      </w:pPr>
      <w:r>
        <w:t xml:space="preserve">Marshall, E. J. P., Brown, V. K., Boatman, N. D., Lutman, P. J. W., Squire, G. R., &amp; Ward, L. K. (2003). The role of weeds in supporting biological diversity within crop fields. </w:t>
      </w:r>
      <w:r>
        <w:rPr>
          <w:i/>
          <w:iCs/>
        </w:rPr>
        <w:t>Weed Research</w:t>
      </w:r>
      <w:r>
        <w:t xml:space="preserve">, </w:t>
      </w:r>
      <w:r>
        <w:rPr>
          <w:i/>
          <w:iCs/>
        </w:rPr>
        <w:t>43</w:t>
      </w:r>
      <w:r>
        <w:t>(2), 77–89. https://doi.org/10.1046/j.1365-3180.2003.00326.x</w:t>
      </w:r>
    </w:p>
    <w:p w14:paraId="28A9DA1F" w14:textId="77777777" w:rsidR="00E744AB" w:rsidRDefault="00E744AB" w:rsidP="00E744AB">
      <w:pPr>
        <w:pStyle w:val="Bibliography"/>
      </w:pPr>
      <w:r>
        <w:t xml:space="preserve">McKenzie-Gopsill, A., Mills, A., MacDonald, A. N., &amp; Wyand, S. (2022). The importance of species selection in cover crop mixture design. </w:t>
      </w:r>
      <w:r>
        <w:rPr>
          <w:i/>
          <w:iCs/>
        </w:rPr>
        <w:t>Weed Science</w:t>
      </w:r>
      <w:r>
        <w:t xml:space="preserve">, </w:t>
      </w:r>
      <w:r>
        <w:rPr>
          <w:i/>
          <w:iCs/>
        </w:rPr>
        <w:t>70</w:t>
      </w:r>
      <w:r>
        <w:t>(4), 436–447. https://doi.org/10.1017/wsc.2022.28</w:t>
      </w:r>
    </w:p>
    <w:p w14:paraId="17219036" w14:textId="77777777" w:rsidR="00E744AB" w:rsidRDefault="00E744AB" w:rsidP="00E744AB">
      <w:pPr>
        <w:pStyle w:val="Bibliography"/>
      </w:pPr>
      <w:r>
        <w:t xml:space="preserve">Melander, B., Holst, N., Jensen, P. K., Hansen, E. M., &amp; Olesen, J. E. (2008). Apera spica-venti population dynamics and impact on crop yield as affected by tillage, crop rotation, location and herbicide programmes. </w:t>
      </w:r>
      <w:r>
        <w:rPr>
          <w:i/>
          <w:iCs/>
        </w:rPr>
        <w:t>Weed Research</w:t>
      </w:r>
      <w:r>
        <w:t xml:space="preserve">, </w:t>
      </w:r>
      <w:r>
        <w:rPr>
          <w:i/>
          <w:iCs/>
        </w:rPr>
        <w:t>48</w:t>
      </w:r>
      <w:r>
        <w:t>(1), 48–57. https://doi.org/10.1111/j.1365-3180.2008.00597.x</w:t>
      </w:r>
    </w:p>
    <w:p w14:paraId="7DA61CE3" w14:textId="77777777" w:rsidR="00E744AB" w:rsidRDefault="00E744AB" w:rsidP="00E744AB">
      <w:pPr>
        <w:pStyle w:val="Bibliography"/>
      </w:pPr>
      <w:r>
        <w:t xml:space="preserve">Melander, B., Nørremark, M., &amp; Kristensen, E. F. (2013). Combining mechanical rhizome removal and cover crops for Elytrigia repens control in organic barley systems. </w:t>
      </w:r>
      <w:r>
        <w:rPr>
          <w:i/>
          <w:iCs/>
        </w:rPr>
        <w:t>Weed Research</w:t>
      </w:r>
      <w:r>
        <w:t xml:space="preserve">, </w:t>
      </w:r>
      <w:r>
        <w:rPr>
          <w:i/>
          <w:iCs/>
        </w:rPr>
        <w:t>53</w:t>
      </w:r>
      <w:r>
        <w:t>(6), 461–469. https://doi.org/10.1111/wre.12042</w:t>
      </w:r>
    </w:p>
    <w:p w14:paraId="68AF3649" w14:textId="77777777" w:rsidR="00E744AB" w:rsidRDefault="00E744AB" w:rsidP="00E744AB">
      <w:pPr>
        <w:pStyle w:val="Bibliography"/>
      </w:pPr>
      <w:r>
        <w:t xml:space="preserve">Miranda-Vélez, J. F., Simpson, G. L., Hansen, E. M., &amp; Munkholm, L. J. (2026). In-season effects of winter cover crops and tillage on soil NO3- and N leaching – Analysis with generalized additive models. </w:t>
      </w:r>
      <w:r>
        <w:rPr>
          <w:i/>
          <w:iCs/>
        </w:rPr>
        <w:t>Agriculture, Ecosystems &amp; Environment</w:t>
      </w:r>
      <w:r>
        <w:t xml:space="preserve">, </w:t>
      </w:r>
      <w:r>
        <w:rPr>
          <w:i/>
          <w:iCs/>
        </w:rPr>
        <w:t>396</w:t>
      </w:r>
      <w:r>
        <w:t>, 110011. https://doi.org/10.1016/j.agee.2025.110011</w:t>
      </w:r>
    </w:p>
    <w:p w14:paraId="24C2783F" w14:textId="77777777" w:rsidR="00E744AB" w:rsidRDefault="00E744AB" w:rsidP="00E744AB">
      <w:pPr>
        <w:pStyle w:val="Bibliography"/>
      </w:pPr>
      <w:r>
        <w:lastRenderedPageBreak/>
        <w:t xml:space="preserve">Monat, J. P. (2009). The benefits of global scaling in multi-criteria decision analysis. </w:t>
      </w:r>
      <w:r>
        <w:rPr>
          <w:i/>
          <w:iCs/>
        </w:rPr>
        <w:t>Judgment and Decision Making</w:t>
      </w:r>
      <w:r>
        <w:t xml:space="preserve">, </w:t>
      </w:r>
      <w:r>
        <w:rPr>
          <w:i/>
          <w:iCs/>
        </w:rPr>
        <w:t>4</w:t>
      </w:r>
      <w:r>
        <w:t>(6), 492–508. https://doi.org/10.1017/S1930297500004034</w:t>
      </w:r>
    </w:p>
    <w:p w14:paraId="538BC7AD" w14:textId="77777777" w:rsidR="00E744AB" w:rsidRDefault="00E744AB" w:rsidP="00E744AB">
      <w:pPr>
        <w:pStyle w:val="Bibliography"/>
      </w:pPr>
      <w:r>
        <w:t xml:space="preserve">Moreau, D., Pointurier, O., Nicolardot, B., Villerd, J., &amp; Colbach, N. (2020). In which cropping systems can residual weeds reduce nitrate leaching and soil erosion? </w:t>
      </w:r>
      <w:r>
        <w:rPr>
          <w:i/>
          <w:iCs/>
        </w:rPr>
        <w:t>European Journal of Agronomy</w:t>
      </w:r>
      <w:r>
        <w:t xml:space="preserve">, </w:t>
      </w:r>
      <w:r>
        <w:rPr>
          <w:i/>
          <w:iCs/>
        </w:rPr>
        <w:t>119</w:t>
      </w:r>
      <w:r>
        <w:t>, 126015. https://doi.org/10.1016/j.eja.2020.126015</w:t>
      </w:r>
    </w:p>
    <w:p w14:paraId="347819EE" w14:textId="77777777" w:rsidR="00E744AB" w:rsidRDefault="00E744AB" w:rsidP="00E744AB">
      <w:pPr>
        <w:pStyle w:val="Bibliography"/>
      </w:pPr>
      <w:r>
        <w:t xml:space="preserve">Nause, N., Strassemeyer, J., Mahlein, A.-K., &amp; Stockfisch, N. (2021). Pesticide use in sugar beet cultivation in Germany and assessment of the associated environmental risks using the risk indicator SYNOPS-GIS. </w:t>
      </w:r>
      <w:r>
        <w:rPr>
          <w:i/>
          <w:iCs/>
        </w:rPr>
        <w:t>Pest Management Science</w:t>
      </w:r>
      <w:r>
        <w:t xml:space="preserve">, </w:t>
      </w:r>
      <w:r>
        <w:rPr>
          <w:i/>
          <w:iCs/>
        </w:rPr>
        <w:t>77</w:t>
      </w:r>
      <w:r>
        <w:t>(10), 4614–4626. https://doi.org/10.1002/ps.6501</w:t>
      </w:r>
    </w:p>
    <w:p w14:paraId="7E879061" w14:textId="77777777" w:rsidR="00E744AB" w:rsidRDefault="00E744AB" w:rsidP="00E744AB">
      <w:pPr>
        <w:pStyle w:val="Bibliography"/>
      </w:pPr>
      <w:r>
        <w:t xml:space="preserve">Oksanen, J., Simpson, G. L., Blanchet, F. G., Kindt, R., Legendre, P., Minchin, P. R., O’Hara, R. B., Solymos, P., Stevens, M. H. H., Szoecs, E., Wagner, H., Barbour, M., Bedward, M., Bolker, B., Borcard, D., Carvalho, G., Chirico, M., Caceres, M. D., Durand, S., … Weedon, J. (2024). </w:t>
      </w:r>
      <w:r>
        <w:rPr>
          <w:i/>
          <w:iCs/>
        </w:rPr>
        <w:t>vegan: Community Ecology Package</w:t>
      </w:r>
      <w:r>
        <w:t>. https://CRAN.R-project.org/package=vegan</w:t>
      </w:r>
    </w:p>
    <w:p w14:paraId="31BAE009" w14:textId="77777777" w:rsidR="00E744AB" w:rsidRDefault="00E744AB" w:rsidP="00E744AB">
      <w:pPr>
        <w:pStyle w:val="Bibliography"/>
      </w:pPr>
      <w:r>
        <w:t xml:space="preserve">Peel, M. C., Finlayson, B. L., &amp; McMahon, T. A. (2007). Updated world map of the Köppen–Geiger climate classification. </w:t>
      </w:r>
      <w:r>
        <w:rPr>
          <w:i/>
          <w:iCs/>
        </w:rPr>
        <w:t>Hydrology and Earth System Sciences</w:t>
      </w:r>
      <w:r>
        <w:t xml:space="preserve">, </w:t>
      </w:r>
      <w:r>
        <w:rPr>
          <w:i/>
          <w:iCs/>
        </w:rPr>
        <w:t>11</w:t>
      </w:r>
      <w:r>
        <w:t>(5), 1633–1644. https://doi.org/10.5194/hess-11-1633-2007</w:t>
      </w:r>
    </w:p>
    <w:p w14:paraId="69318A6A" w14:textId="77777777" w:rsidR="00E744AB" w:rsidRDefault="00E744AB" w:rsidP="00E744AB">
      <w:pPr>
        <w:pStyle w:val="Bibliography"/>
      </w:pPr>
      <w:r>
        <w:t xml:space="preserve">Petit, S., Boursault, A., Guilloux, M., Munier-Jolain, N., &amp; Reboud, X. (2011). Weeds in agricultural landscapes. A review. </w:t>
      </w:r>
      <w:r>
        <w:rPr>
          <w:i/>
          <w:iCs/>
        </w:rPr>
        <w:t>Agronomy for Sustainable Development</w:t>
      </w:r>
      <w:r>
        <w:t xml:space="preserve">, </w:t>
      </w:r>
      <w:r>
        <w:rPr>
          <w:i/>
          <w:iCs/>
        </w:rPr>
        <w:t>31</w:t>
      </w:r>
      <w:r>
        <w:t>(2), 309–317. https://doi.org/10.1051/agro/2010020</w:t>
      </w:r>
    </w:p>
    <w:p w14:paraId="2C97F9D9" w14:textId="77777777" w:rsidR="00E744AB" w:rsidRDefault="00E744AB" w:rsidP="00E744AB">
      <w:pPr>
        <w:pStyle w:val="Bibliography"/>
      </w:pPr>
      <w:r>
        <w:t xml:space="preserve">Petit, S., Munier-Jolain, N., Bretagnolle, V., Bockstaller, C., Gaba, S., Cordeau, S., Lechenet, M., Mézière, D., &amp; Colbach, N. (2015). Ecological Intensification Through Pesticide Reduction: Weed Control, Weed Biodiversity and Sustainability in Arable Farming. </w:t>
      </w:r>
      <w:r>
        <w:rPr>
          <w:i/>
          <w:iCs/>
        </w:rPr>
        <w:lastRenderedPageBreak/>
        <w:t>Environmental Management</w:t>
      </w:r>
      <w:r>
        <w:t xml:space="preserve">, </w:t>
      </w:r>
      <w:r>
        <w:rPr>
          <w:i/>
          <w:iCs/>
        </w:rPr>
        <w:t>56</w:t>
      </w:r>
      <w:r>
        <w:t>(5), 1078–1090. https://doi.org/10.1007/s00267-015-0554-5</w:t>
      </w:r>
    </w:p>
    <w:p w14:paraId="5D58BE8A" w14:textId="77777777" w:rsidR="00E744AB" w:rsidRDefault="00E744AB" w:rsidP="00E744AB">
      <w:pPr>
        <w:pStyle w:val="Bibliography"/>
      </w:pPr>
      <w:r>
        <w:t xml:space="preserve">Pielou, E. C. (1966). The measurement of diversity in different types of biological collections. </w:t>
      </w:r>
      <w:r>
        <w:rPr>
          <w:i/>
          <w:iCs/>
        </w:rPr>
        <w:t>Journal of Theoretical Biology</w:t>
      </w:r>
      <w:r>
        <w:t xml:space="preserve">, </w:t>
      </w:r>
      <w:r>
        <w:rPr>
          <w:i/>
          <w:iCs/>
        </w:rPr>
        <w:t>13</w:t>
      </w:r>
      <w:r>
        <w:t>(1), 131–144. https://doi.org/10.1016/0022-5193(66)90013-0</w:t>
      </w:r>
    </w:p>
    <w:p w14:paraId="3092A3A1" w14:textId="77777777" w:rsidR="00E744AB" w:rsidRDefault="00E744AB" w:rsidP="00E744AB">
      <w:pPr>
        <w:pStyle w:val="Bibliography"/>
      </w:pPr>
      <w:r>
        <w:t xml:space="preserve">Pittelkow, C. M., Liang, X., Linquist, B. A., van Groenigen, K. J., Lee, J., Lundy, M. E., van Gestel, N., Six, J., Venterea, R. T., &amp; van Kessel, C. (2015). Productivity limits and potentials of the principles of conservation agriculture. </w:t>
      </w:r>
      <w:r>
        <w:rPr>
          <w:i/>
          <w:iCs/>
        </w:rPr>
        <w:t>Nature</w:t>
      </w:r>
      <w:r>
        <w:t xml:space="preserve">, </w:t>
      </w:r>
      <w:r>
        <w:rPr>
          <w:i/>
          <w:iCs/>
        </w:rPr>
        <w:t>517</w:t>
      </w:r>
      <w:r>
        <w:t>(7534), 365–368. https://doi.org/10.1038/nature13809</w:t>
      </w:r>
    </w:p>
    <w:p w14:paraId="049C15C2" w14:textId="77777777" w:rsidR="00E744AB" w:rsidRDefault="00E744AB" w:rsidP="00E744AB">
      <w:pPr>
        <w:pStyle w:val="Bibliography"/>
      </w:pPr>
      <w:r>
        <w:t xml:space="preserve">Pratt, R. C., Schutte, B. J., Idowu, O. J., Uchanski, M., &amp; Grant, L. (2023). Fall-sown small grain cover crops for weed suppression and soil moisture management in an irrigated organic agroecosystem. </w:t>
      </w:r>
      <w:r>
        <w:rPr>
          <w:i/>
          <w:iCs/>
        </w:rPr>
        <w:t>Renewable Agriculture and Food Systems</w:t>
      </w:r>
      <w:r>
        <w:t xml:space="preserve">, </w:t>
      </w:r>
      <w:r>
        <w:rPr>
          <w:i/>
          <w:iCs/>
        </w:rPr>
        <w:t>38</w:t>
      </w:r>
      <w:r>
        <w:t>, e1. https://doi.org/10.1017/S174217052200028X</w:t>
      </w:r>
    </w:p>
    <w:p w14:paraId="72FB64C7" w14:textId="77777777" w:rsidR="00E744AB" w:rsidRDefault="00E744AB" w:rsidP="00E744AB">
      <w:pPr>
        <w:pStyle w:val="Bibliography"/>
      </w:pPr>
      <w:r>
        <w:t xml:space="preserve">R Core Team. (2024). </w:t>
      </w:r>
      <w:r>
        <w:rPr>
          <w:i/>
          <w:iCs/>
        </w:rPr>
        <w:t>R: A Language and Environment for Statistical Computing</w:t>
      </w:r>
      <w:r>
        <w:t>. R Foundation for Statistical Computing. https://www.R-project.org/</w:t>
      </w:r>
    </w:p>
    <w:p w14:paraId="31561410" w14:textId="77777777" w:rsidR="00E744AB" w:rsidRDefault="00E744AB" w:rsidP="00E744AB">
      <w:pPr>
        <w:pStyle w:val="Bibliography"/>
      </w:pPr>
      <w:r>
        <w:t xml:space="preserve">Rani, L., Thapa, K., Kanojia, N., Sharma, N., Singh, S., Grewal, A. S., Srivastav, A. L., &amp; Kaushal, J. (2021). An extensive review on the consequences of chemical pesticides on human health and environment. </w:t>
      </w:r>
      <w:r>
        <w:rPr>
          <w:i/>
          <w:iCs/>
        </w:rPr>
        <w:t>Journal of Cleaner Production</w:t>
      </w:r>
      <w:r>
        <w:t xml:space="preserve">, </w:t>
      </w:r>
      <w:r>
        <w:rPr>
          <w:i/>
          <w:iCs/>
        </w:rPr>
        <w:t>283</w:t>
      </w:r>
      <w:r>
        <w:t>, 124657. https://doi.org/10.1016/j.jclepro.2020.124657</w:t>
      </w:r>
    </w:p>
    <w:p w14:paraId="4E4C87B2" w14:textId="77777777" w:rsidR="00E744AB" w:rsidRDefault="00E744AB" w:rsidP="00E744AB">
      <w:pPr>
        <w:pStyle w:val="Bibliography"/>
      </w:pPr>
      <w:r>
        <w:t xml:space="preserve">Ritchie, H., &amp; Roser, M. (2019). Half of the world’s habitable land is used for agriculture. </w:t>
      </w:r>
      <w:r>
        <w:rPr>
          <w:i/>
          <w:iCs/>
        </w:rPr>
        <w:t>Our World in Data</w:t>
      </w:r>
      <w:r>
        <w:t>.</w:t>
      </w:r>
    </w:p>
    <w:p w14:paraId="68FEA85B" w14:textId="77777777" w:rsidR="00E744AB" w:rsidRDefault="00E744AB" w:rsidP="00E744AB">
      <w:pPr>
        <w:pStyle w:val="Bibliography"/>
      </w:pPr>
      <w:r>
        <w:t xml:space="preserve">Rouge, A., Adeux, G., Busset, H., Hugard, R., Martin, J., Matejicek, A., Moreau, D., Guillemin, J.-P., &amp; Cordeau, S. (2023). Carry-over effects of cover crops on weeds and crop productivity in no-till systems. </w:t>
      </w:r>
      <w:r>
        <w:rPr>
          <w:i/>
          <w:iCs/>
        </w:rPr>
        <w:t>Field Crops Research</w:t>
      </w:r>
      <w:r>
        <w:t xml:space="preserve">, </w:t>
      </w:r>
      <w:r>
        <w:rPr>
          <w:i/>
          <w:iCs/>
        </w:rPr>
        <w:t>295</w:t>
      </w:r>
      <w:r>
        <w:t>, 108899. https://doi.org/10.1016/j.fcr.2023.108899</w:t>
      </w:r>
    </w:p>
    <w:p w14:paraId="0C8D8C18" w14:textId="77777777" w:rsidR="00E744AB" w:rsidRDefault="00E744AB" w:rsidP="00E744AB">
      <w:pPr>
        <w:pStyle w:val="Bibliography"/>
      </w:pPr>
      <w:r>
        <w:lastRenderedPageBreak/>
        <w:t xml:space="preserve">Salonen, J., Andersson, L., Andreasen, C., &amp; Semb Torresen, K. (2008). </w:t>
      </w:r>
      <w:r>
        <w:rPr>
          <w:i/>
          <w:iCs/>
        </w:rPr>
        <w:t>Key perennial weeds in arable crops in the Nordic countries</w:t>
      </w:r>
      <w:r>
        <w:t>.</w:t>
      </w:r>
    </w:p>
    <w:p w14:paraId="2D4430D0" w14:textId="77777777" w:rsidR="00E744AB" w:rsidRDefault="00E744AB" w:rsidP="00E744AB">
      <w:pPr>
        <w:pStyle w:val="Bibliography"/>
      </w:pPr>
      <w:r>
        <w:t xml:space="preserve">Schatke, M., Ulber, L., Musavi, T., Wäldchen, J., &amp; von Redwitz, C. (2024). From unwanted to wanted: Blending functional weed traits into weed distribution maps. </w:t>
      </w:r>
      <w:r>
        <w:rPr>
          <w:i/>
          <w:iCs/>
        </w:rPr>
        <w:t>Weed Research</w:t>
      </w:r>
      <w:r>
        <w:t xml:space="preserve">, </w:t>
      </w:r>
      <w:r>
        <w:rPr>
          <w:i/>
          <w:iCs/>
        </w:rPr>
        <w:t>64</w:t>
      </w:r>
      <w:r>
        <w:t>(6), 407–417. https://doi.org/10.1111/wre.12664</w:t>
      </w:r>
    </w:p>
    <w:p w14:paraId="2C1168F7" w14:textId="77777777" w:rsidR="00E744AB" w:rsidRDefault="00E744AB" w:rsidP="00E744AB">
      <w:pPr>
        <w:pStyle w:val="Bibliography"/>
      </w:pPr>
      <w:r>
        <w:t xml:space="preserve">Scherner, A., Melander, B., &amp; Kudsk, P. (2016). Vertical distribution and composition of weed seeds within the plough layer after eleven years of contrasting crop rotation and tillage schemes. </w:t>
      </w:r>
      <w:r>
        <w:rPr>
          <w:i/>
          <w:iCs/>
        </w:rPr>
        <w:t>Soil and Tillage Research</w:t>
      </w:r>
      <w:r>
        <w:t xml:space="preserve">, </w:t>
      </w:r>
      <w:r>
        <w:rPr>
          <w:i/>
          <w:iCs/>
        </w:rPr>
        <w:t>161</w:t>
      </w:r>
      <w:r>
        <w:t>, 135–142. https://doi.org/10.1016/j.still.2016.04.005</w:t>
      </w:r>
    </w:p>
    <w:p w14:paraId="32F4978F" w14:textId="77777777" w:rsidR="00E744AB" w:rsidRDefault="00E744AB" w:rsidP="00E744AB">
      <w:pPr>
        <w:pStyle w:val="Bibliography"/>
      </w:pPr>
      <w:r>
        <w:t xml:space="preserve">Sharma, A., Kumar, V., Shahzad, B., Tanveer, M., Sidhu, G. P. S., Handa, N., Kohli, S. K., Yadav, P., Bali, A. S., Parihar, R. D., Dar, O. I., Singh, K., Jasrotia, S., Bakshi, P., Ramakrishnan, M., Kumar, S., Bhardwaj, R., &amp; Thukral, A. K. (2019). Worldwide pesticide usage and its impacts on ecosystem. </w:t>
      </w:r>
      <w:r>
        <w:rPr>
          <w:i/>
          <w:iCs/>
        </w:rPr>
        <w:t>SN Applied Sciences</w:t>
      </w:r>
      <w:r>
        <w:t xml:space="preserve">, </w:t>
      </w:r>
      <w:r>
        <w:rPr>
          <w:i/>
          <w:iCs/>
        </w:rPr>
        <w:t>1</w:t>
      </w:r>
      <w:r>
        <w:t>(11), 1446. https://doi.org/10.1007/s42452-019-1485-1</w:t>
      </w:r>
    </w:p>
    <w:p w14:paraId="6C671BE4" w14:textId="77777777" w:rsidR="00E744AB" w:rsidRDefault="00E744AB" w:rsidP="00E744AB">
      <w:pPr>
        <w:pStyle w:val="Bibliography"/>
      </w:pPr>
      <w:r>
        <w:t xml:space="preserve">Shi, S., Yin, W., Niu, F., Yin, X., &amp; Shi, Y. (2026). Sustainable agricultural practices shape the weed seed bank. A meta-analysis. </w:t>
      </w:r>
      <w:r>
        <w:rPr>
          <w:i/>
          <w:iCs/>
        </w:rPr>
        <w:t>Agronomy for Sustainable Development</w:t>
      </w:r>
      <w:r>
        <w:t xml:space="preserve">, </w:t>
      </w:r>
      <w:r>
        <w:rPr>
          <w:i/>
          <w:iCs/>
        </w:rPr>
        <w:t>46</w:t>
      </w:r>
      <w:r>
        <w:t>(2), 18. https://doi.org/10.1007/s13593-026-01090-1</w:t>
      </w:r>
    </w:p>
    <w:p w14:paraId="4AA5FCF4" w14:textId="77777777" w:rsidR="00E744AB" w:rsidRDefault="00E744AB" w:rsidP="00E744AB">
      <w:pPr>
        <w:pStyle w:val="Bibliography"/>
      </w:pPr>
      <w:r>
        <w:t xml:space="preserve">Shrestha, A., Knezevic, S. Z., Roy, R. C., Ball-Coelho, B. R., &amp; Swanton, C. J. (2002). Effect of tillage, cover crop and crop rotation on the composition of weed flora in a sandy soil. </w:t>
      </w:r>
      <w:r>
        <w:rPr>
          <w:i/>
          <w:iCs/>
        </w:rPr>
        <w:t>Weed Research</w:t>
      </w:r>
      <w:r>
        <w:t xml:space="preserve">, </w:t>
      </w:r>
      <w:r>
        <w:rPr>
          <w:i/>
          <w:iCs/>
        </w:rPr>
        <w:t>42</w:t>
      </w:r>
      <w:r>
        <w:t>(1), 76–87. https://doi.org/10.1046/j.1365-3180.2002.00264.x</w:t>
      </w:r>
    </w:p>
    <w:p w14:paraId="5CE5F1AF" w14:textId="77777777" w:rsidR="00E744AB" w:rsidRDefault="00E744AB" w:rsidP="00E744AB">
      <w:pPr>
        <w:pStyle w:val="Bibliography"/>
      </w:pPr>
      <w:r>
        <w:t xml:space="preserve">Silge, J., &amp; Robinson, D. (2016). tidytext: Text Mining and Analysis Using Tidy Data Principles in R. </w:t>
      </w:r>
      <w:r>
        <w:rPr>
          <w:i/>
          <w:iCs/>
        </w:rPr>
        <w:t>JOSS</w:t>
      </w:r>
      <w:r>
        <w:t xml:space="preserve">, </w:t>
      </w:r>
      <w:r>
        <w:rPr>
          <w:i/>
          <w:iCs/>
        </w:rPr>
        <w:t>1</w:t>
      </w:r>
      <w:r>
        <w:t>(3). https://doi.org/10.21105/joss.00037</w:t>
      </w:r>
    </w:p>
    <w:p w14:paraId="7C75A6A1" w14:textId="77777777" w:rsidR="00E744AB" w:rsidRDefault="00E744AB" w:rsidP="00E744AB">
      <w:pPr>
        <w:pStyle w:val="Bibliography"/>
      </w:pPr>
      <w:r>
        <w:t xml:space="preserve">Smith, P. (2004). How long before a change in soil organic carbon can be detected? </w:t>
      </w:r>
      <w:r>
        <w:rPr>
          <w:i/>
          <w:iCs/>
        </w:rPr>
        <w:t>Global Change Biology</w:t>
      </w:r>
      <w:r>
        <w:t xml:space="preserve">, </w:t>
      </w:r>
      <w:r>
        <w:rPr>
          <w:i/>
          <w:iCs/>
        </w:rPr>
        <w:t>10</w:t>
      </w:r>
      <w:r>
        <w:t>(11), 1878–1883. https://doi.org/10.1111/j.1365-2486.2004.00854.x</w:t>
      </w:r>
    </w:p>
    <w:p w14:paraId="48866972" w14:textId="77777777" w:rsidR="00E744AB" w:rsidRPr="00E744AB" w:rsidRDefault="00E744AB" w:rsidP="00E744AB">
      <w:pPr>
        <w:pStyle w:val="Bibliography"/>
        <w:rPr>
          <w:lang w:val="da-DK"/>
        </w:rPr>
      </w:pPr>
      <w:r>
        <w:lastRenderedPageBreak/>
        <w:t xml:space="preserve">Smith, R. G., Warren, N. D., &amp; Cordeau, S. (2020). Are cover crop mixtures better at suppressing weeds than cover crop monocultures? </w:t>
      </w:r>
      <w:r w:rsidRPr="00E744AB">
        <w:rPr>
          <w:i/>
          <w:iCs/>
          <w:lang w:val="da-DK"/>
        </w:rPr>
        <w:t>Weed Science</w:t>
      </w:r>
      <w:r w:rsidRPr="00E744AB">
        <w:rPr>
          <w:lang w:val="da-DK"/>
        </w:rPr>
        <w:t xml:space="preserve">, </w:t>
      </w:r>
      <w:r w:rsidRPr="00E744AB">
        <w:rPr>
          <w:i/>
          <w:iCs/>
          <w:lang w:val="da-DK"/>
        </w:rPr>
        <w:t>68</w:t>
      </w:r>
      <w:r w:rsidRPr="00E744AB">
        <w:rPr>
          <w:lang w:val="da-DK"/>
        </w:rPr>
        <w:t>(2), 186–194. https://doi.org/10.1017/wsc.2020.12</w:t>
      </w:r>
    </w:p>
    <w:p w14:paraId="67881719" w14:textId="77777777" w:rsidR="00E744AB" w:rsidRDefault="00E744AB" w:rsidP="00E744AB">
      <w:pPr>
        <w:pStyle w:val="Bibliography"/>
      </w:pPr>
      <w:r w:rsidRPr="00E744AB">
        <w:rPr>
          <w:lang w:val="da-DK"/>
        </w:rPr>
        <w:t xml:space="preserve">Sønderskov, M., Rydahl, P., Bøjer, O. M., Jensen, J. E., &amp; Kudsk, P. (2016). </w:t>
      </w:r>
      <w:r>
        <w:t xml:space="preserve">Crop Protection Online—Weeds: A Case Study for Agricultural Decision Support Systems. In J. Papathanasiou, N. Ploskas, &amp; I. Linden (Eds.), </w:t>
      </w:r>
      <w:r>
        <w:rPr>
          <w:i/>
          <w:iCs/>
        </w:rPr>
        <w:t>Real-World Decision Support Systems: Case Studies</w:t>
      </w:r>
      <w:r>
        <w:t xml:space="preserve"> (pp. 303–320). Springer International Publishing. https://doi.org/10.1007/978-3-319-43916-7_13</w:t>
      </w:r>
    </w:p>
    <w:p w14:paraId="6AEB0E5E" w14:textId="77777777" w:rsidR="00E744AB" w:rsidRDefault="00E744AB" w:rsidP="00E744AB">
      <w:pPr>
        <w:pStyle w:val="Bibliography"/>
      </w:pPr>
      <w:r>
        <w:t xml:space="preserve">Statistics Denmark. (2025). </w:t>
      </w:r>
      <w:r>
        <w:rPr>
          <w:i/>
          <w:iCs/>
        </w:rPr>
        <w:t>Cropland</w:t>
      </w:r>
      <w:r>
        <w:t>. https://www.dst.dk/en/Statistik/emner/erhvervsliv/landbrug-gartneri-og-skovbrug/det-dyrkede-areal</w:t>
      </w:r>
    </w:p>
    <w:p w14:paraId="569328C1" w14:textId="77777777" w:rsidR="00E744AB" w:rsidRDefault="00E744AB" w:rsidP="00E744AB">
      <w:pPr>
        <w:pStyle w:val="Bibliography"/>
      </w:pPr>
      <w:r>
        <w:t xml:space="preserve">Storkey, J., &amp; Westbury, D. B. (2007). Managing arable weeds for biodiversity. </w:t>
      </w:r>
      <w:r>
        <w:rPr>
          <w:i/>
          <w:iCs/>
        </w:rPr>
        <w:t>Pest Management Science</w:t>
      </w:r>
      <w:r>
        <w:t xml:space="preserve">, </w:t>
      </w:r>
      <w:r>
        <w:rPr>
          <w:i/>
          <w:iCs/>
        </w:rPr>
        <w:t>63</w:t>
      </w:r>
      <w:r>
        <w:t>(6), 517–523. https://doi.org/10.1002/ps.1375</w:t>
      </w:r>
    </w:p>
    <w:p w14:paraId="668F50A6" w14:textId="77777777" w:rsidR="00E744AB" w:rsidRDefault="00E744AB" w:rsidP="00E744AB">
      <w:pPr>
        <w:pStyle w:val="Bibliography"/>
      </w:pPr>
      <w:r>
        <w:t xml:space="preserve">Sullivan, C. A. O., Whisson, K., Treble, K., Roper, M. M., Micin, S. F., &amp; Ward, P. R. (2017). Biological nitrification inhibition by weeds: Wild radish, brome grass, wild oats and annual ryegrass decrease nitrification rates in their rhizospheres. </w:t>
      </w:r>
      <w:r>
        <w:rPr>
          <w:i/>
          <w:iCs/>
        </w:rPr>
        <w:t>Crop and Pasture Science</w:t>
      </w:r>
      <w:r>
        <w:t xml:space="preserve">, </w:t>
      </w:r>
      <w:r>
        <w:rPr>
          <w:i/>
          <w:iCs/>
        </w:rPr>
        <w:t>68</w:t>
      </w:r>
      <w:r>
        <w:t>(8), 798–804. https://doi.org/10.1071/CP17243</w:t>
      </w:r>
    </w:p>
    <w:p w14:paraId="2315D6A9" w14:textId="77777777" w:rsidR="00E744AB" w:rsidRDefault="00E744AB" w:rsidP="00E744AB">
      <w:pPr>
        <w:pStyle w:val="Bibliography"/>
      </w:pPr>
      <w:r>
        <w:t xml:space="preserve">Swanton, C. J., Shrestha, A., Roy, R. C., Ball-Coelho, B. R., &amp; Knezevic, S. Z. (1999). Effect of tillage systems, N, and cover crop on the composition of weed flora. </w:t>
      </w:r>
      <w:r>
        <w:rPr>
          <w:i/>
          <w:iCs/>
        </w:rPr>
        <w:t>Weed Science</w:t>
      </w:r>
      <w:r>
        <w:t xml:space="preserve">, </w:t>
      </w:r>
      <w:r>
        <w:rPr>
          <w:i/>
          <w:iCs/>
        </w:rPr>
        <w:t>47</w:t>
      </w:r>
      <w:r>
        <w:t>(4), 454–461. https://doi.org/10.1017/S0043174500092079</w:t>
      </w:r>
    </w:p>
    <w:p w14:paraId="17D8C985" w14:textId="77777777" w:rsidR="00E744AB" w:rsidRDefault="00E744AB" w:rsidP="00E744AB">
      <w:pPr>
        <w:pStyle w:val="Bibliography"/>
      </w:pPr>
      <w:r>
        <w:t xml:space="preserve">Vandevoorde, N., Kudsk, P., Agnan, Y., &amp; Baret, P. V. (2025). Five methodological updates of the Danish Pesticide Load Indicator to support EU-wide pesticide risk reduction policies. </w:t>
      </w:r>
      <w:r>
        <w:rPr>
          <w:i/>
          <w:iCs/>
        </w:rPr>
        <w:t>Environmental Research Letters</w:t>
      </w:r>
      <w:r>
        <w:t xml:space="preserve">, </w:t>
      </w:r>
      <w:r>
        <w:rPr>
          <w:i/>
          <w:iCs/>
        </w:rPr>
        <w:t>20</w:t>
      </w:r>
      <w:r>
        <w:t>(12), 124070. https://doi.org/10.1088/1748-9326/ae269b</w:t>
      </w:r>
    </w:p>
    <w:p w14:paraId="72B7A8AA" w14:textId="77777777" w:rsidR="00E744AB" w:rsidRDefault="00E744AB" w:rsidP="00E744AB">
      <w:pPr>
        <w:pStyle w:val="Bibliography"/>
      </w:pPr>
      <w:r>
        <w:lastRenderedPageBreak/>
        <w:t xml:space="preserve">Wan, N.-F., Fu, L., Dainese, M., Kiær, L. P., Hu, Y.-Q., Xin, F., Goulson, D., Woodcock, B. A., Vanbergen, A. J., Spurgeon, D. J., Shen, S., &amp; Scherber, C. (2025). Pesticides have negative effects on non-target organisms. </w:t>
      </w:r>
      <w:r>
        <w:rPr>
          <w:i/>
          <w:iCs/>
        </w:rPr>
        <w:t>Nature Communications</w:t>
      </w:r>
      <w:r>
        <w:t xml:space="preserve">, </w:t>
      </w:r>
      <w:r>
        <w:rPr>
          <w:i/>
          <w:iCs/>
        </w:rPr>
        <w:t>16</w:t>
      </w:r>
      <w:r>
        <w:t>(1), 1360. https://doi.org/10.1038/s41467-025-56732-x</w:t>
      </w:r>
    </w:p>
    <w:p w14:paraId="0ACE6830" w14:textId="77777777" w:rsidR="00E744AB" w:rsidRDefault="00E744AB" w:rsidP="00E744AB">
      <w:pPr>
        <w:pStyle w:val="Bibliography"/>
      </w:pPr>
      <w:r>
        <w:t xml:space="preserve">Weber, J. F., Kunz, C., Peteinatos, G. G., Zikeli, S., &amp; Gerhards, R. (2017). Weed Control Using Conventional Tillage, Reduced Tillage, No-Tillage, and Cover Crops in Organic Soybean. </w:t>
      </w:r>
      <w:r>
        <w:rPr>
          <w:i/>
          <w:iCs/>
        </w:rPr>
        <w:t>Agriculture</w:t>
      </w:r>
      <w:r>
        <w:t xml:space="preserve">, </w:t>
      </w:r>
      <w:r>
        <w:rPr>
          <w:i/>
          <w:iCs/>
        </w:rPr>
        <w:t>7</w:t>
      </w:r>
      <w:r>
        <w:t>(5), 43. https://doi.org/10.3390/agriculture7050043</w:t>
      </w:r>
    </w:p>
    <w:p w14:paraId="2B7FB89B" w14:textId="77777777" w:rsidR="00E744AB" w:rsidRDefault="00E744AB" w:rsidP="00E744AB">
      <w:pPr>
        <w:pStyle w:val="Bibliography"/>
      </w:pPr>
      <w:r>
        <w:t xml:space="preserve">Westh, T. B., Hauschild, M. Z., Birkved, M., Jørgensen, M. S., Rosenbaum, R. K., &amp; Fantke, P. (2015). The USEtox story: A survey of model developer visions and user requirements. </w:t>
      </w:r>
      <w:r>
        <w:rPr>
          <w:i/>
          <w:iCs/>
        </w:rPr>
        <w:t>The International Journal of Life Cycle Assessment</w:t>
      </w:r>
      <w:r>
        <w:t xml:space="preserve">, </w:t>
      </w:r>
      <w:r>
        <w:rPr>
          <w:i/>
          <w:iCs/>
        </w:rPr>
        <w:t>20</w:t>
      </w:r>
      <w:r>
        <w:t>(2), 299–310. https://doi.org/10.1007/s11367-014-0829-8</w:t>
      </w:r>
    </w:p>
    <w:p w14:paraId="5DD9CA81" w14:textId="77777777" w:rsidR="00E744AB" w:rsidRDefault="00E744AB" w:rsidP="00E744AB">
      <w:pPr>
        <w:pStyle w:val="Bibliography"/>
      </w:pPr>
      <w:r>
        <w:t xml:space="preserve">Wickham, H., Averick, M., Bryan, J., Chang, W., McGowan, L. D., François, R., Grolemund, G., Hayes, A., Henry, L., Hester, J., Kuhn, M., Pedersen, T. L., Miller, E., Bache, S. M., Müller, K., Ooms, J., Robinson, D., Seidel, D. P., Spinu, V., … Yutani, H. (2019). Welcome to the Tidyverse. </w:t>
      </w:r>
      <w:r>
        <w:rPr>
          <w:i/>
          <w:iCs/>
        </w:rPr>
        <w:t>Journal of Open Source Software</w:t>
      </w:r>
      <w:r>
        <w:t xml:space="preserve">, </w:t>
      </w:r>
      <w:r>
        <w:rPr>
          <w:i/>
          <w:iCs/>
        </w:rPr>
        <w:t>4</w:t>
      </w:r>
      <w:r>
        <w:t>(43), 1686. https://doi.org/10.21105/joss.01686</w:t>
      </w:r>
    </w:p>
    <w:p w14:paraId="073A998C" w14:textId="77777777" w:rsidR="00E744AB" w:rsidRDefault="00E744AB" w:rsidP="00E744AB">
      <w:pPr>
        <w:pStyle w:val="Bibliography"/>
      </w:pPr>
      <w:r>
        <w:t xml:space="preserve">Wickham, H., &amp; Bryan, J. (2023). </w:t>
      </w:r>
      <w:r>
        <w:rPr>
          <w:i/>
          <w:iCs/>
        </w:rPr>
        <w:t>readxl: Read Excel Files</w:t>
      </w:r>
      <w:r>
        <w:t>. https://CRAN.R-project.org/package=readxl</w:t>
      </w:r>
    </w:p>
    <w:p w14:paraId="6E214BCD" w14:textId="77777777" w:rsidR="00E744AB" w:rsidRDefault="00E744AB" w:rsidP="00E744AB">
      <w:pPr>
        <w:pStyle w:val="Bibliography"/>
      </w:pPr>
      <w:r>
        <w:t xml:space="preserve">Wickham, H., Pedersen, T. L., &amp; Seidel, D. (2025). </w:t>
      </w:r>
      <w:r>
        <w:rPr>
          <w:i/>
          <w:iCs/>
        </w:rPr>
        <w:t>scales: Scale Functions for Visualization</w:t>
      </w:r>
      <w:r>
        <w:t>. https://CRAN.R-project.org/package=scales</w:t>
      </w:r>
    </w:p>
    <w:p w14:paraId="0E65DD4E" w14:textId="77777777" w:rsidR="00E744AB" w:rsidRDefault="00E744AB" w:rsidP="00E744AB">
      <w:pPr>
        <w:pStyle w:val="Bibliography"/>
      </w:pPr>
      <w:r>
        <w:t xml:space="preserve">Xiao, L., Wang, G., Zhou, H., Jin, X., &amp; Luo, Z. (2022). Coupling agricultural system models with machine learning to facilitate regional predictions of management practices and crop production. </w:t>
      </w:r>
      <w:r>
        <w:rPr>
          <w:i/>
          <w:iCs/>
        </w:rPr>
        <w:t>Environmental Research Letters</w:t>
      </w:r>
      <w:r>
        <w:t xml:space="preserve">, </w:t>
      </w:r>
      <w:r>
        <w:rPr>
          <w:i/>
          <w:iCs/>
        </w:rPr>
        <w:t>17</w:t>
      </w:r>
      <w:r>
        <w:t>(11), 114027. https://doi.org/10.1088/1748-9326/ac9c71</w:t>
      </w:r>
    </w:p>
    <w:p w14:paraId="74E7A71D" w14:textId="77777777" w:rsidR="00E744AB" w:rsidRDefault="00E744AB" w:rsidP="00E744AB">
      <w:pPr>
        <w:pStyle w:val="Bibliography"/>
      </w:pPr>
      <w:r>
        <w:lastRenderedPageBreak/>
        <w:t xml:space="preserve">Yvoz, S., Petit, S., Biju-Duval, L., &amp; Cordeau, S. (2020). A framework to type crop management strategies within a production situation to improve the comprehension of weed communities. </w:t>
      </w:r>
      <w:r>
        <w:rPr>
          <w:i/>
          <w:iCs/>
        </w:rPr>
        <w:t>European Journal of Agronomy</w:t>
      </w:r>
      <w:r>
        <w:t xml:space="preserve">, </w:t>
      </w:r>
      <w:r>
        <w:rPr>
          <w:i/>
          <w:iCs/>
        </w:rPr>
        <w:t>115</w:t>
      </w:r>
      <w:r>
        <w:t>, 126009. https://doi.org/10.1016/j.eja.2020.126009</w:t>
      </w:r>
    </w:p>
    <w:p w14:paraId="5B9592F7" w14:textId="6C995CA5" w:rsidR="00602609" w:rsidRPr="003C7F19" w:rsidRDefault="00602609" w:rsidP="00045088">
      <w:pPr>
        <w:spacing w:line="360" w:lineRule="auto"/>
        <w:rPr>
          <w:b/>
          <w:bCs/>
        </w:rPr>
      </w:pPr>
      <w:r>
        <w:rPr>
          <w:b/>
          <w:bCs/>
        </w:rPr>
        <w:fldChar w:fldCharType="end"/>
      </w:r>
      <w:bookmarkEnd w:id="0"/>
    </w:p>
    <w:sectPr w:rsidR="00602609" w:rsidRPr="003C7F19" w:rsidSect="00C33AD4">
      <w:footerReference w:type="even" r:id="rId18"/>
      <w:footerReference w:type="default" r:id="rId19"/>
      <w:pgSz w:w="11906" w:h="16838"/>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rginia Anne Nichols" w:date="2026-03-26T16:06:00Z" w:initials="VN">
    <w:p w14:paraId="4AFC2F20" w14:textId="77777777" w:rsidR="003C5483" w:rsidRDefault="003C5483" w:rsidP="003C5483">
      <w:pPr>
        <w:pStyle w:val="CommentText"/>
      </w:pPr>
      <w:r>
        <w:rPr>
          <w:rStyle w:val="CommentReference"/>
        </w:rPr>
        <w:annotationRef/>
      </w:r>
      <w:r>
        <w:t>Please add your initials to your contribution sections</w:t>
      </w:r>
    </w:p>
  </w:comment>
  <w:comment w:id="2" w:author="Mette Sønderskov" w:date="2026-04-17T09:43:00Z" w:initials="MS">
    <w:p w14:paraId="4BFFB7FE" w14:textId="77777777" w:rsidR="001D631E" w:rsidRDefault="001D631E" w:rsidP="001D631E">
      <w:pPr>
        <w:pStyle w:val="CommentText"/>
      </w:pPr>
      <w:r>
        <w:rPr>
          <w:rStyle w:val="CommentReference"/>
        </w:rPr>
        <w:annotationRef/>
      </w:r>
      <w:r>
        <w:rPr>
          <w:lang w:val="da-DK"/>
        </w:rPr>
        <w:t>What is included in overall value?</w:t>
      </w:r>
    </w:p>
  </w:comment>
  <w:comment w:id="3" w:author="Mette Sønderskov" w:date="2026-04-17T09:44:00Z" w:initials="MS">
    <w:p w14:paraId="26BBA9CD" w14:textId="77777777" w:rsidR="00DB7CAA" w:rsidRDefault="00976C34" w:rsidP="00DB7CAA">
      <w:pPr>
        <w:pStyle w:val="CommentText"/>
      </w:pPr>
      <w:r>
        <w:rPr>
          <w:rStyle w:val="CommentReference"/>
        </w:rPr>
        <w:annotationRef/>
      </w:r>
      <w:r w:rsidR="00DB7CAA">
        <w:rPr>
          <w:lang w:val="da-DK"/>
        </w:rPr>
        <w:t>What is included in performance? Ecol, environ. And agron.?</w:t>
      </w:r>
    </w:p>
  </w:comment>
  <w:comment w:id="5" w:author="Mette Sønderskov" w:date="2026-04-17T09:46:00Z" w:initials="MS">
    <w:p w14:paraId="0753148D" w14:textId="77777777" w:rsidR="00742C7E" w:rsidRDefault="00742C7E" w:rsidP="00742C7E">
      <w:pPr>
        <w:pStyle w:val="CommentText"/>
      </w:pPr>
      <w:r>
        <w:rPr>
          <w:rStyle w:val="CommentReference"/>
        </w:rPr>
        <w:annotationRef/>
      </w:r>
      <w:r>
        <w:rPr>
          <w:lang w:val="da-DK"/>
        </w:rPr>
        <w:t>If it doesn’t compromise a character limit</w:t>
      </w:r>
    </w:p>
  </w:comment>
  <w:comment w:id="6" w:author="Mette Sønderskov" w:date="2026-04-17T09:52:00Z" w:initials="MS">
    <w:p w14:paraId="78166B46" w14:textId="77777777" w:rsidR="006E3186" w:rsidRDefault="006E3186" w:rsidP="006E3186">
      <w:pPr>
        <w:pStyle w:val="CommentText"/>
      </w:pPr>
      <w:r>
        <w:rPr>
          <w:rStyle w:val="CommentReference"/>
        </w:rPr>
        <w:annotationRef/>
      </w:r>
      <w:r>
        <w:rPr>
          <w:lang w:val="da-DK"/>
        </w:rPr>
        <w:t>Is it a consequence of the more holistic assessment and need for conservation mentioned above that creates the potential for identifying the niches? Maybe I just don’t get it right?</w:t>
      </w:r>
    </w:p>
  </w:comment>
  <w:comment w:id="7" w:author="Mette Sønderskov" w:date="2026-04-17T09:55:00Z" w:initials="MS">
    <w:p w14:paraId="68DD4CAE" w14:textId="77777777" w:rsidR="003445EB" w:rsidRDefault="0061475F" w:rsidP="003445EB">
      <w:pPr>
        <w:pStyle w:val="CommentText"/>
      </w:pPr>
      <w:r>
        <w:rPr>
          <w:rStyle w:val="CommentReference"/>
        </w:rPr>
        <w:annotationRef/>
      </w:r>
      <w:r w:rsidR="003445EB">
        <w:rPr>
          <w:lang w:val="da-DK"/>
        </w:rPr>
        <w:t>I do understand the sentence, but I had to read it several times to get it right. Would it be possible to split it up?</w:t>
      </w:r>
    </w:p>
    <w:p w14:paraId="0CD39D49" w14:textId="77777777" w:rsidR="003445EB" w:rsidRDefault="003445EB" w:rsidP="003445EB">
      <w:pPr>
        <w:pStyle w:val="CommentText"/>
      </w:pPr>
      <w:r>
        <w:rPr>
          <w:lang w:val="da-DK"/>
        </w:rPr>
        <w:t>”Each approach has different data requirements and produces outcomes that vary in scope, scale and applicability, yet estimation of potential services and disservices of vegetation communities can provide valuable insight. This requires clear articulation of the goals and assumptions of the estimating procedure within the context of a single study ”</w:t>
      </w:r>
    </w:p>
    <w:p w14:paraId="26517549" w14:textId="77777777" w:rsidR="003445EB" w:rsidRDefault="003445EB" w:rsidP="003445EB">
      <w:pPr>
        <w:pStyle w:val="CommentText"/>
      </w:pPr>
      <w:r>
        <w:rPr>
          <w:lang w:val="da-DK"/>
        </w:rPr>
        <w:t>Not sure if the meaning is still accurate?</w:t>
      </w:r>
    </w:p>
  </w:comment>
  <w:comment w:id="8" w:author="Mette Sønderskov" w:date="2026-04-17T11:13:00Z" w:initials="MS">
    <w:p w14:paraId="5DD55209" w14:textId="77777777" w:rsidR="00C41D09" w:rsidRDefault="00C41D09" w:rsidP="00C41D09">
      <w:pPr>
        <w:pStyle w:val="CommentText"/>
      </w:pPr>
      <w:r>
        <w:rPr>
          <w:rStyle w:val="CommentReference"/>
        </w:rPr>
        <w:annotationRef/>
      </w:r>
      <w:r>
        <w:rPr>
          <w:lang w:val="da-DK"/>
        </w:rPr>
        <w:t>Just realised that in the previous version I red it was two sentences, so you probably merged to save characters. But anyway, use my suggestion as you find suitable</w:t>
      </w:r>
    </w:p>
  </w:comment>
  <w:comment w:id="27" w:author="Mette Sønderskov" w:date="2026-04-17T12:47:00Z" w:initials="MS">
    <w:p w14:paraId="18003801" w14:textId="77777777" w:rsidR="00831BC3" w:rsidRDefault="00831BC3" w:rsidP="00831BC3">
      <w:pPr>
        <w:pStyle w:val="CommentText"/>
      </w:pPr>
      <w:r>
        <w:rPr>
          <w:rStyle w:val="CommentReference"/>
        </w:rPr>
        <w:annotationRef/>
      </w:r>
      <w:r>
        <w:rPr>
          <w:lang w:val="da-DK"/>
        </w:rPr>
        <w:t>Since you have almost the same list in 2.4, I would not use the bullet format here. I have tried to come up with a different phrasing, but use it as you wish</w:t>
      </w:r>
    </w:p>
  </w:comment>
  <w:comment w:id="43" w:author="Virginia Anne Nichols" w:date="2026-03-27T08:59:00Z" w:initials="VN">
    <w:p w14:paraId="5CD165D7" w14:textId="77777777" w:rsidR="002317FF" w:rsidRDefault="002317FF" w:rsidP="002317FF">
      <w:pPr>
        <w:pStyle w:val="CommentText"/>
      </w:pPr>
      <w:r>
        <w:rPr>
          <w:rStyle w:val="CommentReference"/>
        </w:rPr>
        <w:annotationRef/>
      </w:r>
      <w:r>
        <w:t xml:space="preserve">Bo is this true for Flakkebjerg? I know they did it in Foulum. </w:t>
      </w:r>
    </w:p>
  </w:comment>
  <w:comment w:id="44" w:author="Virginia Anne Nichols" w:date="2026-01-22T09:16:00Z" w:initials="VN">
    <w:p w14:paraId="6C81547D" w14:textId="43C7C458" w:rsidR="00A83EB3" w:rsidRDefault="00A83EB3" w:rsidP="001151AB">
      <w:pPr>
        <w:pStyle w:val="CommentText"/>
      </w:pPr>
      <w:r>
        <w:rPr>
          <w:rStyle w:val="CommentReference"/>
        </w:rPr>
        <w:annotationRef/>
      </w:r>
      <w:r>
        <w:t>Bo you didn’t answer my question here about how the different row spacings were accommodated, so I guessed - does this seem reasonable?</w:t>
      </w:r>
    </w:p>
  </w:comment>
  <w:comment w:id="50" w:author="Mette Sønderskov" w:date="2026-04-17T11:44:00Z" w:initials="MS">
    <w:p w14:paraId="6F2EE2CD" w14:textId="77777777" w:rsidR="00E92C91" w:rsidRDefault="00E92C91" w:rsidP="00E92C91">
      <w:pPr>
        <w:pStyle w:val="CommentText"/>
      </w:pPr>
      <w:r>
        <w:rPr>
          <w:rStyle w:val="CommentReference"/>
        </w:rPr>
        <w:annotationRef/>
      </w:r>
      <w:r>
        <w:rPr>
          <w:lang w:val="da-DK"/>
        </w:rPr>
        <w:t>Maybe ”bare soil”? As the explanation is given after the table I was confused for a moment and given that the table should be self-explanatory, I would provide a little extra explanation</w:t>
      </w:r>
    </w:p>
  </w:comment>
  <w:comment w:id="52" w:author="Mette Sønderskov" w:date="2026-04-17T11:58:00Z" w:initials="MS">
    <w:p w14:paraId="36A2E936" w14:textId="77777777" w:rsidR="00276A7E" w:rsidRDefault="00C61C3C" w:rsidP="00276A7E">
      <w:pPr>
        <w:pStyle w:val="CommentText"/>
      </w:pPr>
      <w:r>
        <w:rPr>
          <w:rStyle w:val="CommentReference"/>
        </w:rPr>
        <w:annotationRef/>
      </w:r>
      <w:r w:rsidR="00276A7E">
        <w:rPr>
          <w:lang w:val="da-DK"/>
        </w:rPr>
        <w:t xml:space="preserve">Is this the abstract from the meeting in NL? </w:t>
      </w:r>
    </w:p>
    <w:p w14:paraId="120F92B6" w14:textId="77777777" w:rsidR="00276A7E" w:rsidRDefault="00276A7E" w:rsidP="00276A7E">
      <w:pPr>
        <w:pStyle w:val="CommentText"/>
      </w:pPr>
      <w:r>
        <w:rPr>
          <w:lang w:val="da-DK"/>
        </w:rPr>
        <w:t xml:space="preserve">The actual paper is this, I think: </w:t>
      </w:r>
      <w:r>
        <w:t xml:space="preserve">Andreasen, C. and J. C. Streibig (2011). "Evaluation of changes in weed flora in arable fields of Nordic countries - based on Danish long-term surveys." </w:t>
      </w:r>
      <w:r>
        <w:rPr>
          <w:u w:val="single"/>
        </w:rPr>
        <w:t>Weed Research</w:t>
      </w:r>
      <w:r>
        <w:t xml:space="preserve"> </w:t>
      </w:r>
      <w:r>
        <w:rPr>
          <w:b/>
          <w:bCs/>
        </w:rPr>
        <w:t>51</w:t>
      </w:r>
      <w:r>
        <w:t>(3): 214-226.</w:t>
      </w:r>
    </w:p>
  </w:comment>
  <w:comment w:id="53" w:author="Mette Sønderskov" w:date="2026-04-17T13:10:00Z" w:initials="MS">
    <w:p w14:paraId="4AAFADE1" w14:textId="77777777" w:rsidR="000F029B" w:rsidRDefault="0055699E" w:rsidP="000F029B">
      <w:pPr>
        <w:pStyle w:val="CommentText"/>
      </w:pPr>
      <w:r>
        <w:rPr>
          <w:rStyle w:val="CommentReference"/>
        </w:rPr>
        <w:annotationRef/>
      </w:r>
      <w:r w:rsidR="000F029B">
        <w:rPr>
          <w:lang w:val="da-DK"/>
        </w:rPr>
        <w:t>Is Brassica napus/volunteer oilseed rape included in this group since it is related to volunteer cereals in the sentence? Both the radish used in cover crops (Raphanus sativus var. Oleiformis most commonly) and oilseed rape are Brassicaceae, but I would not call oilseed rape a radish. But maybe there is not a lot of volunteer oilseed</w:t>
      </w:r>
    </w:p>
  </w:comment>
  <w:comment w:id="55" w:author="Mette Sønderskov" w:date="2026-04-17T13:21:00Z" w:initials="MS">
    <w:p w14:paraId="3F9001B5" w14:textId="77777777" w:rsidR="00401245" w:rsidRDefault="00401245" w:rsidP="00401245">
      <w:pPr>
        <w:pStyle w:val="CommentText"/>
      </w:pPr>
      <w:r>
        <w:rPr>
          <w:rStyle w:val="CommentReference"/>
        </w:rPr>
        <w:annotationRef/>
      </w:r>
      <w:r>
        <w:rPr>
          <w:lang w:val="da-DK"/>
        </w:rPr>
        <w:t>While there is no major difference, I think the term established was used in the introduction and I think that it is nice to use the same</w:t>
      </w:r>
    </w:p>
  </w:comment>
  <w:comment w:id="58" w:author="Mette Sønderskov" w:date="2026-04-17T13:30:00Z" w:initials="MS">
    <w:p w14:paraId="111A6197" w14:textId="77777777" w:rsidR="00F259E3" w:rsidRDefault="00F259E3" w:rsidP="00F259E3">
      <w:pPr>
        <w:pStyle w:val="CommentText"/>
      </w:pPr>
      <w:r>
        <w:rPr>
          <w:rStyle w:val="CommentReference"/>
        </w:rPr>
        <w:annotationRef/>
      </w:r>
      <w:r>
        <w:rPr>
          <w:lang w:val="da-DK"/>
        </w:rPr>
        <w:t>Elhakeem et al is from NL, isn’t it?</w:t>
      </w:r>
    </w:p>
  </w:comment>
  <w:comment w:id="61" w:author="Virginia Anne Nichols" w:date="2025-11-26T10:39:00Z" w:initials="VN">
    <w:p w14:paraId="30569D99" w14:textId="77777777" w:rsidR="004E2FCF" w:rsidRDefault="00602609" w:rsidP="004E2FCF">
      <w:pPr>
        <w:pStyle w:val="CommentText"/>
      </w:pPr>
      <w:r>
        <w:rPr>
          <w:rStyle w:val="CommentReference"/>
        </w:rPr>
        <w:annotationRef/>
      </w:r>
      <w:r w:rsidR="004E2FCF">
        <w:t>Bo or Mette can you fill this in?</w:t>
      </w:r>
    </w:p>
  </w:comment>
  <w:comment w:id="62" w:author="Mette Sønderskov" w:date="2026-04-17T13:47:00Z" w:initials="MS">
    <w:p w14:paraId="1C3D9DE3" w14:textId="77777777" w:rsidR="0077797D" w:rsidRDefault="0077797D" w:rsidP="0077797D">
      <w:pPr>
        <w:pStyle w:val="CommentText"/>
      </w:pPr>
      <w:r>
        <w:rPr>
          <w:rStyle w:val="CommentReference"/>
        </w:rPr>
        <w:annotationRef/>
      </w:r>
      <w:r>
        <w:rPr>
          <w:lang w:val="da-DK"/>
        </w:rPr>
        <w:t>I don’t know who else contributed to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FC2F20" w15:done="0"/>
  <w15:commentEx w15:paraId="4BFFB7FE" w15:done="1"/>
  <w15:commentEx w15:paraId="26BBA9CD" w15:done="1"/>
  <w15:commentEx w15:paraId="0753148D" w15:done="1"/>
  <w15:commentEx w15:paraId="78166B46" w15:done="1"/>
  <w15:commentEx w15:paraId="26517549" w15:done="1"/>
  <w15:commentEx w15:paraId="5DD55209" w15:paraIdParent="26517549" w15:done="1"/>
  <w15:commentEx w15:paraId="18003801" w15:done="0"/>
  <w15:commentEx w15:paraId="5CD165D7" w15:done="0"/>
  <w15:commentEx w15:paraId="6C81547D" w15:done="0"/>
  <w15:commentEx w15:paraId="6F2EE2CD" w15:done="0"/>
  <w15:commentEx w15:paraId="120F92B6" w15:done="0"/>
  <w15:commentEx w15:paraId="4AAFADE1" w15:done="0"/>
  <w15:commentEx w15:paraId="3F9001B5" w15:done="0"/>
  <w15:commentEx w15:paraId="111A6197" w15:done="0"/>
  <w15:commentEx w15:paraId="30569D99" w15:done="0"/>
  <w15:commentEx w15:paraId="1C3D9DE3" w15:paraIdParent="30569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37E520" w16cex:dateUtc="2026-03-26T15:06:00Z"/>
  <w16cex:commentExtensible w16cex:durableId="3C72F948" w16cex:dateUtc="2026-04-17T07:43:00Z"/>
  <w16cex:commentExtensible w16cex:durableId="55670996" w16cex:dateUtc="2026-04-17T07:44:00Z"/>
  <w16cex:commentExtensible w16cex:durableId="3B7F0E95" w16cex:dateUtc="2026-04-17T07:46:00Z"/>
  <w16cex:commentExtensible w16cex:durableId="6EB4F336" w16cex:dateUtc="2026-04-17T07:52:00Z"/>
  <w16cex:commentExtensible w16cex:durableId="05256F78" w16cex:dateUtc="2026-04-17T07:55:00Z"/>
  <w16cex:commentExtensible w16cex:durableId="56CA777B" w16cex:dateUtc="2026-04-17T09:13:00Z"/>
  <w16cex:commentExtensible w16cex:durableId="10C0704C" w16cex:dateUtc="2026-04-17T10:47:00Z"/>
  <w16cex:commentExtensible w16cex:durableId="6591D680" w16cex:dateUtc="2026-03-27T07:59:00Z"/>
  <w16cex:commentExtensible w16cex:durableId="33B89A46" w16cex:dateUtc="2026-01-22T08:16:00Z"/>
  <w16cex:commentExtensible w16cex:durableId="21B5F8BB" w16cex:dateUtc="2026-04-17T09:44:00Z"/>
  <w16cex:commentExtensible w16cex:durableId="39CFECE9" w16cex:dateUtc="2026-04-17T09:58:00Z"/>
  <w16cex:commentExtensible w16cex:durableId="7B08DF33" w16cex:dateUtc="2026-04-17T11:10:00Z"/>
  <w16cex:commentExtensible w16cex:durableId="4BB834D8" w16cex:dateUtc="2026-04-17T11:21:00Z"/>
  <w16cex:commentExtensible w16cex:durableId="72F2175B" w16cex:dateUtc="2026-04-17T11:30:00Z"/>
  <w16cex:commentExtensible w16cex:durableId="0C509EE4" w16cex:dateUtc="2025-11-26T09:39:00Z"/>
  <w16cex:commentExtensible w16cex:durableId="262C1CEF" w16cex:dateUtc="2026-04-17T1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FC2F20" w16cid:durableId="3837E520"/>
  <w16cid:commentId w16cid:paraId="4BFFB7FE" w16cid:durableId="3C72F948"/>
  <w16cid:commentId w16cid:paraId="26BBA9CD" w16cid:durableId="55670996"/>
  <w16cid:commentId w16cid:paraId="0753148D" w16cid:durableId="3B7F0E95"/>
  <w16cid:commentId w16cid:paraId="78166B46" w16cid:durableId="6EB4F336"/>
  <w16cid:commentId w16cid:paraId="26517549" w16cid:durableId="05256F78"/>
  <w16cid:commentId w16cid:paraId="5DD55209" w16cid:durableId="56CA777B"/>
  <w16cid:commentId w16cid:paraId="18003801" w16cid:durableId="10C0704C"/>
  <w16cid:commentId w16cid:paraId="5CD165D7" w16cid:durableId="6591D680"/>
  <w16cid:commentId w16cid:paraId="6C81547D" w16cid:durableId="33B89A46"/>
  <w16cid:commentId w16cid:paraId="6F2EE2CD" w16cid:durableId="21B5F8BB"/>
  <w16cid:commentId w16cid:paraId="120F92B6" w16cid:durableId="39CFECE9"/>
  <w16cid:commentId w16cid:paraId="4AAFADE1" w16cid:durableId="7B08DF33"/>
  <w16cid:commentId w16cid:paraId="3F9001B5" w16cid:durableId="4BB834D8"/>
  <w16cid:commentId w16cid:paraId="111A6197" w16cid:durableId="72F2175B"/>
  <w16cid:commentId w16cid:paraId="30569D99" w16cid:durableId="0C509EE4"/>
  <w16cid:commentId w16cid:paraId="1C3D9DE3" w16cid:durableId="262C1C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FC1F4" w14:textId="77777777" w:rsidR="00731264" w:rsidRDefault="00731264">
      <w:r>
        <w:separator/>
      </w:r>
    </w:p>
  </w:endnote>
  <w:endnote w:type="continuationSeparator" w:id="0">
    <w:p w14:paraId="1F8B6539" w14:textId="77777777" w:rsidR="00731264" w:rsidRDefault="00731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3043F" w14:textId="77777777" w:rsidR="00731264" w:rsidRDefault="00731264">
      <w:r>
        <w:separator/>
      </w:r>
    </w:p>
  </w:footnote>
  <w:footnote w:type="continuationSeparator" w:id="0">
    <w:p w14:paraId="59CB8DBE" w14:textId="77777777" w:rsidR="00731264" w:rsidRDefault="007312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0AA621B"/>
    <w:multiLevelType w:val="multilevel"/>
    <w:tmpl w:val="CD74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0"/>
  </w:num>
  <w:num w:numId="2" w16cid:durableId="1421759607">
    <w:abstractNumId w:val="2"/>
  </w:num>
  <w:num w:numId="3" w16cid:durableId="2096780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rson w15:author="Mette Sønderskov">
    <w15:presenceInfo w15:providerId="None" w15:userId="Mette Søndersko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2E2"/>
    <w:rsid w:val="00002830"/>
    <w:rsid w:val="000043B8"/>
    <w:rsid w:val="0000618C"/>
    <w:rsid w:val="000103DD"/>
    <w:rsid w:val="0001054F"/>
    <w:rsid w:val="00022B75"/>
    <w:rsid w:val="000238C4"/>
    <w:rsid w:val="00025376"/>
    <w:rsid w:val="00030C38"/>
    <w:rsid w:val="00030F1C"/>
    <w:rsid w:val="00033458"/>
    <w:rsid w:val="00033FDA"/>
    <w:rsid w:val="000347C5"/>
    <w:rsid w:val="00040339"/>
    <w:rsid w:val="00041F28"/>
    <w:rsid w:val="00045088"/>
    <w:rsid w:val="000508B5"/>
    <w:rsid w:val="00050CDF"/>
    <w:rsid w:val="00055C8C"/>
    <w:rsid w:val="00057203"/>
    <w:rsid w:val="00062BFA"/>
    <w:rsid w:val="00063C63"/>
    <w:rsid w:val="000701DF"/>
    <w:rsid w:val="00075466"/>
    <w:rsid w:val="00083D1C"/>
    <w:rsid w:val="00091299"/>
    <w:rsid w:val="00092530"/>
    <w:rsid w:val="000A074B"/>
    <w:rsid w:val="000A78B8"/>
    <w:rsid w:val="000B0944"/>
    <w:rsid w:val="000B21E9"/>
    <w:rsid w:val="000B2786"/>
    <w:rsid w:val="000B6D43"/>
    <w:rsid w:val="000B7E46"/>
    <w:rsid w:val="000C25A5"/>
    <w:rsid w:val="000D5177"/>
    <w:rsid w:val="000E0ED3"/>
    <w:rsid w:val="000E7436"/>
    <w:rsid w:val="000F029B"/>
    <w:rsid w:val="000F7586"/>
    <w:rsid w:val="00101B88"/>
    <w:rsid w:val="00111917"/>
    <w:rsid w:val="001151AB"/>
    <w:rsid w:val="0012160D"/>
    <w:rsid w:val="00121AD9"/>
    <w:rsid w:val="00123F93"/>
    <w:rsid w:val="0012446A"/>
    <w:rsid w:val="00125166"/>
    <w:rsid w:val="00126F2F"/>
    <w:rsid w:val="00133612"/>
    <w:rsid w:val="0014451B"/>
    <w:rsid w:val="0014626F"/>
    <w:rsid w:val="001479F9"/>
    <w:rsid w:val="00150FA9"/>
    <w:rsid w:val="00156D97"/>
    <w:rsid w:val="0016527C"/>
    <w:rsid w:val="00170EC0"/>
    <w:rsid w:val="00197824"/>
    <w:rsid w:val="0019785A"/>
    <w:rsid w:val="001A00CE"/>
    <w:rsid w:val="001A1114"/>
    <w:rsid w:val="001A1339"/>
    <w:rsid w:val="001A1A26"/>
    <w:rsid w:val="001A2BE0"/>
    <w:rsid w:val="001A455C"/>
    <w:rsid w:val="001B0163"/>
    <w:rsid w:val="001B5010"/>
    <w:rsid w:val="001C0F78"/>
    <w:rsid w:val="001C2FB2"/>
    <w:rsid w:val="001C52EB"/>
    <w:rsid w:val="001C7E86"/>
    <w:rsid w:val="001C7F6C"/>
    <w:rsid w:val="001D3CD3"/>
    <w:rsid w:val="001D4C76"/>
    <w:rsid w:val="001D631E"/>
    <w:rsid w:val="001E2535"/>
    <w:rsid w:val="001E79BC"/>
    <w:rsid w:val="001F07F6"/>
    <w:rsid w:val="00204786"/>
    <w:rsid w:val="00206215"/>
    <w:rsid w:val="00216616"/>
    <w:rsid w:val="0022360D"/>
    <w:rsid w:val="00226AAF"/>
    <w:rsid w:val="002314A6"/>
    <w:rsid w:val="002317FF"/>
    <w:rsid w:val="00231E9B"/>
    <w:rsid w:val="00247F49"/>
    <w:rsid w:val="002505D4"/>
    <w:rsid w:val="0025438D"/>
    <w:rsid w:val="00257317"/>
    <w:rsid w:val="00260E18"/>
    <w:rsid w:val="00274552"/>
    <w:rsid w:val="00276A7E"/>
    <w:rsid w:val="00276F65"/>
    <w:rsid w:val="002770DF"/>
    <w:rsid w:val="00297F70"/>
    <w:rsid w:val="002A08AE"/>
    <w:rsid w:val="002A0F74"/>
    <w:rsid w:val="002A1924"/>
    <w:rsid w:val="002A4453"/>
    <w:rsid w:val="002A518A"/>
    <w:rsid w:val="002A55FC"/>
    <w:rsid w:val="002A5F86"/>
    <w:rsid w:val="002A6EBF"/>
    <w:rsid w:val="002A7D26"/>
    <w:rsid w:val="002B4C35"/>
    <w:rsid w:val="002B6F1A"/>
    <w:rsid w:val="002B6F7E"/>
    <w:rsid w:val="002C160E"/>
    <w:rsid w:val="002C3BDB"/>
    <w:rsid w:val="002C647A"/>
    <w:rsid w:val="002D10E5"/>
    <w:rsid w:val="002D5BD0"/>
    <w:rsid w:val="002E25E6"/>
    <w:rsid w:val="002E4152"/>
    <w:rsid w:val="002E4D53"/>
    <w:rsid w:val="002E66AA"/>
    <w:rsid w:val="002E7F06"/>
    <w:rsid w:val="002F3039"/>
    <w:rsid w:val="002F485B"/>
    <w:rsid w:val="002F5DE4"/>
    <w:rsid w:val="002F64DC"/>
    <w:rsid w:val="00300184"/>
    <w:rsid w:val="003028C3"/>
    <w:rsid w:val="003029A2"/>
    <w:rsid w:val="0032308D"/>
    <w:rsid w:val="003324BB"/>
    <w:rsid w:val="0033669D"/>
    <w:rsid w:val="0034221E"/>
    <w:rsid w:val="003445EB"/>
    <w:rsid w:val="003479FB"/>
    <w:rsid w:val="00381089"/>
    <w:rsid w:val="0038548F"/>
    <w:rsid w:val="0039598B"/>
    <w:rsid w:val="003A1B51"/>
    <w:rsid w:val="003B1029"/>
    <w:rsid w:val="003B122A"/>
    <w:rsid w:val="003C0D24"/>
    <w:rsid w:val="003C4420"/>
    <w:rsid w:val="003C5483"/>
    <w:rsid w:val="003C7F19"/>
    <w:rsid w:val="003D3B6E"/>
    <w:rsid w:val="003E1927"/>
    <w:rsid w:val="003E7454"/>
    <w:rsid w:val="003E7CBF"/>
    <w:rsid w:val="00401245"/>
    <w:rsid w:val="00402490"/>
    <w:rsid w:val="0040336B"/>
    <w:rsid w:val="00406592"/>
    <w:rsid w:val="00423AE6"/>
    <w:rsid w:val="004246D5"/>
    <w:rsid w:val="004346DF"/>
    <w:rsid w:val="00434E4D"/>
    <w:rsid w:val="00434EDD"/>
    <w:rsid w:val="00436E4A"/>
    <w:rsid w:val="00452AA0"/>
    <w:rsid w:val="004564AC"/>
    <w:rsid w:val="00462BFF"/>
    <w:rsid w:val="004639D1"/>
    <w:rsid w:val="0047780D"/>
    <w:rsid w:val="00484C33"/>
    <w:rsid w:val="00494819"/>
    <w:rsid w:val="00496DB9"/>
    <w:rsid w:val="00497809"/>
    <w:rsid w:val="004A247E"/>
    <w:rsid w:val="004A3F82"/>
    <w:rsid w:val="004A6B08"/>
    <w:rsid w:val="004B32D1"/>
    <w:rsid w:val="004C06F7"/>
    <w:rsid w:val="004C0D61"/>
    <w:rsid w:val="004C4425"/>
    <w:rsid w:val="004C54BA"/>
    <w:rsid w:val="004E1E8C"/>
    <w:rsid w:val="004E29C7"/>
    <w:rsid w:val="004E2FCF"/>
    <w:rsid w:val="004E7F25"/>
    <w:rsid w:val="004F07A5"/>
    <w:rsid w:val="004F3DC3"/>
    <w:rsid w:val="004F47C3"/>
    <w:rsid w:val="00504D16"/>
    <w:rsid w:val="00506067"/>
    <w:rsid w:val="005070A2"/>
    <w:rsid w:val="00513033"/>
    <w:rsid w:val="00523DF1"/>
    <w:rsid w:val="0053182E"/>
    <w:rsid w:val="005324F8"/>
    <w:rsid w:val="00532D1E"/>
    <w:rsid w:val="00541BA9"/>
    <w:rsid w:val="00542AB7"/>
    <w:rsid w:val="00542FF3"/>
    <w:rsid w:val="0054576C"/>
    <w:rsid w:val="0054664B"/>
    <w:rsid w:val="0055088F"/>
    <w:rsid w:val="005515FA"/>
    <w:rsid w:val="00553D8F"/>
    <w:rsid w:val="0055699E"/>
    <w:rsid w:val="00556DE2"/>
    <w:rsid w:val="005579A3"/>
    <w:rsid w:val="00561BED"/>
    <w:rsid w:val="00563083"/>
    <w:rsid w:val="005642B7"/>
    <w:rsid w:val="00571F26"/>
    <w:rsid w:val="00572988"/>
    <w:rsid w:val="00582664"/>
    <w:rsid w:val="00583A92"/>
    <w:rsid w:val="00593698"/>
    <w:rsid w:val="00593AFB"/>
    <w:rsid w:val="00593E72"/>
    <w:rsid w:val="0059549C"/>
    <w:rsid w:val="005A4CB9"/>
    <w:rsid w:val="005A746C"/>
    <w:rsid w:val="005B40AA"/>
    <w:rsid w:val="005B5D33"/>
    <w:rsid w:val="005B774F"/>
    <w:rsid w:val="005C0BB4"/>
    <w:rsid w:val="005C27E0"/>
    <w:rsid w:val="005C3B4B"/>
    <w:rsid w:val="005D5FF2"/>
    <w:rsid w:val="005E12EA"/>
    <w:rsid w:val="005E150B"/>
    <w:rsid w:val="005E5E7E"/>
    <w:rsid w:val="005F1FF2"/>
    <w:rsid w:val="005F4DAC"/>
    <w:rsid w:val="005F66E3"/>
    <w:rsid w:val="005F686D"/>
    <w:rsid w:val="005F6DBA"/>
    <w:rsid w:val="00602609"/>
    <w:rsid w:val="0060270F"/>
    <w:rsid w:val="00602B25"/>
    <w:rsid w:val="00604776"/>
    <w:rsid w:val="006067D9"/>
    <w:rsid w:val="00611EAF"/>
    <w:rsid w:val="00614437"/>
    <w:rsid w:val="0061475F"/>
    <w:rsid w:val="00620B5C"/>
    <w:rsid w:val="00623603"/>
    <w:rsid w:val="006263B4"/>
    <w:rsid w:val="0062645F"/>
    <w:rsid w:val="00645D68"/>
    <w:rsid w:val="00646AD5"/>
    <w:rsid w:val="00647DEF"/>
    <w:rsid w:val="0066480E"/>
    <w:rsid w:val="006774E5"/>
    <w:rsid w:val="006804BA"/>
    <w:rsid w:val="00680EF7"/>
    <w:rsid w:val="00686048"/>
    <w:rsid w:val="006A110F"/>
    <w:rsid w:val="006A4060"/>
    <w:rsid w:val="006B1467"/>
    <w:rsid w:val="006B4AC3"/>
    <w:rsid w:val="006B61B6"/>
    <w:rsid w:val="006B6B39"/>
    <w:rsid w:val="006B785A"/>
    <w:rsid w:val="006C04E3"/>
    <w:rsid w:val="006C0AA5"/>
    <w:rsid w:val="006C0C48"/>
    <w:rsid w:val="006C3DC0"/>
    <w:rsid w:val="006D5A73"/>
    <w:rsid w:val="006E0E49"/>
    <w:rsid w:val="006E3186"/>
    <w:rsid w:val="006E36A2"/>
    <w:rsid w:val="006E6121"/>
    <w:rsid w:val="006F15B8"/>
    <w:rsid w:val="006F2D77"/>
    <w:rsid w:val="006F3CE0"/>
    <w:rsid w:val="006F4E10"/>
    <w:rsid w:val="006F54D7"/>
    <w:rsid w:val="00700ACD"/>
    <w:rsid w:val="007010D9"/>
    <w:rsid w:val="00704184"/>
    <w:rsid w:val="00706329"/>
    <w:rsid w:val="00707657"/>
    <w:rsid w:val="0071502D"/>
    <w:rsid w:val="00715DB1"/>
    <w:rsid w:val="00717BE6"/>
    <w:rsid w:val="0072193D"/>
    <w:rsid w:val="00731264"/>
    <w:rsid w:val="00733FC7"/>
    <w:rsid w:val="007348E9"/>
    <w:rsid w:val="00737D7A"/>
    <w:rsid w:val="00742C7E"/>
    <w:rsid w:val="0074488E"/>
    <w:rsid w:val="007604BF"/>
    <w:rsid w:val="00763F20"/>
    <w:rsid w:val="00765D21"/>
    <w:rsid w:val="00770D8A"/>
    <w:rsid w:val="00774D16"/>
    <w:rsid w:val="0077527A"/>
    <w:rsid w:val="00776C96"/>
    <w:rsid w:val="0077797D"/>
    <w:rsid w:val="00781333"/>
    <w:rsid w:val="0078154B"/>
    <w:rsid w:val="00782F03"/>
    <w:rsid w:val="00785EAA"/>
    <w:rsid w:val="007974E5"/>
    <w:rsid w:val="007977B7"/>
    <w:rsid w:val="007A00AB"/>
    <w:rsid w:val="007A1907"/>
    <w:rsid w:val="007A4225"/>
    <w:rsid w:val="007A49E4"/>
    <w:rsid w:val="007B00DA"/>
    <w:rsid w:val="007B2BE5"/>
    <w:rsid w:val="007C0649"/>
    <w:rsid w:val="007C2B45"/>
    <w:rsid w:val="007D24BE"/>
    <w:rsid w:val="007E73A6"/>
    <w:rsid w:val="00802EF3"/>
    <w:rsid w:val="00806BB5"/>
    <w:rsid w:val="00806D32"/>
    <w:rsid w:val="008141BB"/>
    <w:rsid w:val="008302FF"/>
    <w:rsid w:val="00831BC3"/>
    <w:rsid w:val="00840816"/>
    <w:rsid w:val="00842881"/>
    <w:rsid w:val="00842BAE"/>
    <w:rsid w:val="00864051"/>
    <w:rsid w:val="0086566B"/>
    <w:rsid w:val="0086596F"/>
    <w:rsid w:val="00876749"/>
    <w:rsid w:val="008845F0"/>
    <w:rsid w:val="008877EC"/>
    <w:rsid w:val="00890183"/>
    <w:rsid w:val="0089183E"/>
    <w:rsid w:val="008935F3"/>
    <w:rsid w:val="00897714"/>
    <w:rsid w:val="008A45D0"/>
    <w:rsid w:val="008A6D63"/>
    <w:rsid w:val="008A7792"/>
    <w:rsid w:val="008B07A4"/>
    <w:rsid w:val="008C1C95"/>
    <w:rsid w:val="008D2724"/>
    <w:rsid w:val="008D32E3"/>
    <w:rsid w:val="008D3BBD"/>
    <w:rsid w:val="008D3E81"/>
    <w:rsid w:val="008D70A4"/>
    <w:rsid w:val="008E0AD1"/>
    <w:rsid w:val="008E7CD1"/>
    <w:rsid w:val="00901263"/>
    <w:rsid w:val="00911BFB"/>
    <w:rsid w:val="009133AC"/>
    <w:rsid w:val="009217F6"/>
    <w:rsid w:val="0092460A"/>
    <w:rsid w:val="00925DAA"/>
    <w:rsid w:val="00942DBD"/>
    <w:rsid w:val="009432A7"/>
    <w:rsid w:val="00944062"/>
    <w:rsid w:val="00950EEA"/>
    <w:rsid w:val="00953C94"/>
    <w:rsid w:val="00955506"/>
    <w:rsid w:val="00962AFD"/>
    <w:rsid w:val="00967593"/>
    <w:rsid w:val="00972BF0"/>
    <w:rsid w:val="00976C34"/>
    <w:rsid w:val="0098059C"/>
    <w:rsid w:val="0098114B"/>
    <w:rsid w:val="009915C2"/>
    <w:rsid w:val="00997243"/>
    <w:rsid w:val="009A203A"/>
    <w:rsid w:val="009A35F5"/>
    <w:rsid w:val="009A3A5B"/>
    <w:rsid w:val="009A55B2"/>
    <w:rsid w:val="009A7EA2"/>
    <w:rsid w:val="009B158E"/>
    <w:rsid w:val="009B1DCF"/>
    <w:rsid w:val="009B6949"/>
    <w:rsid w:val="009C058A"/>
    <w:rsid w:val="009C1E41"/>
    <w:rsid w:val="009D06A0"/>
    <w:rsid w:val="009D2D8D"/>
    <w:rsid w:val="009D7861"/>
    <w:rsid w:val="009E4F40"/>
    <w:rsid w:val="009E6CDC"/>
    <w:rsid w:val="009F032F"/>
    <w:rsid w:val="009F76B3"/>
    <w:rsid w:val="00A04631"/>
    <w:rsid w:val="00A142CB"/>
    <w:rsid w:val="00A20044"/>
    <w:rsid w:val="00A20B07"/>
    <w:rsid w:val="00A240D9"/>
    <w:rsid w:val="00A249FA"/>
    <w:rsid w:val="00A31C4F"/>
    <w:rsid w:val="00A3505F"/>
    <w:rsid w:val="00A4062D"/>
    <w:rsid w:val="00A41B89"/>
    <w:rsid w:val="00A41D40"/>
    <w:rsid w:val="00A43FCF"/>
    <w:rsid w:val="00A453E4"/>
    <w:rsid w:val="00A52678"/>
    <w:rsid w:val="00A62539"/>
    <w:rsid w:val="00A71CA9"/>
    <w:rsid w:val="00A75203"/>
    <w:rsid w:val="00A80BA5"/>
    <w:rsid w:val="00A80E50"/>
    <w:rsid w:val="00A81ACF"/>
    <w:rsid w:val="00A82D15"/>
    <w:rsid w:val="00A83B4F"/>
    <w:rsid w:val="00A83B95"/>
    <w:rsid w:val="00A83EB3"/>
    <w:rsid w:val="00A8682B"/>
    <w:rsid w:val="00A86FDD"/>
    <w:rsid w:val="00A90095"/>
    <w:rsid w:val="00A935FC"/>
    <w:rsid w:val="00A9790A"/>
    <w:rsid w:val="00AA1DBC"/>
    <w:rsid w:val="00AA2DBB"/>
    <w:rsid w:val="00AA7374"/>
    <w:rsid w:val="00AC0E09"/>
    <w:rsid w:val="00AC10C6"/>
    <w:rsid w:val="00AC574D"/>
    <w:rsid w:val="00AC6691"/>
    <w:rsid w:val="00AD04C7"/>
    <w:rsid w:val="00AD6F9E"/>
    <w:rsid w:val="00AE1EFC"/>
    <w:rsid w:val="00AE2C54"/>
    <w:rsid w:val="00AE3AE5"/>
    <w:rsid w:val="00AE6687"/>
    <w:rsid w:val="00AF0363"/>
    <w:rsid w:val="00AF348D"/>
    <w:rsid w:val="00AF5044"/>
    <w:rsid w:val="00B20190"/>
    <w:rsid w:val="00B2115D"/>
    <w:rsid w:val="00B27B76"/>
    <w:rsid w:val="00B3112B"/>
    <w:rsid w:val="00B409A1"/>
    <w:rsid w:val="00B4141B"/>
    <w:rsid w:val="00B444A3"/>
    <w:rsid w:val="00B54510"/>
    <w:rsid w:val="00B559CC"/>
    <w:rsid w:val="00B65967"/>
    <w:rsid w:val="00B76139"/>
    <w:rsid w:val="00B83835"/>
    <w:rsid w:val="00B84F20"/>
    <w:rsid w:val="00B949C8"/>
    <w:rsid w:val="00BA7F3D"/>
    <w:rsid w:val="00BB112E"/>
    <w:rsid w:val="00BB220E"/>
    <w:rsid w:val="00BB2262"/>
    <w:rsid w:val="00BB7322"/>
    <w:rsid w:val="00BB7C9B"/>
    <w:rsid w:val="00BC2028"/>
    <w:rsid w:val="00BC6842"/>
    <w:rsid w:val="00BC7DE8"/>
    <w:rsid w:val="00BD0B68"/>
    <w:rsid w:val="00BD2394"/>
    <w:rsid w:val="00BD5966"/>
    <w:rsid w:val="00BE5883"/>
    <w:rsid w:val="00BF3618"/>
    <w:rsid w:val="00C04813"/>
    <w:rsid w:val="00C0770F"/>
    <w:rsid w:val="00C10FAD"/>
    <w:rsid w:val="00C1138B"/>
    <w:rsid w:val="00C13EAE"/>
    <w:rsid w:val="00C16073"/>
    <w:rsid w:val="00C20C1A"/>
    <w:rsid w:val="00C23509"/>
    <w:rsid w:val="00C33AD4"/>
    <w:rsid w:val="00C35B15"/>
    <w:rsid w:val="00C37AD5"/>
    <w:rsid w:val="00C41D09"/>
    <w:rsid w:val="00C459D5"/>
    <w:rsid w:val="00C61C3C"/>
    <w:rsid w:val="00C651C3"/>
    <w:rsid w:val="00C70707"/>
    <w:rsid w:val="00C75545"/>
    <w:rsid w:val="00C75709"/>
    <w:rsid w:val="00C817D7"/>
    <w:rsid w:val="00C874A3"/>
    <w:rsid w:val="00C91C94"/>
    <w:rsid w:val="00CA1D8C"/>
    <w:rsid w:val="00CA273C"/>
    <w:rsid w:val="00CA2FBE"/>
    <w:rsid w:val="00CB1BFB"/>
    <w:rsid w:val="00CC097D"/>
    <w:rsid w:val="00CC0DC2"/>
    <w:rsid w:val="00CC1AAD"/>
    <w:rsid w:val="00CC4281"/>
    <w:rsid w:val="00CC4F03"/>
    <w:rsid w:val="00CC5D66"/>
    <w:rsid w:val="00CC6C30"/>
    <w:rsid w:val="00CD19F2"/>
    <w:rsid w:val="00CD7E08"/>
    <w:rsid w:val="00CE4B26"/>
    <w:rsid w:val="00CF198B"/>
    <w:rsid w:val="00CF1E52"/>
    <w:rsid w:val="00CF32A9"/>
    <w:rsid w:val="00CF6D65"/>
    <w:rsid w:val="00D00598"/>
    <w:rsid w:val="00D00706"/>
    <w:rsid w:val="00D00ED4"/>
    <w:rsid w:val="00D066A5"/>
    <w:rsid w:val="00D12203"/>
    <w:rsid w:val="00D208C5"/>
    <w:rsid w:val="00D215C3"/>
    <w:rsid w:val="00D215DB"/>
    <w:rsid w:val="00D276E3"/>
    <w:rsid w:val="00D34E34"/>
    <w:rsid w:val="00D37FA3"/>
    <w:rsid w:val="00D5253E"/>
    <w:rsid w:val="00D52562"/>
    <w:rsid w:val="00D56F4F"/>
    <w:rsid w:val="00D60536"/>
    <w:rsid w:val="00D71BE0"/>
    <w:rsid w:val="00D86704"/>
    <w:rsid w:val="00D87780"/>
    <w:rsid w:val="00D92540"/>
    <w:rsid w:val="00D94220"/>
    <w:rsid w:val="00D96229"/>
    <w:rsid w:val="00DA275B"/>
    <w:rsid w:val="00DA3E7B"/>
    <w:rsid w:val="00DA570F"/>
    <w:rsid w:val="00DB07CC"/>
    <w:rsid w:val="00DB3916"/>
    <w:rsid w:val="00DB7CAA"/>
    <w:rsid w:val="00DC0149"/>
    <w:rsid w:val="00DC0967"/>
    <w:rsid w:val="00DC3511"/>
    <w:rsid w:val="00DC3E09"/>
    <w:rsid w:val="00DC7880"/>
    <w:rsid w:val="00DD04CB"/>
    <w:rsid w:val="00DD770E"/>
    <w:rsid w:val="00DE11A5"/>
    <w:rsid w:val="00DE3417"/>
    <w:rsid w:val="00DE4D97"/>
    <w:rsid w:val="00DF07E9"/>
    <w:rsid w:val="00E0386A"/>
    <w:rsid w:val="00E04EB0"/>
    <w:rsid w:val="00E11F92"/>
    <w:rsid w:val="00E1366F"/>
    <w:rsid w:val="00E16D67"/>
    <w:rsid w:val="00E20D20"/>
    <w:rsid w:val="00E33D15"/>
    <w:rsid w:val="00E35659"/>
    <w:rsid w:val="00E41219"/>
    <w:rsid w:val="00E42022"/>
    <w:rsid w:val="00E458E4"/>
    <w:rsid w:val="00E45AC5"/>
    <w:rsid w:val="00E50039"/>
    <w:rsid w:val="00E50922"/>
    <w:rsid w:val="00E64C10"/>
    <w:rsid w:val="00E67272"/>
    <w:rsid w:val="00E744AB"/>
    <w:rsid w:val="00E75CD1"/>
    <w:rsid w:val="00E77106"/>
    <w:rsid w:val="00E83610"/>
    <w:rsid w:val="00E84791"/>
    <w:rsid w:val="00E912EC"/>
    <w:rsid w:val="00E92C91"/>
    <w:rsid w:val="00E96422"/>
    <w:rsid w:val="00E9789B"/>
    <w:rsid w:val="00EA2B5E"/>
    <w:rsid w:val="00EA5B2A"/>
    <w:rsid w:val="00EA65A3"/>
    <w:rsid w:val="00EB2528"/>
    <w:rsid w:val="00EB3BD5"/>
    <w:rsid w:val="00EC5CCC"/>
    <w:rsid w:val="00ED5301"/>
    <w:rsid w:val="00EE1254"/>
    <w:rsid w:val="00EE52D6"/>
    <w:rsid w:val="00EF288A"/>
    <w:rsid w:val="00EF3506"/>
    <w:rsid w:val="00EF62F9"/>
    <w:rsid w:val="00EF786B"/>
    <w:rsid w:val="00F032FD"/>
    <w:rsid w:val="00F07C2C"/>
    <w:rsid w:val="00F259E3"/>
    <w:rsid w:val="00F26976"/>
    <w:rsid w:val="00F34EA9"/>
    <w:rsid w:val="00F35751"/>
    <w:rsid w:val="00F36B54"/>
    <w:rsid w:val="00F371C1"/>
    <w:rsid w:val="00F41E5B"/>
    <w:rsid w:val="00F4447D"/>
    <w:rsid w:val="00F508EF"/>
    <w:rsid w:val="00F51540"/>
    <w:rsid w:val="00F61077"/>
    <w:rsid w:val="00F667EB"/>
    <w:rsid w:val="00F668A9"/>
    <w:rsid w:val="00F87470"/>
    <w:rsid w:val="00F949F1"/>
    <w:rsid w:val="00F960D0"/>
    <w:rsid w:val="00FA1677"/>
    <w:rsid w:val="00FA499F"/>
    <w:rsid w:val="00FB0203"/>
    <w:rsid w:val="00FC4A41"/>
    <w:rsid w:val="00FD05FC"/>
    <w:rsid w:val="00FD249C"/>
    <w:rsid w:val="00FD373D"/>
    <w:rsid w:val="00FD5287"/>
    <w:rsid w:val="00FD6C6D"/>
    <w:rsid w:val="00FD74C7"/>
    <w:rsid w:val="00FE32A7"/>
    <w:rsid w:val="00FF7E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12160D"/>
    <w:rPr>
      <w:sz w:val="24"/>
      <w:szCs w:val="24"/>
      <w:lang w:eastAsia="en-US"/>
    </w:rPr>
  </w:style>
  <w:style w:type="character" w:styleId="FollowedHyperlink">
    <w:name w:val="FollowedHyperlink"/>
    <w:basedOn w:val="DefaultParagraphFont"/>
    <w:rsid w:val="00A868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Template>
  <TotalTime>231</TotalTime>
  <Pages>37</Pages>
  <Words>36635</Words>
  <Characters>223480</Characters>
  <Application>Microsoft Office Word</Application>
  <DocSecurity>0</DocSecurity>
  <Lines>1862</Lines>
  <Paragraphs>519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259596</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47</cp:revision>
  <cp:lastPrinted>2026-03-26T16:02:00Z</cp:lastPrinted>
  <dcterms:created xsi:type="dcterms:W3CDTF">2026-04-17T07:40:00Z</dcterms:created>
  <dcterms:modified xsi:type="dcterms:W3CDTF">2026-04-28T07:03:00Z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id="LEURjD00"/&gt;&lt;style id="http://www.zotero.org/styles/apa" locale="en-US" hasBibliography="1" bibliographyStyleHasBeenSet="1"/&gt;&lt;prefs&gt;&lt;pref name="fieldType" value="Field"/&gt;&lt;/prefs&gt;&lt;/data&gt;</vt:lpwstr>
  </property>
</Properties>
</file>