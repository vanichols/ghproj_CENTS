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5B756D" w14:textId="4E0D73B4" w:rsidR="00782F03" w:rsidRPr="00B730C3" w:rsidRDefault="000E7436" w:rsidP="00782F03">
      <w:pPr>
        <w:autoSpaceDE w:val="0"/>
        <w:autoSpaceDN w:val="0"/>
        <w:adjustRightInd w:val="0"/>
        <w:jc w:val="center"/>
        <w:rPr>
          <w:rFonts w:ascii="Calibri" w:hAnsi="Calibri" w:cs="Calibri"/>
          <w:b/>
          <w:bCs/>
          <w:lang w:val="fr-CA"/>
        </w:rPr>
      </w:pPr>
      <w:bookmarkStart w:id="0" w:name="_Hlk35338779"/>
      <w:r>
        <w:rPr>
          <w:rFonts w:ascii="Calibri" w:hAnsi="Calibri" w:cs="Calibri"/>
          <w:b/>
          <w:bCs/>
          <w:lang w:val="en-US"/>
        </w:rPr>
        <w:t xml:space="preserve">Using </w:t>
      </w:r>
      <w:r w:rsidR="00782F03">
        <w:rPr>
          <w:rFonts w:ascii="Calibri" w:hAnsi="Calibri" w:cs="Calibri"/>
          <w:b/>
          <w:bCs/>
          <w:lang w:val="en-US"/>
        </w:rPr>
        <w:t>multi</w:t>
      </w:r>
      <w:r>
        <w:rPr>
          <w:rFonts w:ascii="Calibri" w:hAnsi="Calibri" w:cs="Calibri"/>
          <w:b/>
          <w:bCs/>
          <w:lang w:val="en-US"/>
        </w:rPr>
        <w:t xml:space="preserve">ple criteria to evaluate </w:t>
      </w:r>
      <w:r w:rsidR="00782F03">
        <w:rPr>
          <w:rFonts w:ascii="Calibri" w:hAnsi="Calibri" w:cs="Calibri"/>
          <w:b/>
          <w:bCs/>
          <w:lang w:val="en-US"/>
        </w:rPr>
        <w:t xml:space="preserve">fall vegetation </w:t>
      </w:r>
      <w:r>
        <w:rPr>
          <w:rFonts w:ascii="Calibri" w:hAnsi="Calibri" w:cs="Calibri"/>
          <w:b/>
          <w:bCs/>
          <w:lang w:val="en-US"/>
        </w:rPr>
        <w:t xml:space="preserve">highlights tradeoffs in </w:t>
      </w:r>
      <w:r w:rsidR="00782F03">
        <w:rPr>
          <w:rFonts w:ascii="Calibri" w:hAnsi="Calibri" w:cs="Calibri"/>
          <w:b/>
          <w:bCs/>
          <w:lang w:val="en-US"/>
        </w:rPr>
        <w:t xml:space="preserve">cover </w:t>
      </w:r>
      <w:proofErr w:type="gramStart"/>
      <w:r w:rsidR="00782F03">
        <w:rPr>
          <w:rFonts w:ascii="Calibri" w:hAnsi="Calibri" w:cs="Calibri"/>
          <w:b/>
          <w:bCs/>
          <w:lang w:val="en-US"/>
        </w:rPr>
        <w:t>crop</w:t>
      </w:r>
      <w:proofErr w:type="gramEnd"/>
      <w:r w:rsidR="00782F03">
        <w:rPr>
          <w:rFonts w:ascii="Calibri" w:hAnsi="Calibri" w:cs="Calibri"/>
          <w:b/>
          <w:bCs/>
          <w:lang w:val="en-US"/>
        </w:rPr>
        <w:t xml:space="preserve">, </w:t>
      </w:r>
      <w:r w:rsidR="00782F03" w:rsidRPr="00B730C3">
        <w:rPr>
          <w:rFonts w:ascii="Calibri" w:hAnsi="Calibri" w:cs="Calibri"/>
          <w:b/>
          <w:bCs/>
          <w:lang w:val="en-US"/>
        </w:rPr>
        <w:t>tillage</w:t>
      </w:r>
      <w:r w:rsidR="00782F03">
        <w:rPr>
          <w:rFonts w:ascii="Calibri" w:hAnsi="Calibri" w:cs="Calibri"/>
          <w:b/>
          <w:bCs/>
          <w:lang w:val="en-US"/>
        </w:rPr>
        <w:t xml:space="preserve"> and</w:t>
      </w:r>
      <w:r w:rsidR="00782F03" w:rsidRPr="00B730C3">
        <w:rPr>
          <w:rFonts w:ascii="Calibri" w:hAnsi="Calibri" w:cs="Calibri"/>
          <w:b/>
          <w:bCs/>
          <w:lang w:val="en-US"/>
        </w:rPr>
        <w:t xml:space="preserve"> </w:t>
      </w:r>
      <w:r w:rsidR="00782F03">
        <w:rPr>
          <w:rFonts w:ascii="Calibri" w:hAnsi="Calibri" w:cs="Calibri"/>
          <w:b/>
          <w:bCs/>
          <w:lang w:val="en-US"/>
        </w:rPr>
        <w:t>residue</w:t>
      </w:r>
      <w:r w:rsidR="00782F03" w:rsidRPr="00B730C3">
        <w:rPr>
          <w:rFonts w:ascii="Calibri" w:hAnsi="Calibri" w:cs="Calibri"/>
          <w:b/>
          <w:bCs/>
          <w:lang w:val="en-US"/>
        </w:rPr>
        <w:t xml:space="preserve"> management</w:t>
      </w:r>
      <w:r>
        <w:rPr>
          <w:rFonts w:ascii="Calibri" w:hAnsi="Calibri" w:cs="Calibri"/>
          <w:b/>
          <w:bCs/>
          <w:lang w:val="en-US"/>
        </w:rPr>
        <w:t xml:space="preserve"> systems</w:t>
      </w:r>
    </w:p>
    <w:p w14:paraId="4B503908" w14:textId="77777777" w:rsidR="0053182E" w:rsidRPr="00782F03" w:rsidRDefault="0053182E" w:rsidP="00045088">
      <w:pPr>
        <w:spacing w:line="360" w:lineRule="auto"/>
        <w:rPr>
          <w:lang w:val="fr-CA"/>
        </w:rPr>
      </w:pPr>
    </w:p>
    <w:p w14:paraId="5FA8BC59" w14:textId="15684B6C" w:rsidR="0053182E" w:rsidRPr="00806BB5" w:rsidRDefault="009432A7" w:rsidP="00045088">
      <w:pPr>
        <w:spacing w:line="360" w:lineRule="auto"/>
        <w:rPr>
          <w:b/>
          <w:bCs/>
          <w:lang w:val="fr-CA"/>
        </w:rPr>
      </w:pPr>
      <w:r w:rsidRPr="00806BB5">
        <w:rPr>
          <w:b/>
          <w:bCs/>
          <w:lang w:val="fr-CA"/>
        </w:rPr>
        <w:t>Virginia A. Nichols</w:t>
      </w:r>
      <w:r w:rsidR="008141BB" w:rsidRPr="00806BB5">
        <w:rPr>
          <w:b/>
          <w:bCs/>
          <w:vertAlign w:val="superscript"/>
          <w:lang w:val="fr-CA"/>
        </w:rPr>
        <w:t>1</w:t>
      </w:r>
      <w:r w:rsidR="009D06A0" w:rsidRPr="00806BB5">
        <w:rPr>
          <w:b/>
          <w:bCs/>
          <w:lang w:val="fr-CA"/>
        </w:rPr>
        <w:t xml:space="preserve"> </w:t>
      </w:r>
      <w:r w:rsidRPr="00806BB5">
        <w:rPr>
          <w:b/>
          <w:bCs/>
          <w:lang w:val="fr-CA"/>
        </w:rPr>
        <w:t>Marco Gentili</w:t>
      </w:r>
      <w:r w:rsidR="008141BB" w:rsidRPr="00806BB5">
        <w:rPr>
          <w:b/>
          <w:bCs/>
          <w:vertAlign w:val="superscript"/>
          <w:lang w:val="fr-CA"/>
        </w:rPr>
        <w:t>1</w:t>
      </w:r>
      <w:r w:rsidR="0053182E" w:rsidRPr="00806BB5">
        <w:rPr>
          <w:b/>
          <w:bCs/>
          <w:lang w:val="fr-CA"/>
        </w:rPr>
        <w:t xml:space="preserve"> </w:t>
      </w:r>
      <w:r w:rsidRPr="00806BB5">
        <w:rPr>
          <w:b/>
          <w:bCs/>
          <w:lang w:val="fr-CA"/>
        </w:rPr>
        <w:t>Emma Randahl-Beltran</w:t>
      </w:r>
      <w:r w:rsidRPr="00806BB5">
        <w:rPr>
          <w:b/>
          <w:bCs/>
          <w:vertAlign w:val="superscript"/>
          <w:lang w:val="fr-CA"/>
        </w:rPr>
        <w:t>1</w:t>
      </w:r>
      <w:r w:rsidRPr="00806BB5">
        <w:rPr>
          <w:b/>
          <w:bCs/>
          <w:lang w:val="fr-CA"/>
        </w:rPr>
        <w:t xml:space="preserve"> Mette Sønderskov</w:t>
      </w:r>
      <w:r w:rsidRPr="00806BB5">
        <w:rPr>
          <w:b/>
          <w:bCs/>
          <w:vertAlign w:val="superscript"/>
          <w:lang w:val="fr-CA"/>
        </w:rPr>
        <w:t>1</w:t>
      </w:r>
      <w:r w:rsidRPr="00806BB5">
        <w:rPr>
          <w:b/>
          <w:bCs/>
          <w:lang w:val="fr-CA"/>
        </w:rPr>
        <w:t xml:space="preserve"> Bo Melander</w:t>
      </w:r>
      <w:r w:rsidRPr="00806BB5">
        <w:rPr>
          <w:b/>
          <w:bCs/>
          <w:vertAlign w:val="superscript"/>
          <w:lang w:val="fr-CA"/>
        </w:rPr>
        <w:t>1</w:t>
      </w:r>
    </w:p>
    <w:p w14:paraId="674E975E" w14:textId="77777777" w:rsidR="0053182E" w:rsidRPr="00806BB5" w:rsidRDefault="0053182E" w:rsidP="00045088">
      <w:pPr>
        <w:spacing w:line="360" w:lineRule="auto"/>
        <w:rPr>
          <w:lang w:val="fr-CA"/>
        </w:rPr>
      </w:pPr>
    </w:p>
    <w:p w14:paraId="4D11E6B6" w14:textId="7AE7F584" w:rsidR="0053182E" w:rsidRPr="00806BB5" w:rsidRDefault="008141BB" w:rsidP="00045088">
      <w:pPr>
        <w:spacing w:line="360" w:lineRule="auto"/>
        <w:rPr>
          <w:lang w:val="fr-CA"/>
        </w:rPr>
      </w:pPr>
      <w:r w:rsidRPr="00806BB5">
        <w:rPr>
          <w:vertAlign w:val="superscript"/>
          <w:lang w:val="fr-CA"/>
        </w:rPr>
        <w:t>1</w:t>
      </w:r>
      <w:r w:rsidR="009432A7" w:rsidRPr="00806BB5">
        <w:rPr>
          <w:lang w:val="fr-CA"/>
        </w:rPr>
        <w:t>Department of Agroecology</w:t>
      </w:r>
      <w:r w:rsidR="0053182E" w:rsidRPr="00806BB5">
        <w:rPr>
          <w:lang w:val="fr-CA"/>
        </w:rPr>
        <w:t xml:space="preserve">, </w:t>
      </w:r>
      <w:r w:rsidR="009432A7" w:rsidRPr="00806BB5">
        <w:rPr>
          <w:lang w:val="fr-CA"/>
        </w:rPr>
        <w:t xml:space="preserve">Aarhus </w:t>
      </w:r>
      <w:proofErr w:type="spellStart"/>
      <w:r w:rsidR="009432A7" w:rsidRPr="00806BB5">
        <w:rPr>
          <w:lang w:val="fr-CA"/>
        </w:rPr>
        <w:t>University</w:t>
      </w:r>
      <w:proofErr w:type="spellEnd"/>
      <w:r w:rsidR="009432A7" w:rsidRPr="00806BB5">
        <w:rPr>
          <w:lang w:val="fr-CA"/>
        </w:rPr>
        <w:t xml:space="preserve">, 1 </w:t>
      </w:r>
      <w:proofErr w:type="spellStart"/>
      <w:r w:rsidR="009432A7" w:rsidRPr="00806BB5">
        <w:rPr>
          <w:lang w:val="fr-CA"/>
        </w:rPr>
        <w:t>Forsøgsvej</w:t>
      </w:r>
      <w:proofErr w:type="spellEnd"/>
      <w:r w:rsidR="009432A7" w:rsidRPr="00806BB5">
        <w:rPr>
          <w:lang w:val="fr-CA"/>
        </w:rPr>
        <w:t xml:space="preserve">, 4200 Slagelse, </w:t>
      </w:r>
      <w:proofErr w:type="spellStart"/>
      <w:r w:rsidR="009432A7" w:rsidRPr="00806BB5">
        <w:rPr>
          <w:lang w:val="fr-CA"/>
        </w:rPr>
        <w:t>Denmark</w:t>
      </w:r>
      <w:proofErr w:type="spellEnd"/>
      <w:r w:rsidR="00C23509" w:rsidRPr="00806BB5">
        <w:rPr>
          <w:lang w:val="fr-CA"/>
        </w:rPr>
        <w:t xml:space="preserve"> </w:t>
      </w:r>
    </w:p>
    <w:p w14:paraId="13CD2A59" w14:textId="1C0ACE3E" w:rsidR="008141BB" w:rsidRPr="00806BB5" w:rsidRDefault="008141BB" w:rsidP="00045088">
      <w:pPr>
        <w:spacing w:line="360" w:lineRule="auto"/>
        <w:rPr>
          <w:lang w:val="fr-CA"/>
        </w:rPr>
      </w:pPr>
    </w:p>
    <w:p w14:paraId="6596DF3D" w14:textId="50D140CB" w:rsidR="008141BB" w:rsidRPr="00806BB5" w:rsidRDefault="008141BB" w:rsidP="00045088">
      <w:pPr>
        <w:spacing w:line="360" w:lineRule="auto"/>
        <w:rPr>
          <w:lang w:val="fr-CA"/>
        </w:rPr>
      </w:pPr>
      <w:proofErr w:type="spellStart"/>
      <w:r w:rsidRPr="00806BB5">
        <w:rPr>
          <w:lang w:val="fr-CA"/>
        </w:rPr>
        <w:t>Correspondence</w:t>
      </w:r>
      <w:proofErr w:type="spellEnd"/>
    </w:p>
    <w:p w14:paraId="06AF94F3" w14:textId="6020F3F2" w:rsidR="008141BB" w:rsidRPr="00045088" w:rsidRDefault="009432A7" w:rsidP="00045088">
      <w:pPr>
        <w:spacing w:line="360" w:lineRule="auto"/>
      </w:pPr>
      <w:r>
        <w:t>Virginia A. Nichols</w:t>
      </w:r>
    </w:p>
    <w:p w14:paraId="69317082" w14:textId="7A94EB73" w:rsidR="008141BB" w:rsidRDefault="008141BB" w:rsidP="00045088">
      <w:pPr>
        <w:spacing w:line="360" w:lineRule="auto"/>
        <w:rPr>
          <w:lang w:val="en-US"/>
        </w:rPr>
      </w:pPr>
      <w:r w:rsidRPr="00045088">
        <w:t xml:space="preserve">Email: </w:t>
      </w:r>
      <w:hyperlink r:id="rId8" w:history="1">
        <w:r w:rsidR="009432A7" w:rsidRPr="00561EFC">
          <w:rPr>
            <w:rStyle w:val="Hyperlink"/>
          </w:rPr>
          <w:t>gina.nichols</w:t>
        </w:r>
        <w:r w:rsidR="009432A7" w:rsidRPr="00561EFC">
          <w:rPr>
            <w:rStyle w:val="Hyperlink"/>
            <w:lang w:val="en-US"/>
          </w:rPr>
          <w:t>@agro.au.dk</w:t>
        </w:r>
      </w:hyperlink>
    </w:p>
    <w:p w14:paraId="6FD048AC" w14:textId="412D01E3" w:rsidR="009432A7" w:rsidRDefault="009432A7" w:rsidP="00045088">
      <w:pPr>
        <w:spacing w:line="360" w:lineRule="auto"/>
        <w:rPr>
          <w:lang w:val="en-US"/>
        </w:rPr>
      </w:pPr>
      <w:r>
        <w:rPr>
          <w:lang w:val="en-US"/>
        </w:rPr>
        <w:t>Marco…</w:t>
      </w:r>
    </w:p>
    <w:p w14:paraId="3D5DF2E4" w14:textId="7630C702" w:rsidR="009432A7" w:rsidRDefault="009432A7" w:rsidP="00045088">
      <w:pPr>
        <w:spacing w:line="360" w:lineRule="auto"/>
        <w:rPr>
          <w:lang w:val="en-US"/>
        </w:rPr>
      </w:pPr>
      <w:r>
        <w:rPr>
          <w:lang w:val="en-US"/>
        </w:rPr>
        <w:t>Emma</w:t>
      </w:r>
    </w:p>
    <w:p w14:paraId="6DD3D143" w14:textId="2BE71097" w:rsidR="009432A7" w:rsidRDefault="009432A7" w:rsidP="00045088">
      <w:pPr>
        <w:spacing w:line="360" w:lineRule="auto"/>
        <w:rPr>
          <w:lang w:val="en-US"/>
        </w:rPr>
      </w:pPr>
      <w:r>
        <w:rPr>
          <w:lang w:val="en-US"/>
        </w:rPr>
        <w:t>Mette</w:t>
      </w:r>
    </w:p>
    <w:p w14:paraId="282E3391" w14:textId="45698E2E" w:rsidR="009432A7" w:rsidRPr="009432A7" w:rsidRDefault="009432A7" w:rsidP="00045088">
      <w:pPr>
        <w:spacing w:line="360" w:lineRule="auto"/>
        <w:rPr>
          <w:lang w:val="en-US"/>
        </w:rPr>
      </w:pPr>
      <w:r>
        <w:rPr>
          <w:lang w:val="en-US"/>
        </w:rPr>
        <w:t>Bo…</w:t>
      </w:r>
    </w:p>
    <w:p w14:paraId="42CCADBB" w14:textId="0EF9F97E" w:rsidR="0053182E" w:rsidRPr="00045088" w:rsidRDefault="0053182E" w:rsidP="00045088">
      <w:pPr>
        <w:spacing w:line="360" w:lineRule="auto"/>
      </w:pPr>
    </w:p>
    <w:p w14:paraId="26E51B1C" w14:textId="785E09A7" w:rsidR="008141BB" w:rsidRPr="00045088" w:rsidRDefault="008141BB" w:rsidP="00045088">
      <w:pPr>
        <w:spacing w:line="360" w:lineRule="auto"/>
      </w:pPr>
      <w:r w:rsidRPr="00045088">
        <w:t>Funding information</w:t>
      </w:r>
    </w:p>
    <w:p w14:paraId="4AA53398" w14:textId="57302D79" w:rsidR="008141BB" w:rsidRPr="00045088" w:rsidRDefault="00D52562" w:rsidP="00045088">
      <w:pPr>
        <w:spacing w:line="360" w:lineRule="auto"/>
      </w:pPr>
      <w:r>
        <w:t>[List n</w:t>
      </w:r>
      <w:r w:rsidR="008141BB" w:rsidRPr="00045088">
        <w:t>ame of funders</w:t>
      </w:r>
      <w:r>
        <w:t xml:space="preserve"> and grant details]</w:t>
      </w:r>
    </w:p>
    <w:p w14:paraId="4131C210" w14:textId="54E40408" w:rsidR="00C23509" w:rsidRPr="00045088" w:rsidRDefault="009432A7" w:rsidP="00045088">
      <w:pPr>
        <w:spacing w:line="360" w:lineRule="auto"/>
      </w:pPr>
      <w:r>
        <w:t>Bo</w:t>
      </w:r>
      <w:r w:rsidR="00BC7DE8">
        <w:t>?</w:t>
      </w:r>
    </w:p>
    <w:p w14:paraId="2A994339" w14:textId="77777777" w:rsidR="009432A7" w:rsidRDefault="009432A7" w:rsidP="00045088">
      <w:pPr>
        <w:spacing w:line="360" w:lineRule="auto"/>
      </w:pPr>
    </w:p>
    <w:p w14:paraId="1B304622" w14:textId="77777777" w:rsidR="00B76139" w:rsidRPr="00045088" w:rsidRDefault="00C23509" w:rsidP="00045088">
      <w:pPr>
        <w:spacing w:line="360" w:lineRule="auto"/>
      </w:pPr>
      <w:r w:rsidRPr="00045088">
        <w:t xml:space="preserve">Word count = </w:t>
      </w:r>
      <w:r w:rsidR="00CF198B" w:rsidRPr="00045088">
        <w:t>7</w:t>
      </w:r>
      <w:r w:rsidRPr="00045088">
        <w:t>000 maximum (including all tables, legends and references)</w:t>
      </w:r>
    </w:p>
    <w:p w14:paraId="25FF3F26" w14:textId="6603F1F7" w:rsidR="0053182E" w:rsidRDefault="0053182E" w:rsidP="00045088">
      <w:pPr>
        <w:spacing w:line="360" w:lineRule="auto"/>
        <w:rPr>
          <w:b/>
          <w:bCs/>
        </w:rPr>
      </w:pPr>
      <w:r w:rsidRPr="00045088">
        <w:br w:type="page"/>
      </w:r>
      <w:r w:rsidR="008141BB" w:rsidRPr="00045088">
        <w:rPr>
          <w:b/>
          <w:bCs/>
        </w:rPr>
        <w:lastRenderedPageBreak/>
        <w:t>Abstract</w:t>
      </w:r>
      <w:r w:rsidR="009432A7">
        <w:rPr>
          <w:b/>
          <w:bCs/>
        </w:rPr>
        <w:t xml:space="preserve"> (250 words max)</w:t>
      </w:r>
    </w:p>
    <w:p w14:paraId="62B478B5" w14:textId="2EF2B9A9" w:rsidR="00E04EB0" w:rsidRPr="00E04EB0" w:rsidRDefault="007A1907" w:rsidP="00E04EB0">
      <w:pPr>
        <w:spacing w:line="360" w:lineRule="auto"/>
        <w:rPr>
          <w:lang w:val="en-US"/>
        </w:rPr>
      </w:pPr>
      <w:r>
        <w:rPr>
          <w:lang w:val="en-US"/>
        </w:rPr>
        <w:t xml:space="preserve">In certain contexts, </w:t>
      </w:r>
      <w:commentRangeStart w:id="1"/>
      <w:r>
        <w:rPr>
          <w:lang w:val="en-US"/>
        </w:rPr>
        <w:t>n</w:t>
      </w:r>
      <w:r w:rsidR="00E04EB0" w:rsidRPr="00E04EB0">
        <w:rPr>
          <w:lang w:val="en-US"/>
        </w:rPr>
        <w:t>on-crop vegetation</w:t>
      </w:r>
      <w:commentRangeEnd w:id="1"/>
      <w:r w:rsidR="00A11724">
        <w:rPr>
          <w:rStyle w:val="CommentReference"/>
        </w:rPr>
        <w:commentReference w:id="1"/>
      </w:r>
      <w:r w:rsidR="00E04EB0" w:rsidRPr="00E04EB0">
        <w:rPr>
          <w:lang w:val="en-US"/>
        </w:rPr>
        <w:t xml:space="preserve"> in agricultural fields may offer opportunities to </w:t>
      </w:r>
      <w:r w:rsidR="00E04EB0">
        <w:rPr>
          <w:lang w:val="en-US"/>
        </w:rPr>
        <w:t xml:space="preserve">support </w:t>
      </w:r>
      <w:r w:rsidR="005F4DAC">
        <w:rPr>
          <w:lang w:val="en-US"/>
        </w:rPr>
        <w:t xml:space="preserve">positive </w:t>
      </w:r>
      <w:r w:rsidR="00E04EB0">
        <w:rPr>
          <w:lang w:val="en-US"/>
        </w:rPr>
        <w:t>environmental</w:t>
      </w:r>
      <w:r w:rsidR="005F4DAC">
        <w:rPr>
          <w:lang w:val="en-US"/>
        </w:rPr>
        <w:t xml:space="preserve"> outcomes without compromising productivity</w:t>
      </w:r>
      <w:r w:rsidR="00E04EB0">
        <w:rPr>
          <w:lang w:val="en-US"/>
        </w:rPr>
        <w:t xml:space="preserve">. </w:t>
      </w:r>
      <w:r w:rsidR="00E04EB0" w:rsidRPr="00E04EB0">
        <w:rPr>
          <w:lang w:val="en-US"/>
        </w:rPr>
        <w:t xml:space="preserve">Over three growing seasons in Denmark, we evaluated the ecological, </w:t>
      </w:r>
      <w:r w:rsidR="005F4DAC">
        <w:rPr>
          <w:lang w:val="en-US"/>
        </w:rPr>
        <w:t xml:space="preserve">environmental </w:t>
      </w:r>
      <w:r w:rsidR="00E04EB0" w:rsidRPr="00E04EB0">
        <w:rPr>
          <w:lang w:val="en-US"/>
        </w:rPr>
        <w:t xml:space="preserve">and agronomic performance of fall vegetation communities </w:t>
      </w:r>
      <w:r>
        <w:rPr>
          <w:lang w:val="en-US"/>
        </w:rPr>
        <w:t xml:space="preserve">in </w:t>
      </w:r>
      <w:r w:rsidR="00E04EB0" w:rsidRPr="00E04EB0">
        <w:rPr>
          <w:lang w:val="en-US"/>
        </w:rPr>
        <w:t>a spring barley (</w:t>
      </w:r>
      <w:r w:rsidR="00E04EB0" w:rsidRPr="00E04EB0">
        <w:rPr>
          <w:i/>
          <w:iCs/>
          <w:lang w:val="en-US"/>
        </w:rPr>
        <w:t>Hordeum vulgare</w:t>
      </w:r>
      <w:r w:rsidR="00E04EB0" w:rsidRPr="00E04EB0">
        <w:rPr>
          <w:lang w:val="en-US"/>
        </w:rPr>
        <w:t>)–oat (</w:t>
      </w:r>
      <w:r w:rsidR="00E04EB0" w:rsidRPr="00E04EB0">
        <w:rPr>
          <w:i/>
          <w:iCs/>
          <w:lang w:val="en-US"/>
        </w:rPr>
        <w:t>Avena sativa</w:t>
      </w:r>
      <w:r w:rsidR="00E04EB0" w:rsidRPr="00E04EB0">
        <w:rPr>
          <w:lang w:val="en-US"/>
        </w:rPr>
        <w:t>)–faba bean (</w:t>
      </w:r>
      <w:r w:rsidR="00E04EB0" w:rsidRPr="00E04EB0">
        <w:rPr>
          <w:i/>
          <w:iCs/>
          <w:lang w:val="en-US"/>
        </w:rPr>
        <w:t>Vicia faba</w:t>
      </w:r>
      <w:r w:rsidR="00E04EB0" w:rsidRPr="00E04EB0">
        <w:rPr>
          <w:lang w:val="en-US"/>
        </w:rPr>
        <w:t>) rotation</w:t>
      </w:r>
      <w:r>
        <w:rPr>
          <w:lang w:val="en-US"/>
        </w:rPr>
        <w:t xml:space="preserve"> grown </w:t>
      </w:r>
      <w:r w:rsidRPr="00E04EB0">
        <w:rPr>
          <w:lang w:val="en-US"/>
        </w:rPr>
        <w:t xml:space="preserve">under </w:t>
      </w:r>
      <w:r w:rsidRPr="00BE6F86">
        <w:rPr>
          <w:highlight w:val="yellow"/>
          <w:lang w:val="en-US"/>
        </w:rPr>
        <w:t>thirty management systems</w:t>
      </w:r>
      <w:r w:rsidR="002C6C36">
        <w:rPr>
          <w:lang w:val="en-US"/>
        </w:rPr>
        <w:t xml:space="preserve"> </w:t>
      </w:r>
      <w:ins w:id="2" w:author="Mette Sønderskov" w:date="2026-01-09T12:26:00Z" w16du:dateUtc="2026-01-09T11:26:00Z">
        <w:r w:rsidR="00940347">
          <w:rPr>
            <w:lang w:val="en-US"/>
          </w:rPr>
          <w:t xml:space="preserve">combining cover crop strategies with tillage strategies with or without </w:t>
        </w:r>
        <w:r w:rsidR="00B31CD6">
          <w:rPr>
            <w:lang w:val="en-US"/>
          </w:rPr>
          <w:t>straw removal</w:t>
        </w:r>
      </w:ins>
      <w:r w:rsidR="00E04EB0" w:rsidRPr="00E04EB0">
        <w:rPr>
          <w:lang w:val="en-US"/>
        </w:rPr>
        <w:t xml:space="preserve">. </w:t>
      </w:r>
      <w:r w:rsidR="000E7436">
        <w:rPr>
          <w:lang w:val="en-US"/>
        </w:rPr>
        <w:t>F</w:t>
      </w:r>
      <w:r w:rsidR="00E04EB0" w:rsidRPr="00E04EB0">
        <w:rPr>
          <w:lang w:val="en-US"/>
        </w:rPr>
        <w:t>ive cover crop systems—grass/clover (</w:t>
      </w:r>
      <w:r w:rsidR="00E04EB0" w:rsidRPr="00E04EB0">
        <w:rPr>
          <w:i/>
          <w:iCs/>
          <w:lang w:val="en-US"/>
        </w:rPr>
        <w:t xml:space="preserve">Lolium </w:t>
      </w:r>
      <w:proofErr w:type="spellStart"/>
      <w:r w:rsidR="00E04EB0" w:rsidRPr="00E04EB0">
        <w:rPr>
          <w:i/>
          <w:iCs/>
          <w:lang w:val="en-US"/>
        </w:rPr>
        <w:t>perenne</w:t>
      </w:r>
      <w:proofErr w:type="spellEnd"/>
      <w:r w:rsidR="00E04EB0" w:rsidRPr="00E04EB0">
        <w:rPr>
          <w:lang w:val="en-US"/>
        </w:rPr>
        <w:t>/</w:t>
      </w:r>
      <w:r w:rsidR="00E04EB0" w:rsidRPr="00E04EB0">
        <w:rPr>
          <w:i/>
          <w:iCs/>
          <w:lang w:val="en-US"/>
        </w:rPr>
        <w:t>Trifolium repens</w:t>
      </w:r>
      <w:r w:rsidR="00E04EB0" w:rsidRPr="00E04EB0">
        <w:rPr>
          <w:lang w:val="en-US"/>
        </w:rPr>
        <w:t>) mixtures sown early (</w:t>
      </w:r>
      <w:proofErr w:type="spellStart"/>
      <w:r w:rsidR="00E04EB0" w:rsidRPr="00E04EB0">
        <w:rPr>
          <w:lang w:val="en-US"/>
        </w:rPr>
        <w:t>MixE</w:t>
      </w:r>
      <w:proofErr w:type="spellEnd"/>
      <w:r w:rsidR="00E04EB0" w:rsidRPr="00E04EB0">
        <w:rPr>
          <w:lang w:val="en-US"/>
        </w:rPr>
        <w:t>) and mid-season (</w:t>
      </w:r>
      <w:proofErr w:type="spellStart"/>
      <w:r w:rsidR="00E04EB0" w:rsidRPr="00E04EB0">
        <w:rPr>
          <w:lang w:val="en-US"/>
        </w:rPr>
        <w:t>MixM</w:t>
      </w:r>
      <w:proofErr w:type="spellEnd"/>
      <w:r w:rsidR="00E04EB0" w:rsidRPr="00E04EB0">
        <w:rPr>
          <w:lang w:val="en-US"/>
        </w:rPr>
        <w:t>), radish (</w:t>
      </w:r>
      <w:r w:rsidR="00E04EB0" w:rsidRPr="00E04EB0">
        <w:rPr>
          <w:i/>
          <w:iCs/>
          <w:lang w:val="en-US"/>
        </w:rPr>
        <w:t>Raphanus sativus</w:t>
      </w:r>
      <w:r w:rsidR="00E04EB0" w:rsidRPr="00E04EB0">
        <w:rPr>
          <w:lang w:val="en-US"/>
        </w:rPr>
        <w:t>) sown mid-season (</w:t>
      </w:r>
      <w:proofErr w:type="spellStart"/>
      <w:r w:rsidR="00E04EB0" w:rsidRPr="00E04EB0">
        <w:rPr>
          <w:lang w:val="en-US"/>
        </w:rPr>
        <w:t>RadM</w:t>
      </w:r>
      <w:proofErr w:type="spellEnd"/>
      <w:r w:rsidR="00E04EB0" w:rsidRPr="00E04EB0">
        <w:rPr>
          <w:lang w:val="en-US"/>
        </w:rPr>
        <w:t>) and post-harvest (</w:t>
      </w:r>
      <w:proofErr w:type="spellStart"/>
      <w:r w:rsidR="00E04EB0" w:rsidRPr="00E04EB0">
        <w:rPr>
          <w:lang w:val="en-US"/>
        </w:rPr>
        <w:t>RadL</w:t>
      </w:r>
      <w:proofErr w:type="spellEnd"/>
      <w:r w:rsidR="00E04EB0" w:rsidRPr="00E04EB0">
        <w:rPr>
          <w:lang w:val="en-US"/>
        </w:rPr>
        <w:t xml:space="preserve">), and </w:t>
      </w:r>
      <w:r w:rsidR="00E04EB0" w:rsidRPr="009416EB">
        <w:rPr>
          <w:highlight w:val="yellow"/>
          <w:lang w:val="en-US"/>
          <w:rPrChange w:id="3" w:author="Mette Sønderskov" w:date="2026-01-09T12:29:00Z" w16du:dateUtc="2026-01-09T11:29:00Z">
            <w:rPr>
              <w:lang w:val="en-US"/>
            </w:rPr>
          </w:rPrChange>
        </w:rPr>
        <w:t>a no-cover control (</w:t>
      </w:r>
      <w:proofErr w:type="spellStart"/>
      <w:r w:rsidR="00E04EB0" w:rsidRPr="009416EB">
        <w:rPr>
          <w:highlight w:val="yellow"/>
          <w:lang w:val="en-US"/>
          <w:rPrChange w:id="4" w:author="Mette Sønderskov" w:date="2026-01-09T12:29:00Z" w16du:dateUtc="2026-01-09T11:29:00Z">
            <w:rPr>
              <w:lang w:val="en-US"/>
            </w:rPr>
          </w:rPrChange>
        </w:rPr>
        <w:t>NoCC</w:t>
      </w:r>
      <w:proofErr w:type="spellEnd"/>
      <w:r w:rsidR="00E04EB0" w:rsidRPr="009416EB">
        <w:rPr>
          <w:highlight w:val="yellow"/>
          <w:lang w:val="en-US"/>
          <w:rPrChange w:id="5" w:author="Mette Sønderskov" w:date="2026-01-09T12:29:00Z" w16du:dateUtc="2026-01-09T11:29:00Z">
            <w:rPr>
              <w:lang w:val="en-US"/>
            </w:rPr>
          </w:rPrChange>
        </w:rPr>
        <w:t>)—</w:t>
      </w:r>
      <w:r w:rsidR="000E7436">
        <w:rPr>
          <w:lang w:val="en-US"/>
        </w:rPr>
        <w:t xml:space="preserve">were implemented in </w:t>
      </w:r>
      <w:r w:rsidR="00496DB9">
        <w:rPr>
          <w:lang w:val="en-US"/>
        </w:rPr>
        <w:t>a long</w:t>
      </w:r>
      <w:r>
        <w:rPr>
          <w:lang w:val="en-US"/>
        </w:rPr>
        <w:t>-</w:t>
      </w:r>
      <w:r w:rsidR="00496DB9">
        <w:rPr>
          <w:lang w:val="en-US"/>
        </w:rPr>
        <w:t xml:space="preserve">term trial </w:t>
      </w:r>
      <w:r w:rsidR="000E7436">
        <w:rPr>
          <w:lang w:val="en-US"/>
        </w:rPr>
        <w:t xml:space="preserve">with </w:t>
      </w:r>
      <w:r w:rsidR="00E04EB0" w:rsidRPr="00E04EB0">
        <w:rPr>
          <w:lang w:val="en-US"/>
        </w:rPr>
        <w:t xml:space="preserve">three tillage systems (no-till, surface, inversion) and two straw managements (retained, removed). Measured responses included cash crop yield, fall </w:t>
      </w:r>
      <w:r>
        <w:rPr>
          <w:lang w:val="en-US"/>
        </w:rPr>
        <w:t xml:space="preserve">plant </w:t>
      </w:r>
      <w:r w:rsidR="00E04EB0" w:rsidRPr="00E04EB0">
        <w:rPr>
          <w:lang w:val="en-US"/>
        </w:rPr>
        <w:t xml:space="preserve">biomass and cover, spring weed counts, and pesticide use; </w:t>
      </w:r>
      <w:r w:rsidR="00E04EB0" w:rsidRPr="00371A66">
        <w:rPr>
          <w:highlight w:val="yellow"/>
          <w:lang w:val="en-US"/>
          <w:rPrChange w:id="6" w:author="Mette Sønderskov" w:date="2026-01-09T12:29:00Z" w16du:dateUtc="2026-01-09T11:29:00Z">
            <w:rPr>
              <w:lang w:val="en-US"/>
            </w:rPr>
          </w:rPrChange>
        </w:rPr>
        <w:t>ecological values</w:t>
      </w:r>
      <w:r w:rsidR="00E04EB0" w:rsidRPr="00E04EB0">
        <w:rPr>
          <w:lang w:val="en-US"/>
        </w:rPr>
        <w:t xml:space="preserve"> </w:t>
      </w:r>
      <w:r w:rsidR="00E04EB0">
        <w:rPr>
          <w:lang w:val="en-US"/>
        </w:rPr>
        <w:t xml:space="preserve">and toxicities </w:t>
      </w:r>
      <w:r w:rsidR="00E04EB0" w:rsidRPr="00E04EB0">
        <w:rPr>
          <w:lang w:val="en-US"/>
        </w:rPr>
        <w:t>were estimated using published indices.</w:t>
      </w:r>
      <w:r w:rsidR="005F4DAC">
        <w:rPr>
          <w:lang w:val="en-US"/>
        </w:rPr>
        <w:t xml:space="preserve"> </w:t>
      </w:r>
      <w:r w:rsidR="00E04EB0" w:rsidRPr="002C6C36">
        <w:rPr>
          <w:highlight w:val="yellow"/>
          <w:lang w:val="en-US"/>
        </w:rPr>
        <w:t>The study coincided with extreme weather years.</w:t>
      </w:r>
      <w:r w:rsidR="00E04EB0" w:rsidRPr="00E04EB0">
        <w:rPr>
          <w:lang w:val="en-US"/>
        </w:rPr>
        <w:t xml:space="preserve"> </w:t>
      </w:r>
      <w:r w:rsidR="00E04EB0" w:rsidRPr="00670558">
        <w:rPr>
          <w:highlight w:val="yellow"/>
          <w:lang w:val="en-US"/>
          <w:rPrChange w:id="7" w:author="Mette Sønderskov" w:date="2026-01-09T12:27:00Z" w16du:dateUtc="2026-01-09T11:27:00Z">
            <w:rPr>
              <w:lang w:val="en-US"/>
            </w:rPr>
          </w:rPrChange>
        </w:rPr>
        <w:t>Soil cover remained stable (~75%) across treatments and years</w:t>
      </w:r>
      <w:r w:rsidR="00E04EB0" w:rsidRPr="00E04EB0">
        <w:rPr>
          <w:lang w:val="en-US"/>
        </w:rPr>
        <w:t xml:space="preserve">, while fall biomass varied. Radish cover crops consistently increased fall biomass relative to </w:t>
      </w:r>
      <w:proofErr w:type="spellStart"/>
      <w:r w:rsidR="00E04EB0" w:rsidRPr="00E04EB0">
        <w:rPr>
          <w:lang w:val="en-US"/>
        </w:rPr>
        <w:t>NoCC</w:t>
      </w:r>
      <w:proofErr w:type="spellEnd"/>
      <w:r w:rsidR="00E04EB0" w:rsidRPr="00E04EB0">
        <w:rPr>
          <w:lang w:val="en-US"/>
        </w:rPr>
        <w:t>, whereas mixtures did not.</w:t>
      </w:r>
      <w:r w:rsidR="00436E4A" w:rsidRPr="00436E4A">
        <w:rPr>
          <w:lang w:val="en-US"/>
        </w:rPr>
        <w:t xml:space="preserve"> </w:t>
      </w:r>
      <w:r w:rsidR="00436E4A" w:rsidRPr="00E04EB0">
        <w:rPr>
          <w:lang w:val="en-US"/>
        </w:rPr>
        <w:t>Ecological value was highest in radish systems.</w:t>
      </w:r>
      <w:r w:rsidR="00E04EB0" w:rsidRPr="00E04EB0">
        <w:rPr>
          <w:lang w:val="en-US"/>
        </w:rPr>
        <w:t xml:space="preserve"> </w:t>
      </w:r>
      <w:proofErr w:type="spellStart"/>
      <w:r w:rsidR="00E04EB0" w:rsidRPr="00E04EB0">
        <w:rPr>
          <w:lang w:val="en-US"/>
        </w:rPr>
        <w:t>RadM</w:t>
      </w:r>
      <w:proofErr w:type="spellEnd"/>
      <w:r w:rsidR="00E04EB0" w:rsidRPr="00E04EB0">
        <w:rPr>
          <w:lang w:val="en-US"/>
        </w:rPr>
        <w:t xml:space="preserve"> contributed &gt;50% of total fall biomass, while other communities were dominated by crop volunteers. </w:t>
      </w:r>
      <w:proofErr w:type="spellStart"/>
      <w:r w:rsidR="00E04EB0" w:rsidRPr="00E04EB0">
        <w:rPr>
          <w:lang w:val="en-US"/>
        </w:rPr>
        <w:t>RadM</w:t>
      </w:r>
      <w:proofErr w:type="spellEnd"/>
      <w:r w:rsidR="00E04EB0" w:rsidRPr="00E04EB0">
        <w:rPr>
          <w:lang w:val="en-US"/>
        </w:rPr>
        <w:t xml:space="preserve"> systems exhibited the highest yields, fall biomass, and ecological value without increasing </w:t>
      </w:r>
      <w:ins w:id="8" w:author="Mette Sønderskov" w:date="2026-01-09T12:32:00Z" w16du:dateUtc="2026-01-09T11:32:00Z">
        <w:r w:rsidR="003E2487">
          <w:rPr>
            <w:lang w:val="en-US"/>
          </w:rPr>
          <w:t xml:space="preserve">the density? of </w:t>
        </w:r>
      </w:ins>
      <w:r w:rsidR="00E04EB0" w:rsidRPr="00E04EB0">
        <w:rPr>
          <w:lang w:val="en-US"/>
        </w:rPr>
        <w:t>perennial weeds or pesticide use</w:t>
      </w:r>
      <w:r w:rsidR="00E04EB0">
        <w:rPr>
          <w:lang w:val="en-US"/>
        </w:rPr>
        <w:t xml:space="preserve"> compared to </w:t>
      </w:r>
      <w:proofErr w:type="spellStart"/>
      <w:r w:rsidR="00E04EB0">
        <w:rPr>
          <w:lang w:val="en-US"/>
        </w:rPr>
        <w:t>NoCC</w:t>
      </w:r>
      <w:proofErr w:type="spellEnd"/>
      <w:r w:rsidR="00E04EB0" w:rsidRPr="00E04EB0">
        <w:rPr>
          <w:lang w:val="en-US"/>
        </w:rPr>
        <w:t xml:space="preserve">. In contrast, </w:t>
      </w:r>
      <w:proofErr w:type="spellStart"/>
      <w:r w:rsidR="00E04EB0" w:rsidRPr="00E04EB0">
        <w:rPr>
          <w:lang w:val="en-US"/>
        </w:rPr>
        <w:t>MixE</w:t>
      </w:r>
      <w:proofErr w:type="spellEnd"/>
      <w:r w:rsidR="00E04EB0" w:rsidRPr="00E04EB0">
        <w:rPr>
          <w:lang w:val="en-US"/>
        </w:rPr>
        <w:t xml:space="preserve"> reduced pesticide use but produced low and variable biomass</w:t>
      </w:r>
      <w:r w:rsidR="005F4DAC">
        <w:rPr>
          <w:lang w:val="en-US"/>
        </w:rPr>
        <w:t xml:space="preserve"> </w:t>
      </w:r>
      <w:r w:rsidR="00E04EB0" w:rsidRPr="00E04EB0">
        <w:rPr>
          <w:lang w:val="en-US"/>
        </w:rPr>
        <w:t>and low-value plant communities</w:t>
      </w:r>
      <w:r w:rsidR="005F4DAC">
        <w:rPr>
          <w:lang w:val="en-US"/>
        </w:rPr>
        <w:t>, and</w:t>
      </w:r>
      <w:ins w:id="9" w:author="Mette Sønderskov" w:date="2026-01-09T12:33:00Z" w16du:dateUtc="2026-01-09T11:33:00Z">
        <w:r w:rsidR="00961822">
          <w:rPr>
            <w:lang w:val="en-US"/>
          </w:rPr>
          <w:t>,</w:t>
        </w:r>
      </w:ins>
      <w:r w:rsidR="005F4DAC">
        <w:rPr>
          <w:lang w:val="en-US"/>
        </w:rPr>
        <w:t xml:space="preserve"> without tillage</w:t>
      </w:r>
      <w:ins w:id="10" w:author="Mette Sønderskov" w:date="2026-01-09T12:33:00Z" w16du:dateUtc="2026-01-09T11:33:00Z">
        <w:r w:rsidR="00961822">
          <w:rPr>
            <w:lang w:val="en-US"/>
          </w:rPr>
          <w:t>,</w:t>
        </w:r>
      </w:ins>
      <w:r w:rsidR="005F4DAC">
        <w:rPr>
          <w:lang w:val="en-US"/>
        </w:rPr>
        <w:t xml:space="preserve"> exhibited </w:t>
      </w:r>
      <w:r w:rsidR="005F4DAC" w:rsidRPr="00E04EB0">
        <w:rPr>
          <w:lang w:val="en-US"/>
        </w:rPr>
        <w:t>high perennial weed legacies</w:t>
      </w:r>
      <w:r w:rsidR="00E04EB0" w:rsidRPr="00E04EB0">
        <w:rPr>
          <w:lang w:val="en-US"/>
        </w:rPr>
        <w:t xml:space="preserve">. Overall, radish cover crops provided more consistent agronomic and ecological benefits than grass/clover mixtures or </w:t>
      </w:r>
      <w:proofErr w:type="spellStart"/>
      <w:proofErr w:type="gramStart"/>
      <w:r w:rsidR="00E04EB0" w:rsidRPr="00E04EB0">
        <w:rPr>
          <w:lang w:val="en-US"/>
        </w:rPr>
        <w:t>NoCC</w:t>
      </w:r>
      <w:proofErr w:type="spellEnd"/>
      <w:ins w:id="11" w:author="Mette Sønderskov" w:date="2026-01-09T12:34:00Z" w16du:dateUtc="2026-01-09T11:34:00Z">
        <w:r w:rsidR="00290113">
          <w:rPr>
            <w:lang w:val="en-US"/>
          </w:rPr>
          <w:t>,</w:t>
        </w:r>
      </w:ins>
      <w:r w:rsidR="00E04EB0" w:rsidRPr="00E04EB0">
        <w:rPr>
          <w:lang w:val="en-US"/>
        </w:rPr>
        <w:t xml:space="preserve"> but</w:t>
      </w:r>
      <w:proofErr w:type="gramEnd"/>
      <w:r w:rsidR="00E04EB0" w:rsidRPr="00E04EB0">
        <w:rPr>
          <w:lang w:val="en-US"/>
        </w:rPr>
        <w:t xml:space="preserve"> did not reduce pesticide </w:t>
      </w:r>
      <w:r w:rsidR="005F4DAC">
        <w:rPr>
          <w:lang w:val="en-US"/>
        </w:rPr>
        <w:t>toxicity</w:t>
      </w:r>
      <w:r w:rsidR="00E04EB0" w:rsidRPr="00E04EB0">
        <w:rPr>
          <w:lang w:val="en-US"/>
        </w:rPr>
        <w:t>.</w:t>
      </w:r>
    </w:p>
    <w:p w14:paraId="6795BA4E" w14:textId="77777777" w:rsidR="00AE1EFC" w:rsidRPr="006C3DC0" w:rsidRDefault="00AE1EFC" w:rsidP="00045088">
      <w:pPr>
        <w:spacing w:line="360" w:lineRule="auto"/>
        <w:rPr>
          <w:b/>
          <w:bCs/>
          <w:lang w:val="en-US"/>
        </w:rPr>
      </w:pPr>
    </w:p>
    <w:p w14:paraId="5BA4076E" w14:textId="09D72F9E" w:rsidR="0053182E" w:rsidRPr="00045088" w:rsidRDefault="008141BB" w:rsidP="00045088">
      <w:pPr>
        <w:spacing w:line="360" w:lineRule="auto"/>
        <w:rPr>
          <w:b/>
          <w:bCs/>
        </w:rPr>
      </w:pPr>
      <w:proofErr w:type="gramStart"/>
      <w:r w:rsidRPr="00045088">
        <w:rPr>
          <w:b/>
          <w:bCs/>
        </w:rPr>
        <w:t>1  INTRODUCTION</w:t>
      </w:r>
      <w:proofErr w:type="gramEnd"/>
    </w:p>
    <w:p w14:paraId="70C552E6" w14:textId="14D65A3B" w:rsidR="006C3DC0" w:rsidRPr="009B1DCF" w:rsidRDefault="006C3DC0" w:rsidP="006C3DC0">
      <w:pPr>
        <w:spacing w:line="360" w:lineRule="auto"/>
        <w:rPr>
          <w:lang w:val="da-DK"/>
        </w:rPr>
      </w:pPr>
      <w:r w:rsidRPr="006C3DC0">
        <w:rPr>
          <w:lang w:val="en-US"/>
        </w:rPr>
        <w:t xml:space="preserve">Environmental pressures resulting from population growth and climate change have led to a significant decline in </w:t>
      </w:r>
      <w:r>
        <w:rPr>
          <w:lang w:val="en-US"/>
        </w:rPr>
        <w:t xml:space="preserve">global </w:t>
      </w:r>
      <w:r w:rsidRPr="006C3DC0">
        <w:rPr>
          <w:lang w:val="en-US"/>
        </w:rPr>
        <w:t>biodiversity</w:t>
      </w:r>
      <w:r w:rsidR="00C75545">
        <w:rPr>
          <w:lang w:val="en-US"/>
        </w:rPr>
        <w:t xml:space="preserve"> </w:t>
      </w:r>
      <w:r w:rsidR="00C75545">
        <w:rPr>
          <w:lang w:val="en-US"/>
        </w:rPr>
        <w:fldChar w:fldCharType="begin"/>
      </w:r>
      <w:r w:rsidR="00C75545">
        <w:rPr>
          <w:lang w:val="en-US"/>
        </w:rPr>
        <w:instrText xml:space="preserve"> ADDIN ZOTERO_ITEM CSL_CITATION {"citationID":"kdXPliYp","properties":{"formattedCitation":"(Ceballos et al., 2017; Dirzo et al., 2014)","plainCitation":"(Ceballos et al., 2017; Dirzo et al., 2014)","noteIndex":0},"citationItems":[{"id":2186,"uris":["http://zotero.org/users/3599437/items/VQHCRN7E"],"itemData":{"id":2186,"type":"article-journal","abstract":"The population extinction pulse we describe here shows, from a quantitative viewpoint, that Earth’s sixth mass extinction is more severe than perceived when looking exclusively at species extinctions. Therefore, humanity needs to address anthropogenic population extirpation and decimation immediately. That conclusion is based on analyses of the numbers and degrees of range contraction (indicative of population shrinkage and/or population extinctions according to the International Union for Conservation of Nature) using a sample of 27,600 vertebrate species, and on a more detailed analysis documenting the population extinctions between 1900 and 2015 in 177 mammal species. We find that the rate of population loss in terrestrial vertebrates is extremely high—even in “species of low concern.” In our sample, comprising nearly half of known vertebrate species, 32% (8,851/27,600) are decreasing; that is, they have decreased in population size and range. In the 177 mammals for which we have detailed data, all have lost 30% or more of their geographic ranges and more than 40% of the species have experienced severe population declines (&gt;80% range shrinkage). Our data indicate that beyond global species extinctions Earth is experiencing a huge episode of population declines and extirpations, which will have negative cascading consequences on ecosystem functioning and services vital to sustaining civilization. We describe this as a “biological annihilation” to highlight the current magnitude of Earth’s ongoing sixth major extinction event.","container-title":"Proceedings of the National Academy of Sciences","DOI":"10.1073/pnas.1704949114","issue":"30","note":"publisher: Proceedings of the National Academy of Sciences","page":"E6089-E6096","source":"pnas.org (Atypon)","title":"Biological annihilation via the ongoing sixth mass extinction signaled by vertebrate population losses and declines","volume":"114","author":[{"family":"Ceballos","given":"Gerardo"},{"family":"Ehrlich","given":"Paul R."},{"family":"Dirzo","given":"Rodolfo"}],"issued":{"date-parts":[["2017",7,25]]}}},{"id":2183,"uris":["http://zotero.org/users/3599437/items/DJ9WJ4LC"],"itemData":{"id":2183,"type":"article-journal","abstract":"We live amid a global wave of anthropogenically driven biodiversity loss: species and population extirpations and, critically, declines in local species abundance. Particularly, human impacts on animal biodiversity are an under-recognized form of global environmental change. Among terrestrial vertebrates, 322 species have become extinct since 1500, and populations of the remaining species show 25% average decline in abundance. Invertebrate patterns are equally dire: 67% of monitored populations show 45% mean abundance decline. Such animal declines will cascade onto ecosystem functioning and human well-being. Much remains unknown about this “Anthropocene defaunation”; these knowledge gaps hinder our capacity to predict and limit defaunation impacts. Clearly, however, defaunation is both a pervasive component of the planet’s sixth mass extinction and also a major driver of global ecological change.","container-title":"Science","DOI":"10.1126/science.1251817","issue":"6195","note":"publisher: American Association for the Advancement of Science","page":"401-406","source":"science.org (Atypon)","title":"Defaunation in the Anthropocene","volume":"345","author":[{"family":"Dirzo","given":"Rodolfo"},{"family":"Young","given":"Hillary S."},{"family":"Galetti","given":"Mauro"},{"family":"Ceballos","given":"Gerardo"},{"family":"Isaac","given":"Nick J. B."},{"family":"Collen","given":"Ben"}],"issued":{"date-parts":[["2014",7,25]]}}}],"schema":"https://github.com/citation-style-language/schema/raw/master/csl-citation.json"} </w:instrText>
      </w:r>
      <w:r w:rsidR="00C75545">
        <w:rPr>
          <w:lang w:val="en-US"/>
        </w:rPr>
        <w:fldChar w:fldCharType="separate"/>
      </w:r>
      <w:r w:rsidR="00C75545" w:rsidRPr="00C75545">
        <w:t>(Ceballos et al., 2017; Dirzo et al., 2014)</w:t>
      </w:r>
      <w:r w:rsidR="00C75545">
        <w:rPr>
          <w:lang w:val="en-US"/>
        </w:rPr>
        <w:fldChar w:fldCharType="end"/>
      </w:r>
      <w:r w:rsidRPr="006C3DC0">
        <w:rPr>
          <w:lang w:val="en-US"/>
        </w:rPr>
        <w:t>. Given th</w:t>
      </w:r>
      <w:r w:rsidR="00A240D9">
        <w:rPr>
          <w:lang w:val="en-US"/>
        </w:rPr>
        <w:t xml:space="preserve">at &gt;40% of habitable land is used for agriculture </w:t>
      </w:r>
      <w:r w:rsidR="00E50039">
        <w:rPr>
          <w:lang w:val="en-US"/>
        </w:rPr>
        <w:fldChar w:fldCharType="begin"/>
      </w:r>
      <w:r w:rsidR="00E50039">
        <w:rPr>
          <w:lang w:val="en-US"/>
        </w:rPr>
        <w:instrText xml:space="preserve"> ADDIN ZOTERO_ITEM CSL_CITATION {"citationID":"yY3E8yTK","properties":{"formattedCitation":"(Ritchie &amp; Roser, 2019)","plainCitation":"(Ritchie &amp; Roser, 2019)","noteIndex":0},"citationItems":[{"id":2188,"uris":["http://zotero.org/users/3599437/items/3497VGIY"],"itemData":{"id":2188,"type":"article-journal","container-title":"Our World in Data","title":"Half of the world’s habitable land is used for agriculture","author":[{"family":"Ritchie","given":"Hannah"},{"family":"Roser","given":"Max"}],"issued":{"date-parts":[["2019"]]}}}],"schema":"https://github.com/citation-style-language/schema/raw/master/csl-citation.json"} </w:instrText>
      </w:r>
      <w:r w:rsidR="00E50039">
        <w:rPr>
          <w:lang w:val="en-US"/>
        </w:rPr>
        <w:fldChar w:fldCharType="separate"/>
      </w:r>
      <w:r w:rsidR="00E50039" w:rsidRPr="00E50039">
        <w:t>(Ritchie &amp; Roser, 2019)</w:t>
      </w:r>
      <w:r w:rsidR="00E50039">
        <w:rPr>
          <w:lang w:val="en-US"/>
        </w:rPr>
        <w:fldChar w:fldCharType="end"/>
      </w:r>
      <w:r w:rsidRPr="006C3DC0">
        <w:rPr>
          <w:lang w:val="en-US"/>
        </w:rPr>
        <w:t>, agricultural management plays a crucial role in shaping biodiversity levels</w:t>
      </w:r>
      <w:r w:rsidR="00E77106">
        <w:rPr>
          <w:lang w:val="en-US"/>
        </w:rPr>
        <w:t xml:space="preserve"> </w:t>
      </w:r>
      <w:r w:rsidR="00E77106">
        <w:rPr>
          <w:lang w:val="en-US"/>
        </w:rPr>
        <w:fldChar w:fldCharType="begin"/>
      </w:r>
      <w:r w:rsidR="004C4425">
        <w:rPr>
          <w:lang w:val="en-US"/>
        </w:rPr>
        <w:instrText xml:space="preserve"> ADDIN ZOTERO_ITEM CSL_CITATION {"citationID":"btx4UGzg","properties":{"formattedCitation":"(Burns et al., 2016; Gaba et al., 2020; Petit et al., 2011)","plainCitation":"(Burns et al., 2016; Gaba et al., 2020; Petit et al., 2011)","noteIndex":0},"citationItems":[{"id":2237,"uris":["http://zotero.org/users/3599437/items/VYV3C5Q4"],"itemData":{"id":2237,"type":"article-journal","abstract":"Action to reduce anthropogenic impact on the environment and species within it will be most effective when targeted towards activities that have the greatest impact on biodiversity. To do this effectively we need to better understand the relative importance of different activities and how they drive changes in species’ populations. Here, we present a novel, flexible framework that reviews evidence for the relative importance of these drivers of change and uses it to explain recent alterations in species’ populations. We review drivers of change across four hundred species sampled from a broad range of taxonomic groups in the UK. We found that species’ population change (~1970–2012) has been most strongly impacted by intensive management of agricultural land and by climatic change. The impact of the former was primarily deleterious, whereas the impact of climatic change to date has been more mixed. Findings were similar across the three major taxonomic groups assessed (insects, vascular plants and vertebrates). In general, the way a habitat was managed had a greater impact than changes in its extent, which accords with the relatively small changes in the areas occupied by different habitats during our study period, compared to substantial changes in habitat management. Of the drivers classified as conservation measures, low-intensity management of agricultural land and habitat creation had the greatest impact. Our framework could be used to assess the relative importance of drivers at a range of scales to better inform our policy and management decisions. Furthermore, by scoring the quality of evidence, this framework helps us identify research gaps and needs.","container-title":"PLOS ONE","DOI":"10.1371/journal.pone.0151595","ISSN":"1932-6203","issue":"3","journalAbbreviation":"PLOS ONE","language":"en","note":"publisher: Public Library of Science","page":"e0151595","source":"PLoS Journals","title":"Agricultural Management and Climatic Change Are the Major Drivers of Biodiversity Change in the UK","volume":"11","author":[{"family":"Burns","given":"Fiona"},{"family":"Eaton","given":"Mark A."},{"family":"Barlow","given":"Kate E."},{"family":"Beckmann","given":"Björn C."},{"family":"Brereton","given":"Tom"},{"family":"Brooks","given":"David R."},{"family":"Brown","given":"Peter M. J."},{"family":"Fulaij","given":"Nida Al"},{"family":"Gent","given":"Tony"},{"family":"Henderson","given":"Ian"},{"family":"Noble","given":"David G."},{"family":"Parsons","given":"Mark"},{"family":"Powney","given":"Gary D."},{"family":"Roy","given":"Helen E."},{"family":"Stroh","given":"Peter"},{"family":"Walker","given":"Kevin"},{"family":"Wilkinson","given":"John W."},{"family":"Wotton","given":"Simon R."},{"family":"Gregory","given":"Richard D."}],"issued":{"date-parts":[["2016",3,23]]}}},{"id":2193,"uris":["http://zotero.org/users/3599437/items/Y2W5UPIL"],"itemData":{"id":2193,"type":"article-journal","abstract":"The current challenge in agriculture is to move from intensively managed to multifunctional agricultural landscapes that can simultaneously provide multiple ecological functions (multifunctionality), thus ensuring the delivery of ecosystem services important for human well-being. There is evidence that biodiversity is the main driver of multiple ecosystem functions. However, how biodiversity, and which components of biodiversity are the sources of multifunctionality, remain elusive. In the present study, we explore the role of weed richness and weed abundance as possible sources of ecosystem multifunctionality of an intensive agricultural landscape. Weeds are a key component of the arable field ecosystem trophic network by supporting various ecological functions while being a possible threat for production. We combine empirical data on ten ecosystem functions related to pollination, pest control and soil fertility, and measured across 184 fields cultivated with winter cereal, oilseed rape or hays in the Long Term Socio-Ecological Research site Zone Atelier Plaine &amp; Val de Sèvre. We found that weed diversity was a strong contributor to multifunctionality in all crop types, especially when using the threshold-based approach. The effects of weed diversity were less pronounced for individual ecological functions except for weed seed predation and urease activity. As weeds may have dual effects on yields, we also explored the relationship between ecosystem multifunctionality and yield considering weed abundance. We however found a neutral relationship between yield and ecosystem multifunctionality. These results suggest that field management that maintains high levels of weed diversity can enhance multifunctionality and most ecological functions. Understanding how to maintain weed diversity in agricultural landscapes can therefore help to design sustainable management favoring the delivery of multiple services while maintaining food production. The next challenge will therefore be to assess the relative contribution of management practices, landscape features and weed diversity on ecosystem multifunctionality and yield.","container-title":"Frontiers in Sustainable Food Systems","DOI":"10.3389/fsufs.2020.00071","ISSN":"2571-581X","journalAbbreviation":"Front. Sustain. Food Syst.","language":"English","note":"publisher: Frontiers","source":"Frontiers","title":"Weeds Enhance Multifunctionality in Arable Lands in South-West of France","URL":"https://www.frontiersin.org/journals/sustainable-food-systems/articles/10.3389/fsufs.2020.00071/full","volume":"4","author":[{"family":"Gaba","given":"Sabrina"},{"family":"Cheviron","given":"Nathalie"},{"family":"Perrot","given":"Thomas"},{"family":"Piutti","given":"Séverine"},{"family":"Gautier","given":"Jean-Luc"},{"family":"Bretagnolle","given":"Vincent"}],"accessed":{"date-parts":[["2025",10,22]]},"issued":{"date-parts":[["2020",5,28]]}}},{"id":742,"uris":["http://zotero.org/users/3599437/items/V7UKAAP3"],"itemData":{"id":742,"type":"article-journal","abstract":"There is currently an increasing societal and political shift towards more sustainable agricultural systems to provide both food production and ecological biodiversity levels. This shift has recently modiﬁed scientiﬁc questioning and brought up new research challenges for agro-ecological research. This is the case in particular for weed management, where issues have so far largely focused on the conﬂict between weeds and crop productivity. Here, we review recent ﬁndings that have led to a changing perception on weeds in agro-ecosystems and upcoming areas in terms of weed management options. Our main ﬁndings are that weeds have numerous interactions with other organisms and, in turn, some of these interactions can have direct, either negative or positive, eﬀects on the functioning of the agro-ecosystem. Many interactions are species-speciﬁc, and therefore assessing the role of weed communities in the agro-ecosystem would beneﬁt from further development in the functional grouping of weed species. In terms of weed management our review shows that alternative cropping systems can deliver both good levels of crop productivity and of weed management at the ﬁeld level. Weeds respond to landscape attributes and there is a need to fully assess the scope for utilizing the spatio-temporal organization of cropping systems and uncultivated habitats as a tool for minimizing weed infestations. Weeds are also submitted to biological regulation through the predation of their seeds and further research is required to assess the eﬀect of cropping systems and landscape on levels of weed natural enemies, and therefore on the potential contribution of biological regulation in the management of weeds.","container-title":"Agronomy for Sustainable Development","DOI":"10.1051/agro/2010020","ISSN":"1774-0746, 1773-0155","issue":"2","journalAbbreviation":"Agronomy Sust. Developm.","language":"en","page":"309-317","source":"DOI.org (Crossref)","title":"Weeds in agricultural landscapes. A review","volume":"31","author":[{"family":"Petit","given":"Sandrine"},{"family":"Boursault","given":"Aline"},{"family":"Guilloux","given":"Mélanie"},{"family":"Munier-Jolain","given":"Nicolas"},{"family":"Reboud","given":"Xavier"}],"issued":{"date-parts":[["2011",4]]}}}],"schema":"https://github.com/citation-style-language/schema/raw/master/csl-citation.json"} </w:instrText>
      </w:r>
      <w:r w:rsidR="00E77106">
        <w:rPr>
          <w:lang w:val="en-US"/>
        </w:rPr>
        <w:fldChar w:fldCharType="separate"/>
      </w:r>
      <w:r w:rsidR="004C4425" w:rsidRPr="004C4425">
        <w:t>(Burns et al., 2016; Gaba et al., 2020; Petit et al., 2011)</w:t>
      </w:r>
      <w:r w:rsidR="00E77106">
        <w:rPr>
          <w:lang w:val="en-US"/>
        </w:rPr>
        <w:fldChar w:fldCharType="end"/>
      </w:r>
      <w:r w:rsidRPr="006C3DC0">
        <w:rPr>
          <w:lang w:val="en-US"/>
        </w:rPr>
        <w:t>. Consequently, there is a growing need for agricultural systems that integrate ecosystem health and biodiversity conservation with commercial production objectives</w:t>
      </w:r>
      <w:ins w:id="12" w:author="Mette Sønderskov" w:date="2026-01-09T12:35:00Z" w16du:dateUtc="2026-01-09T11:35:00Z">
        <w:r w:rsidR="00BF0449">
          <w:rPr>
            <w:lang w:val="en-US"/>
          </w:rPr>
          <w:t xml:space="preserve"> </w:t>
        </w:r>
      </w:ins>
      <w:r w:rsidR="004C4425">
        <w:rPr>
          <w:lang w:val="en-US"/>
        </w:rPr>
        <w:fldChar w:fldCharType="begin"/>
      </w:r>
      <w:r w:rsidR="00A83B4F">
        <w:rPr>
          <w:lang w:val="en-US"/>
        </w:rPr>
        <w:instrText xml:space="preserve"> ADDIN ZOTERO_ITEM CSL_CITATION {"citationID":"cQy9TWvd","properties":{"formattedCitation":"(Henle et al., 2008; Labeyrie et al., 2021)","plainCitation":"(Henle et al., 2008; Labeyrie et al., 2021)","noteIndex":0},"citationItems":[{"id":2235,"uris":["http://zotero.org/users/3599437/items/BGARVVCN"],"itemData":{"id":2235,"type":"article-journal","abstract":"This paper reviews conflicts between biodiversity conservation and agricultural activities in agricultural landscapes and evaluates strategies to reconcile such conflicts. Firstly, a historical perspective on the development of conflicts related to biodiversity in agricultural landscapes is presented. Secondly, recent trends in agricultural policies of the European Union that contribute to biodiversity decline in agricultural landscapes are considered. Three major processes responsible for creating biodiversity-related conflicts are described: the intensification of agriculture, the abandonment of marginally productive but High Nature Value Farmland, and the changing scale of agricultural operations. Conflicts created by these processes and approaches to their reconciliation are identified, emphasizing the need for monitoring as an integral part of conflict reconciliation strategies. A generic approach comprising three types of monitoring is developed for measuring success of reconciliation strategies: monitoring of the intensity of the conflict between stakeholders, of the social and economic effects on farmers, and of the status and trends in biodiversity. Surprisingly, we found no evidence in the literature that the first type of monitoring has ever been undertaken for biodiversity-related conflicts in agricultural landscapes. For each type of monitoring, suitable indicators are outlined. Finally, challenges for conflict management in agricultural landscapes are summarized.","collection-title":"Special Section: Problems and Prospects of Grassland Agroecosystems in Western China","container-title":"Agriculture, Ecosystems &amp; Environment","DOI":"10.1016/j.agee.2007.09.005","ISSN":"0167-8809","issue":"1","journalAbbreviation":"Agriculture, Ecosystems &amp; Environment","page":"60-71","source":"ScienceDirect","title":"Identifying and managing the conflicts between agriculture and biodiversity conservation in Europe–A review","volume":"124","author":[{"family":"Henle","given":"Klaus"},{"family":"Alard","given":"Didier"},{"family":"Clitherow","given":"Jeremy"},{"family":"Cobb","given":"Paul"},{"family":"Firbank","given":"Les"},{"family":"Kull","given":"Tiiu"},{"family":"McCracken","given":"Davy"},{"family":"Moritz","given":"Robin F. A."},{"family":"Niemelä","given":"Jari"},{"family":"Rebane","given":"Michael"},{"family":"Wascher","given":"Dirk"},{"family":"Watt","given":"Allan"},{"family":"Young","given":"Juliette"}],"issued":{"date-parts":[["2008",3,1]]}}},{"id":2241,"uris":["http://zotero.org/users/3599437/items/3SCWRUN2"],"itemData":{"id":2241,"type":"article-journal","abstract":"Biodiversity-based agriculture is the main form of agriculture practiced by smallholder farmers, who produce half the world’s food, especially in the Global South. This form of agriculture relies on planned biodiversity intentionally managed by farmers and on the associated biodiversity that spontaneously colonizes the agroecosystem. In recent decades, there have been increasing calls from researchers and society to support biodiversity-based agriculture as an alternative paradigm to today’s industrial agriculture. Building adapted governance and management systems for enhancing farmers’ access to agrobiodiversity is a key challenge for the development of biodiversity-based agriculture. To achieve this, a better understanding of how farmer’s access agrobiodiversity is needed, and in particular, how this access is affected by interactions between farmers and with institutions, i.e., social networks. In this article, we first review the literature on the role of social networks in farmers’ access to agrobiodiversity, in the form of crop diversity and associated biodiversity, and the related knowledge to manage this diversity. This review points at a major knowledge gap concerning how the composition and structure of these networks affect farmers’ access to agrobiodiversity. Then, we review literature on social-ecological networks to identify how this framework developed for environmental management could contribute in getting a better understanding of the role of social networks’ structure and composition in farmers’ access to agrobiodiversity. Based on this review, we propose a social-ecological network framework dedicated to crop diversity. Finally, we present potential applications of this framework to develop new participatory approaches for agrobiodiversity management and governance, adapted to biodiversity-based agriculture.","container-title":"Agronomy for Sustainable Development","DOI":"10.1007/s13593-020-00662-z","ISSN":"1773-0155","issue":"1","journalAbbreviation":"Agron. Sustain. Dev.","language":"en","page":"4","source":"Springer Link","title":"Networking agrobiodiversity management to foster biodiversity-based agriculture. A review","volume":"41","author":[{"family":"Labeyrie","given":"Vanesse"},{"family":"Antona","given":"Martine"},{"family":"Baudry","given":"Jacques"},{"family":"Bazile","given":"Didier"},{"family":"Bodin","given":"Örjan"},{"family":"Caillon","given":"Sophie"},{"family":"Leclerc","given":"Christian"},{"family":"Le Page","given":"Christophe"},{"family":"Louafi","given":"Sélim"},{"family":"Mariel","given":"Juliette"},{"family":"Massol","given":"François"},{"family":"Thomas","given":"Mathieu"}],"issued":{"date-parts":[["2021",1,7]]}}}],"schema":"https://github.com/citation-style-language/schema/raw/master/csl-citation.json"} </w:instrText>
      </w:r>
      <w:r w:rsidR="004C4425">
        <w:rPr>
          <w:lang w:val="en-US"/>
        </w:rPr>
        <w:fldChar w:fldCharType="separate"/>
      </w:r>
      <w:r w:rsidR="00A83B4F" w:rsidRPr="00A83B4F">
        <w:t>(Henle et al., 2008; Labeyrie et al., 2021)</w:t>
      </w:r>
      <w:r w:rsidR="004C4425">
        <w:rPr>
          <w:lang w:val="en-US"/>
        </w:rPr>
        <w:fldChar w:fldCharType="end"/>
      </w:r>
      <w:r w:rsidRPr="006C3DC0">
        <w:rPr>
          <w:lang w:val="en-US"/>
        </w:rPr>
        <w:t xml:space="preserve">. In response, researchers are increasingly assessing non-crop plant communities (e.g., weeds) and their attendant management </w:t>
      </w:r>
      <w:r w:rsidRPr="006C3DC0">
        <w:rPr>
          <w:lang w:val="en-US"/>
        </w:rPr>
        <w:lastRenderedPageBreak/>
        <w:t xml:space="preserve">strategies for their </w:t>
      </w:r>
      <w:r>
        <w:rPr>
          <w:lang w:val="en-US"/>
        </w:rPr>
        <w:t>potential ecological, as well as agronomic i</w:t>
      </w:r>
      <w:r w:rsidRPr="006C3DC0">
        <w:rPr>
          <w:lang w:val="en-US"/>
        </w:rPr>
        <w:t>mpacts</w:t>
      </w:r>
      <w:r w:rsidR="00A83B4F">
        <w:rPr>
          <w:lang w:val="en-US"/>
        </w:rPr>
        <w:t xml:space="preserve"> </w:t>
      </w:r>
      <w:r w:rsidR="00A83B4F">
        <w:rPr>
          <w:lang w:val="en-US"/>
        </w:rPr>
        <w:fldChar w:fldCharType="begin"/>
      </w:r>
      <w:r w:rsidR="009B1DCF">
        <w:rPr>
          <w:lang w:val="en-US"/>
        </w:rPr>
        <w:instrText xml:space="preserve"> ADDIN ZOTERO_ITEM CSL_CITATION {"citationID":"3wuht9Op","properties":{"formattedCitation":"(Esposito et al., 2023; Petit et al., 2015; Storkey &amp; Westbury, 2007; Yvoz et al., 2020)","plainCitation":"(Esposito et al., 2023; Petit et al., 2015; Storkey &amp; Westbury, 2007; Yvoz et al., 2020)","noteIndex":0},"citationItems":[{"id":1254,"uris":["http://zotero.org/users/3599437/items/ECHP6WSE"],"itemData":{"id":1254,"type":"article-journal","abstract":"Weeds are a fundamental component of agroecosystems and, if not appropriately managed, can cause severe crop yield losses. New perspectives on weed management are required, because current approaches, such as herbicide application or soil tillage, have significant environmental and agronomic drawbacks. We propose the concept of “neutral weed communities,” which are weed communities that coexist with crops and do not negatively affect crop yield and quality compared with weed-free conditions. Management practices that promote neutral weed communities can enable reduced use of herbicides and soil tillage while enhancing ecosystem services and biodiversity. We report scientific evidence of neutral weed communities and survey ecological explanations for why different weed communities have different effects on crop production. We also propose two weed management approaches for attaining neutral weed communities. The first approach aims to maximize weed biodiversity using traditional approaches such as cropping system diversification and integrated weed management. Higher weed biodiversity is associated with lower dominance of competitive weed species that reduce crop yield. The second approach relies on modern tools such as robots and biotechnology to manipulate the density of specific weed species. This approach can remove highly problematic species and minimize niche overlap between the weeds and crops. Given the complexity of interactions among crops, weeds, and other components of the agroecosystem, we highlight the need for multidisciplinary research to illuminate mechanisms that determine the neutrality of weed communities.","container-title":"Weed Science","DOI":"10.1017/wsc.2023.27","ISSN":"0043-1745, 1550-2759","issue":"4","journalAbbreviation":"Weed Sci","language":"en","page":"301-311","source":"DOI.org (Crossref)","title":"Neutral weed communities: the intersection between crop productivity, biodiversity, and weed ecosystem services","title-short":"Neutral weed communities","volume":"71","author":[{"family":"Esposito","given":"Marco"},{"family":"Westbrook","given":"Anna S."},{"family":"Maggio","given":"Albino"},{"family":"Cirillo","given":"Valerio"},{"family":"DiTommaso","given":"Antonio"}],"issued":{"date-parts":[["2023",7]]}}},{"id":743,"uris":["http://zotero.org/users/3599437/items/XWF4PEEG"],"itemData":{"id":743,"type":"article-journal","container-title":"Environmental Management","DOI":"10.1007/s00267-015-0554-5","ISSN":"0364-152X, 1432-1009","issue":"5","journalAbbreviation":"Environmental Management","language":"en","page":"1078-1090","source":"DOI.org (Crossref)","title":"Ecological Intensification Through Pesticide Reduction: Weed Control, Weed Biodiversity and Sustainability in Arable Farming","title-short":"Ecological Intensification Through Pesticide Reduction","volume":"56","author":[{"family":"Petit","given":"Sandrine"},{"family":"Munier-Jolain","given":"Nicolas"},{"family":"Bretagnolle","given":"Vincent"},{"family":"Bockstaller","given":"Christian"},{"family":"Gaba","given":"Sabrina"},{"family":"Cordeau","given":"Stéphane"},{"family":"Lechenet","given":"Martin"},{"family":"Mézière","given":"Delphine"},{"family":"Colbach","given":"Nathalie"}],"issued":{"date-parts":[["2015",11]]}}},{"id":669,"uris":["http://zotero.org/users/3599437/items/Q95J6ZVE"],"itemData":{"id":669,"type":"article-journal","abstract":"As a result of the recent intensification of crop production, the abundance and diversity of UK arable weeds adapted to cultivated land have declined, with an associated reduction in farmland birds. A number of questions need to be addressed when considering how these declines can be reversed. Firstly, can the delivery of crop production and biodiversity be reconciled by spatially separating cropping from designated wildlife areas? A number of subsidised environmental schemes in the UK take this approach and are focused on establishing vegetation cover on uncropped land. However, because of the lack of regular disturbance in these habitats, they are dominated by perennials and they therefore have limited potential for promoting the recovery of annual weed populations. A number of farmland bird species also rely on the provision of resources in field centres, and it is therefore likely that the recovery of their populations will rely on weed management options targeted at the cropped areas of the field. This raises two further questions. Firstly, is it possible to identify beneficial weed species that are relatively poor competitors with the crop and also have biodiversity value? Secondly, are the tools available to manage these species at acceptable levels while controlling pernicious weeds? A number of approaches are being employed to answer these questions, including predicting yield loss from weed competition models and exploiting herbicide selectivity. The further development of these tools is crucial if farmer opposition to managing weeds in crops is to be overcome. Copyright © 2007 Society of Chemical Industry","container-title":"Pest Management Science","DOI":"10.1002/ps.1375","ISSN":"1526-4998","issue":"6","language":"en","license":"Copyright © 2007 Society of Chemical Industry","note":"_eprint: https://onlinelibrary.wiley.com/doi/pdf/10.1002/ps.1375","page":"517-523","source":"Wiley Online Library","title":"Managing arable weeds for biodiversity","volume":"63","author":[{"family":"Storkey","given":"Jonathan"},{"family":"Westbury","given":"Duncan B"}],"issued":{"date-parts":[["2007"]]}}},{"id":734,"uris":["http://zotero.org/users/3599437/items/GWVUS7CM"],"itemData":{"id":734,"type":"article-journal","abstract":"Farmers facing the same production situation may have different farming objectives and thus farming practices. However, the latter are rarely precisely described since studies often use a unique indicator of soil use intensity, showing a weak explanatory value of biotic pressures. Our aim was to develop a framework to identify crop management strategies based on (i) 14 indicators of farming practices collected in 203 fields from 2004 to 2016 through interviews with the 23 farmers managing the fields, and (ii) a discussion with the farmers to assess to what extent they are valid. Then, we assessed how much these strategies helped improving our understanding of 412 weed communities surveyed in their fields. Indicators of farming intensity (e.g. treatment frequency index) was converted into ratios by dividing with the mean value of all the fields cultivated with the same crop in the same year. We identified eight crop management strategies with cluster analysis within a 950-ha area exposed to the same production situation. They differed, in decreasing order of importance, by the diversity of crops, tillage intensity, pesticide and fertiliser uses. T</w:instrText>
      </w:r>
      <w:r w:rsidR="009B1DCF" w:rsidRPr="009B1DCF">
        <w:rPr>
          <w:lang w:val="da-DK"/>
        </w:rPr>
        <w:instrText xml:space="preserve">he interviews of the farmers validated their assignment to each strategy. The interviews revealed the reasons why farmers implement a single or various strategies in their fields (seven farmers practiced two or three strategies because of differences in soil types or history of fields). The outputs of the classification gave them additional information on how their farming system differed from those of their neighbours. Using crop management strategies improved the quality of the statistical models predicting weed richness, cumulated weed richness over the 2008–2013 period, weed abundance and the frequency of weeding failure. This framework is useful to identify crop management strategies and to share information with farmers in order to be used to redesign cropping systems toward a more environmentally friendly agriculture.","container-title":"European Journal of Agronomy","DOI":"10.1016/j.eja.2020.126009","ISSN":"11610301","journalAbbreviation":"European Journal of Agronomy","language":"en","page":"126009","source":"DOI.org (Crossref)","title":"A framework to type crop management strategies within a production situation to improve the comprehension of weed communities","volume":"115","author":[{"family":"Yvoz","given":"Séverin"},{"family":"Petit","given":"Sandrine"},{"family":"Biju-Duval","given":"Luc"},{"family":"Cordeau","given":"Stéphane"}],"issued":{"date-parts":[["2020",4]]}}}],"schema":"https://github.com/citation-style-language/schema/raw/master/csl-citation.json"} </w:instrText>
      </w:r>
      <w:r w:rsidR="00A83B4F">
        <w:rPr>
          <w:lang w:val="en-US"/>
        </w:rPr>
        <w:fldChar w:fldCharType="separate"/>
      </w:r>
      <w:r w:rsidR="009B1DCF" w:rsidRPr="009B1DCF">
        <w:rPr>
          <w:lang w:val="da-DK"/>
        </w:rPr>
        <w:t>(Esposito et al., 2023; Petit et al., 2015; Storkey &amp; Westbury, 2007; Yvoz et al., 2020)</w:t>
      </w:r>
      <w:r w:rsidR="00A83B4F">
        <w:rPr>
          <w:lang w:val="en-US"/>
        </w:rPr>
        <w:fldChar w:fldCharType="end"/>
      </w:r>
      <w:r w:rsidRPr="009B1DCF">
        <w:rPr>
          <w:lang w:val="da-DK"/>
        </w:rPr>
        <w:t xml:space="preserve">. </w:t>
      </w:r>
    </w:p>
    <w:p w14:paraId="6F12DE0A" w14:textId="4E8782BA" w:rsidR="00E41219" w:rsidRPr="00E45AC5" w:rsidRDefault="003A1B51" w:rsidP="00E41219">
      <w:pPr>
        <w:spacing w:line="360" w:lineRule="auto"/>
        <w:rPr>
          <w:lang w:val="en-US"/>
        </w:rPr>
      </w:pPr>
      <w:r>
        <w:rPr>
          <w:lang w:val="en-US"/>
        </w:rPr>
        <w:t xml:space="preserve">As a corollary, identifying spatial and temporal niches where the potential negative impacts of non-crop vegetation on production are minimized is a promising line of research </w:t>
      </w:r>
      <w:r>
        <w:rPr>
          <w:lang w:val="en-US"/>
        </w:rPr>
        <w:fldChar w:fldCharType="begin"/>
      </w:r>
      <w:r w:rsidR="009B1DCF">
        <w:rPr>
          <w:lang w:val="en-US"/>
        </w:rPr>
        <w:instrText xml:space="preserve"> ADDIN ZOTERO_ITEM CSL_CITATION {"citationID":"3oPFlGBO","properties":{"formattedCitation":"(Bensch et al., 2025; Blaix et al., 2018; Schatke et al., 2024)","plainCitation":"(Bensch et al., 2025; Blaix et al., 2018; Schatke et al., 2024)","noteIndex":0},"citationItems":[{"id":2180,"uris":["http://zotero.org/users/3599437/items/UP2NMLWW"],"itemData":{"id":2180,"type":"article-journal","abstract":"Weeds on arable land present a double-edged sword: they negatively influence the quantity and qualities of cash crops, but they can also provide biodiversity benefits. The benefits are categorized into use (support for predators/parasitoids, pollinators, herbivores, and granivores) and non-use values (existence value) based on examples from the literature. Recognizing the potential benefits of weeds, it is important to integrate these aspects into weed control decision-making process. Building upon the traditional economic threshold model for insect pests, this paper presents a first step toward upgrading the economic threshold for arable weeds by incorporating biodiversity benefits of weeds. To determine the traditional threshold, a tool estimating crop yield loss caused by weeds was used. This tool also incorporates the intra- and inter-specific competition among weed plants. Due to the data limitation, we focus on the existence value of weeds in a case study for winter wheat in Germany. We estimated the weed economic thresholds incorporating existence values for three weed scenarios varying in species and densities. The results indicate that the updated weed thresholds would generally increase. This study highlights the importance to consider biodiversity benefits of weeds when developing a more holistic, agroecological approach to weed management.","container-title":"Journal of Crop Health","DOI":"10.1007/s10343-025-01165-1","ISSN":"2948-2658","issue":"3","journalAbbreviation":"Journal of Crop Health","language":"en","page":"96","source":"Springer Link","title":"Integrating Biodiversity Benefits of Weeds into the Economic Threshold Concept","volume":"77","author":[{"family":"Bensch","given":"Johanna"},{"family":"Mol","given":"Friederike","non-dropping-particle":"de"},{"family":"Gerowitt","given":"Bärbel"},{"family":"Zhang","given":"Han"}],"issued":{"date-parts":[["2025",5,24]]}}},{"id":664,"uris":["http://zotero.org/users/3599437/items/NR2AV6NY"],"itemData":{"id":664,"type":"article-journal","abstract":"Ecosystem services have received increasing attention in life sciences, but only a limited amount of quantitative data are available concerning the ability of weeds to provide these services. Following an expert focus group on this topic, a systematic search for articles displaying evidence of weeds providing regulating ecosystem services was performed, resulting in 129 articles. The most common service found was pest control and the prevailing mechanism was that weeds provide a suitable habitat for natural enemies. Other articles showed that weeds improved soil nutrient content, soil physical properties and crop pollinator abundance. Weeds were found to provide some important ecosystem services for agriculture, but only a small number of studies presented data on crop yield. Experimental approaches are proposed that can: (i) disentangle the benefits obtained from ecosystem services provisioning from the costs due to weed competition and (ii) quantify the contribution of diverse weed communities in reducing crop competition and in providing ecosystem services. Existing vegetation databases can be used to select weed species with functional traits facilitating ecosystem service provisioning while having a lower competitive capacity. However, for services such as pest control, there are hardly any specific plant traits that have been identified and more fundamental research is needed.","container-title":"Weed Research","DOI":"10.1111/wre.12303","ISSN":"1365-3180","issue":"3","language":"en","license":"© 2018 The Authors. Weed Research published by John Wiley &amp; Sons Ltd on behalf of European Weed Research Society.","note":"_eprint: https://onlinelibrary.wiley.com/doi/pdf/10.1111/wre.12303","page":"151-164","source":"Wiley Online Library","title":"Quantification of regulating ecosystem services provided by weeds in annual cropping systems using a systematic map approach","volume":"58","author":[{"family":"Blaix","given":"C"},{"family":"Moonen","given":"A C"},{"family":"Dostatny","given":"D F"},{"family":"Izquierdo","given":"J"},{"family":"Le Corff","given":"J"},{"family":"Morrison","given":"J"},{"family":"Von Redwitz","given":"C"},{"family":"Schumacher","given":"M"},{"family":"Westerman","given":"P R"}],"issued":{"date-parts":[["2018"]]}}},{"id":1288,"uris":["http://zotero.org/users/3599437/items/CLXLAYR2"],"itemData":{"id":1288,"type":"article-journal","abstract":"Site-specific weed management (SSWM) is increasingly employed to reduce herbicide inputs. Incorporating functional traits of weed species allows for the selection of SSWM methods that effectively reduce the abundance of weeds with a high competitive potential (disservice) while preserving weeds that provide beneficial ecosystem services (service). In this study, we aim to assess relevant weed functional traits and translate this information into a spatial trait distribution map for weed (dis-)service provision. The distribution of weed abundance in a field was recorded using a spatial grid. Data on functional traits for the recorded weed species were extracted from published datasets and combined into the two variables, service and disservice. Individual traits (service/disservice) were weighted for each pixel of the weed distribution map based on the number of individual plants per species. Principal component analysis was employed to generate independent variables to describe the potential for service and disservice provision. As a result, two (dis-)service trait-based distribution maps were generated: one highlights field areas that provide enhanced ecological services, while the other displays areas with a high disservice potential. The results show that around 61% of the area in the field had a high service potential. The area with a high disservice was slightly higher than the half of the area with a high service, while about 32% of the field has both high service and disservice potential in the same area. This study presents a spatially explicit approach to incorporate information on weed functional traits into SSWM approaches targeted at reducing weed competition while at the same time enhancing weed functional diversity.","container-title":"Weed Research","DOI":"10.1111/wre.12664","ISSN":"1365-3180","issue":"6","language":"en","license":"© 2024 The Author(s). Weed Research published by John Wiley &amp; Sons Ltd on behalf of European Weed Research Society.","note":"_eprint: https://onlinelibrary.wiley.com/doi/pdf/10.1111/wre.12664","page":"407-417","source":"Wiley Online Library","title":"From unwanted to wanted: Blending functional weed traits into weed distribution maps","title-short":"From unwanted to wanted","volume":"64","author":[{"family":"Schatke","given":"Mona"},{"family":"Ulber","given":"Lena"},{"family":"Musavi","given":"Talie"},{"family":"Wäldchen","given":"Jana"},{"family":"Redwitz","given":"Christoph","non-dropping-particle":"von"}],"issued":{"date-parts":[["2024"]]}}}],"schema":"https://github.com/citation-style-language/schema/raw/master/csl-citation.json"} </w:instrText>
      </w:r>
      <w:r>
        <w:rPr>
          <w:lang w:val="en-US"/>
        </w:rPr>
        <w:fldChar w:fldCharType="separate"/>
      </w:r>
      <w:r w:rsidR="009B1DCF" w:rsidRPr="009B1DCF">
        <w:t>(Bensch et al., 2025; Blaix et al., 2018; Schatke et al., 2024)</w:t>
      </w:r>
      <w:r>
        <w:rPr>
          <w:lang w:val="en-US"/>
        </w:rPr>
        <w:fldChar w:fldCharType="end"/>
      </w:r>
      <w:r>
        <w:rPr>
          <w:lang w:val="en-US"/>
        </w:rPr>
        <w:t xml:space="preserve">. Fallow periods between cash crops may offer such an opportunity. </w:t>
      </w:r>
      <w:r w:rsidR="006C3DC0" w:rsidRPr="006C3DC0">
        <w:rPr>
          <w:lang w:val="en-US"/>
        </w:rPr>
        <w:t xml:space="preserve">In </w:t>
      </w:r>
      <w:r>
        <w:rPr>
          <w:lang w:val="en-US"/>
        </w:rPr>
        <w:t xml:space="preserve">temperate </w:t>
      </w:r>
      <w:r w:rsidR="006C3DC0" w:rsidRPr="006C3DC0">
        <w:rPr>
          <w:lang w:val="en-US"/>
        </w:rPr>
        <w:t xml:space="preserve">agricultural systems that utilize tillage and/or herbicides, </w:t>
      </w:r>
      <w:r>
        <w:rPr>
          <w:lang w:val="en-US"/>
        </w:rPr>
        <w:t xml:space="preserve">several </w:t>
      </w:r>
      <w:r w:rsidR="006C3DC0" w:rsidRPr="006C3DC0">
        <w:rPr>
          <w:lang w:val="en-US"/>
        </w:rPr>
        <w:t xml:space="preserve">studies have found </w:t>
      </w:r>
      <w:r>
        <w:rPr>
          <w:lang w:val="en-US"/>
        </w:rPr>
        <w:t xml:space="preserve">that </w:t>
      </w:r>
      <w:r w:rsidR="006C3DC0" w:rsidRPr="006C3DC0">
        <w:rPr>
          <w:lang w:val="en-US"/>
        </w:rPr>
        <w:t xml:space="preserve">fall </w:t>
      </w:r>
      <w:r>
        <w:rPr>
          <w:lang w:val="en-US"/>
        </w:rPr>
        <w:t xml:space="preserve">vegetation </w:t>
      </w:r>
      <w:r w:rsidR="009B1DCF">
        <w:rPr>
          <w:lang w:val="en-US"/>
        </w:rPr>
        <w:t xml:space="preserve">between cash crops </w:t>
      </w:r>
      <w:r>
        <w:rPr>
          <w:lang w:val="en-US"/>
        </w:rPr>
        <w:t xml:space="preserve">has a </w:t>
      </w:r>
      <w:r w:rsidR="006C3DC0" w:rsidRPr="006C3DC0">
        <w:rPr>
          <w:lang w:val="en-US"/>
        </w:rPr>
        <w:t xml:space="preserve">minimal impact on subsequent </w:t>
      </w:r>
      <w:r w:rsidR="009B1DCF">
        <w:rPr>
          <w:lang w:val="en-US"/>
        </w:rPr>
        <w:t xml:space="preserve">spring </w:t>
      </w:r>
      <w:r>
        <w:rPr>
          <w:lang w:val="en-US"/>
        </w:rPr>
        <w:t>crops</w:t>
      </w:r>
      <w:r w:rsidR="006C3DC0" w:rsidRPr="006C3DC0">
        <w:rPr>
          <w:lang w:val="en-US"/>
        </w:rPr>
        <w:t xml:space="preserve"> due to the strong filters exerted by spring tillage</w:t>
      </w:r>
      <w:r w:rsidR="00E75CD1">
        <w:rPr>
          <w:lang w:val="en-US"/>
        </w:rPr>
        <w:t xml:space="preserve"> and/or spring </w:t>
      </w:r>
      <w:r w:rsidR="006C3DC0" w:rsidRPr="006C3DC0">
        <w:rPr>
          <w:lang w:val="en-US"/>
        </w:rPr>
        <w:t xml:space="preserve">herbicide application </w:t>
      </w:r>
      <w:r w:rsidR="006C3DC0" w:rsidRPr="006C3DC0">
        <w:rPr>
          <w:lang w:val="en-US"/>
        </w:rPr>
        <w:fldChar w:fldCharType="begin"/>
      </w:r>
      <w:r w:rsidR="00890183">
        <w:rPr>
          <w:lang w:val="en-US"/>
        </w:rPr>
        <w:instrText xml:space="preserve"> ADDIN ZOTERO_ITEM CSL_CITATION {"citationID":"Ds4YQY3n","properties":{"formattedCitation":"(Adeux et al., 2021, 2023; Leskov\\uc0\\u353{}ek et al., 2025; Rouge et al., 2023)","plainCitation":"(Adeux et al., 2021, 2023; Leskovšek et al., 2025; Rouge et al., 2023)","noteIndex":0},"citationItems":[{"id":395,"uris":["http://zotero.org/users/3599437/items/EEYB98HA"],"itemData":{"id":395,"type":"article-journal","abstract":"Cover crops (CC) have been proposed as a promising ecological tool to manage weeds and increase crop pro­ ductivity. We hypothesized that the repeated use of CC could increase crop yield directly through nitrogen release and/or indirectly through a modification of weed communities. Data were collected on CC biomass, weed biomass, weed community composition, and crop yield during one complete rotation cycle (CC-sunflower-durum wheat-CC-maize-durum wheat) from 2011 to 2015, 18 years after the beginning of a long-term, single-site, splitsplit plot experiment focusing on tillage systems (conventional (CT) vs. reduced (RT)), nitrogen rates and CC species (Brassica juncea (L.) Czern. (Bj), Vicia villosa Roth (Vv), Trifolium squarrosum L. (Ts) and a winter baresoil control (C)). Univariate response variables were analyzed with generalized mixed effect models and community data were analyzed with multivariate linear models. During the fallow period, Bj suppressed weed biomass (with respect to C) by 79, 75, 34, and 28 % in CT:2012, RT:2012, CT:2014 and RT: 2014, respectively, whereas Vv only suppressed weed biomass by 69 and 37 % in CT and RT in 2012, respectively. Greater weed suppression for Bj than Vv or Ts at lower levels of CC productivity (200 g dry biomass m− 2) was attributed to the importance of CC traits such as nitrophily, allelopathy and/or quick soil coverage. The weed suppressive effect of CC during the fallow period was greater in CT (βslope = − 0.28) than in RT (βslope = − 0.16), possibly due to contrasted weed flora and/or CC growth dynamics. Tillage and herbicides overrode the potential effect of CC on weed commu­ nities in the subsequent crops. The integration of a highly productive legume CC, such as Vv, allowed to increase maize productivity (with respect to C) by 65 % in absence of N fertilisation and by 23 % at the lowest N fer­ tilisation level. CC effects on sunflower and durum wheat yield were limited due to dry weather conditions and quick nitrogen release in time, respectively. These results highlight the importance of legume CC for sustaining crop productivity while reducing nitrogen fertilisation. Further studies need to identify less intensive weed management practices that can complement potential CC effects rather than override them.","container-title":"European Journal of Agronomy","DOI":"10.1016/j.eja.2020.126221","ISSN":"11610301","journalAbbreviation":"European Journal of Agronomy","language":"en","page":"126221","source":"DOI.org (Crossref)","title":"Cover crops promote crop productivity but do not enhance weed management in tillage-based cropping systems","volume":"123","author":[{"family":"Adeux","given":"Guillaume"},{"family":"Cordeau","given":"Stéphane"},{"family":"Antichi","given":"Daniele"},{"family":"Carlesi","given":"Stefano"},{"family":"Mazzoncini","given":"Marco"},{"family":"Munier-Jolain","given":"Nicolas"},{"family":"Bàrberi","given":"Paolo"}],"issued":{"date-parts":[["2021",2]]}}},{"id":1248,"uris":["http://zotero.org/users/3599437/items/4LPL5GTN"],"itemData":{"id":1248,"type":"article-journal","abstract":"Context\nLittle is known about the long-term contribution of cover crops to weed management in tillage- and herbicide-based systems.\nResearch questions\nDo cover crops mainly filter weed species capable of setting seeds during the fallow period? Can cover crop biomass productivity explain differences in weed suppression among cover crop species? Does reduced weed seedbank density translate into lower weed biomass and higher crop productivity?\nMethods\nSoil samples (0–15 cm) were collected in 2018 after cover crop termination and used in a greenhouse seedling emergence assay to assess the topsoil weed seedbank capable of germinating 25 years after the beginning of a split-plot experiment on tillage systems (conventional vs. reduced) and cover crops (bare soil control, Brassica juncea (brown mustard), and Vicia villosa (hairy vetch)). Total density and density of the 10 most abundant weed species in the topsoil seedbank were related to observations of weed species visual soil cover, total weed biomass, cover crop biomass, and cash crop grain yield made during the six years which preceded the weed seedbank assessment. Weed seedling density was also used to compute community weighted mean of germination and flowering period.\nResults\nIn comparison with the bare soil control, hairy vetch suppressed total weed seedling density by 40%, whereas brown mustard showed no effect. In comparison with the bare soil control, hairy vetch suppressed weed seedling density of Cerastium glomeratum (−87%), Veronica persica (−86%), Capsella bursa-pastoris (−57%) and Poa annua (−42%), whereas brown mustard only suppressed C. bursa-pastoris (−65%) and V. persica (−49%). The suppressive effect of hairy vetch on these four species translated into a significant reduction of community weighted mean of autumn/winter germination period and March to July flowering period. The contrasted suppressive effect of brown mustard and hairy vetch on weed seedling density of these four species was related to contrasted competitive interactions during the four previous cover crop seasons. However, differences in weed suppression between hairy vetch and brown mustard could not be fully explained by differences in biomass productivity. Management intensity (e.g. herbicides and tillage) potentially smoothed out differences in weed suppression between cover crop treatments because no effect of cover crops were observed on total weed biomass or gain yield of the subsequent crops over the 2012–2017 period.\nConclusion\nCover crops contribute little to weed management in herbicide and tillage-based cropping systems.\nImplication\nThe weed suppressive effect of cover crops should be further explored in cropping systems which minimise herbicide use and tillage intensity.","container-title":"Field Crops Research","DOI":"10.1016/j.fcr.2022.108769","ISSN":"0378-4290","journalAbbreviation":"Field Crops Research","page":"108769","source":"ScienceDirect","title":"Long-term cover cropping in tillage-based systems filters weed community phenology: A seedbank analysis","title-short":"Long-term cover cropping in tillage-based systems filters weed community phenology","volume":"291","author":[{"family":"Adeux","given":"Guillaume"},{"family":"Rodriguez","given":"Alain"},{"family":"Penato","given":"Clémence"},{"family":"Antichi","given":"Daniele"},{"family":"Carlesi","given":"Stefano"},{"family":"Sbrana","given":"Massimo"},{"family":"Bàrberi","given":"Paolo"},{"family":"Cordeau","given":"Stéphane"}],"issued":{"date-parts":[["2023",2,1]]}}},{"id":1527,"uris":["http://zotero.org/users/3599437/items/BQVLIYFN"],"itemData":{"id":1527,"type":"article-journal","abstract":"The integration of cover crops into cropping systems has demonstrated significant potential for enhancing weed suppression, improving soil health, and reducing dependence on chemical herbicides. A three-year field study conducted in Slovenia between 2020 and 2023 aimed to quantify the seasonal competitive relationships between cover crop and weeds while also evaluating potential yield benefits for the subsequent maize crop. A randomized complete block design accounted for variations in soil tillage (conventional and conservation) and cover crop type (single species: oilseed radish and berseem clover; a simple five-species cover crop mixture; and a functionally diverse seven-species cover crop mixture). Oilseed radish imposed the highest level of competition against weeds within the first four weeks post-sowing. The highest levels of weed suppression across years and tillage practices were observed with oilseed radish and the simple cover crop mixture (81–85 %). The functionally more diverse cover crop mixture was not more productive or weed suppressive than other cover crops neither did improve the level of weed control. The weed suppression level not closely linked to cover crop biomass production, suggests that rapid early growth may be more relevant functional trait for cover crop weed suppression capabilities. Maize yields were insignificantly improved with berseem clover and the most productive simple cover crop mixture by 0.7 t ha −1. The present study confirms the importance of cover crops as a key non-chemical weed management strategy for diversification. However, it also indicates the need for developing trait-based cover crop mixtures to further enhance cover crop-weed competition and main crop yield outcomes under specific resource availability, management practices, and desired ecosystem services.","container-title":"Agriculture, Ecosystems &amp; Environment","DOI":"10.1016/j.agee.2025.109530","ISSN":"0167-8809","journalAbbreviation":"Agriculture, Ecosystems &amp; Environment","page":"109530","source":"ScienceDirect","title":"Weed suppression and maize yield influenced by cover crop mixture diversity and tillage","volume":"383","author":[{"family":"Leskovšek","given":"Robert"},{"family":"Eler","given":"Klemen"},{"family":"Zamljen","given":"Sergeja Adamič"}],"issued":{"date-parts":[["2025",5,1]]}}},{"id":394,"uris":["http://zotero.org/users/3599437/items/77YT7T2T"],"itemData":{"id":394,"type":"article-journal","abstract":"The carry-over effect of cover crops on weeds and crop productivity in the subsequent crops has been related to cover crop composition and cover crop termination methods but their interaction with soil resource availability remains poorly documented, as well as the relative importance of each of these factors. This study investigated the effect of cover crop management (i.e. cover crop mixture, fertilisation, irrigation, termination method and their combinations) on weed biomass and crop productivity in two subsequent crops (spring barley followed by winter linseed). We hypothesised that cover crop management could affect productivity of the subsequent crops through both weed suppression and nitrogen supply. Two experiments spanning a duration of two years were setup, on two different fields in two different years, to investigate the effect of cover crop mixture (2 or 8 species including or not legume species, plus a bare soil control), water and nitrogen availability at cover crop sowing and cover crop termination methods (rolling, herbicide-use and winter-kill control) on weed biomass and crop productivity of the two subsequent unweeded, unfertilised and directly seeded crops. Weed biomass and crop productivity in both subsequent crops were affected by multiple interactions between cover crop mixture, soil resource availability, cover crop termination method and experiment. In experiment 1, combinations of cover crop management alternative to the reference (i.e. bare soil, without fertilisation and irrigation, winter-killed) mainly showed beneficial carry-over effects (i.e. lower weed biomass and higher crop productivity) in the sub­ sequent spring barley while having no effect in winter linseed. In experiment 2, alternative combinations of cover crop management mainly showed no effects or detrimental carry-over effects (i.e. higher weed biomass and lower crop productivity) in spring barley while having some positive effects in winter linseed (i.e. only when cover crops were terminated with herbicide-use). Crop productivity was mainly affected by weed biomass which was significantly reduced almost only when cover crops were terminated with herbicide-use. Crop productivity was also affected but to a lesser extent by cover crop soil-mediated effects (e.g. nitrogen supply). These results highlight complex interactions between cover crop management and environmental conditions on the carry-over effects of cover crops in the subsequent crops. Cover crops may not play an essential role for weed management in no-till and herbicide-free systems, particularly at low levels of cover crop biomass production.","container-title":"Field Crops Research","DOI":"10.1016/j.fcr.2023.108899","ISSN":"03784290","journalAbbreviation":"Field Crops Research","language":"en","page":"108899","source":"DOI.org (Crossref)","title":"Carry-over effects of cover crops on weeds and crop productivity in no-till systems","volume":"295","author":[{"family":"Rouge","given":"Alicia"},{"family":"Adeux","given":"Guillaume"},{"family":"Busset","given":"Hugues"},{"family":"Hugard","given":"Rodolphe"},{"family":"Martin","given":"Juliette"},{"family":"Matejicek","given":"Annick"},{"family":"Moreau","given":"Delphine"},{"family":"Guillemin","given":"Jean-Philippe"},{"family":"Cordeau","given":"Stéphane"}],"issued":{"date-parts":[["2023",5]]}}}],"schema":"https://github.com/citation-style-language/schema/raw/master/csl-citation.json"} </w:instrText>
      </w:r>
      <w:r w:rsidR="006C3DC0" w:rsidRPr="006C3DC0">
        <w:rPr>
          <w:lang w:val="en-US"/>
        </w:rPr>
        <w:fldChar w:fldCharType="separate"/>
      </w:r>
      <w:r w:rsidR="00890183" w:rsidRPr="00890183">
        <w:t>(Adeux et al., 2021, 2023; Leskovšek et al., 2025; Rouge et al., 2023)</w:t>
      </w:r>
      <w:r w:rsidR="006C3DC0" w:rsidRPr="006C3DC0">
        <w:fldChar w:fldCharType="end"/>
      </w:r>
      <w:r w:rsidR="006C3DC0" w:rsidRPr="006C3DC0">
        <w:rPr>
          <w:lang w:val="en-US"/>
        </w:rPr>
        <w:t xml:space="preserve">. It follows that fall vegetation may present a unique opportunity for optimization, allowing the expression of ecologically beneficial </w:t>
      </w:r>
      <w:r w:rsidR="009B1DCF">
        <w:rPr>
          <w:lang w:val="en-US"/>
        </w:rPr>
        <w:t>communities</w:t>
      </w:r>
      <w:r w:rsidR="006C3DC0" w:rsidRPr="006C3DC0">
        <w:rPr>
          <w:lang w:val="en-US"/>
        </w:rPr>
        <w:t xml:space="preserve"> without </w:t>
      </w:r>
      <w:r w:rsidR="00E75CD1">
        <w:rPr>
          <w:lang w:val="en-US"/>
        </w:rPr>
        <w:t xml:space="preserve">increasing the probability of </w:t>
      </w:r>
      <w:r w:rsidR="006C3DC0" w:rsidRPr="006C3DC0">
        <w:rPr>
          <w:lang w:val="en-US"/>
        </w:rPr>
        <w:t>future agronomic harm</w:t>
      </w:r>
      <w:r w:rsidR="00AF0363">
        <w:rPr>
          <w:lang w:val="en-US"/>
        </w:rPr>
        <w:t xml:space="preserve"> </w:t>
      </w:r>
      <w:r w:rsidR="00AF0363">
        <w:rPr>
          <w:lang w:val="en-US"/>
        </w:rPr>
        <w:fldChar w:fldCharType="begin"/>
      </w:r>
      <w:r w:rsidR="00AF0363">
        <w:rPr>
          <w:lang w:val="en-US"/>
        </w:rPr>
        <w:instrText xml:space="preserve"> ADDIN ZOTERO_ITEM CSL_CITATION {"citationID":"cANrFSQZ","properties":{"formattedCitation":"(Esposito et al., 2023)","plainCitation":"(Esposito et al., 2023)","noteIndex":0},"citationItems":[{"id":1254,"uris":["http://zotero.org/users/3599437/items/ECHP6WSE"],"itemData":{"id":1254,"type":"article-journal","abstract":"Weeds are a fundamental component of agroecosystems and, if not appropriately managed, can cause severe crop yield losses. New perspectives on weed management are required, because current approaches, such as herbicide application or soil tillage, have significant environmental and agronomic drawbacks. We propose the concept of “neutral weed communities,” which are weed communities that coexist with crops and do not negatively affect crop yield and quality compared with weed-free conditions. Management practices that promote neutral weed communities can enable reduced use of herbicides and soil tillage while enhancing ecosystem services and biodiversity. We report scientific evidence of neutral weed communities and survey ecological explanations for why different weed communities have different effects on crop production. We also propose two weed management approaches for attaining neutral weed communities. The first approach aims to maximize weed biodiversity using traditional approaches such as cropping system diversification and integrated weed management. Higher weed biodiversity is associated with lower dominance of competitive weed species that reduce crop yield. The second approach relies on modern tools such as robots and biotechnology to manipulate the density of specific weed species. This approach can remove highly problematic species and minimize niche overlap between the weeds and crops. Given the complexity of interactions among crops, weeds, and other components of the agroecosystem, we highlight the need for multidisciplinary research to illuminate mechanisms that determine the neutrality of weed communities.","container-title":"Weed Science","DOI":"10.1017/wsc.2023.27","ISSN":"0043-1745, 1550-2759","issue":"4","journalAbbreviation":"Weed Sci","language":"en","page":"301-311","source":"DOI.org (Crossref)","title":"Neutral weed communities: the intersection between crop productivity, biodiversity, and weed ecosystem services","title-short":"Neutral weed communities","volume":"71","author":[{"family":"Esposito","given":"Marco"},{"family":"Westbrook","given":"Anna S."},{"family":"Maggio","given":"Albino"},{"family":"Cirillo","given":"Valerio"},{"family":"DiTommaso","given":"Antonio"}],"issued":{"date-parts":[["2023",7]]}}}],"schema":"https://github.com/citation-style-language/schema/raw/master/csl-citation.json"} </w:instrText>
      </w:r>
      <w:r w:rsidR="00AF0363">
        <w:rPr>
          <w:lang w:val="en-US"/>
        </w:rPr>
        <w:fldChar w:fldCharType="separate"/>
      </w:r>
      <w:r w:rsidR="00AF0363" w:rsidRPr="00AF0363">
        <w:t>(Esposito et al., 2023)</w:t>
      </w:r>
      <w:r w:rsidR="00AF0363">
        <w:rPr>
          <w:lang w:val="en-US"/>
        </w:rPr>
        <w:fldChar w:fldCharType="end"/>
      </w:r>
      <w:r w:rsidR="00E41219">
        <w:rPr>
          <w:lang w:val="en-US"/>
        </w:rPr>
        <w:t xml:space="preserve">. In this context, fall plant </w:t>
      </w:r>
      <w:r w:rsidR="00E41219" w:rsidRPr="006C3DC0">
        <w:rPr>
          <w:lang w:val="en-US"/>
        </w:rPr>
        <w:t xml:space="preserve">communities </w:t>
      </w:r>
      <w:r w:rsidR="00E75CD1">
        <w:rPr>
          <w:lang w:val="en-US"/>
        </w:rPr>
        <w:t>have the potential to o</w:t>
      </w:r>
      <w:r w:rsidR="00E41219" w:rsidRPr="006C3DC0">
        <w:rPr>
          <w:lang w:val="en-US"/>
        </w:rPr>
        <w:t xml:space="preserve">ffer a range of ecological </w:t>
      </w:r>
      <w:r w:rsidR="00E41219">
        <w:rPr>
          <w:lang w:val="en-US"/>
        </w:rPr>
        <w:t xml:space="preserve">and environmental </w:t>
      </w:r>
      <w:r w:rsidR="00E41219" w:rsidRPr="006C3DC0">
        <w:rPr>
          <w:lang w:val="en-US"/>
        </w:rPr>
        <w:t>benefits</w:t>
      </w:r>
      <w:r w:rsidR="009B1DCF">
        <w:rPr>
          <w:lang w:val="en-US"/>
        </w:rPr>
        <w:t>; t</w:t>
      </w:r>
      <w:r w:rsidR="00E41219" w:rsidRPr="006C3DC0">
        <w:rPr>
          <w:lang w:val="en-US"/>
        </w:rPr>
        <w:t>he</w:t>
      </w:r>
      <w:r w:rsidR="00DB3916">
        <w:rPr>
          <w:lang w:val="en-US"/>
        </w:rPr>
        <w:t xml:space="preserve"> communities</w:t>
      </w:r>
      <w:r w:rsidR="00E41219" w:rsidRPr="006C3DC0">
        <w:rPr>
          <w:lang w:val="en-US"/>
        </w:rPr>
        <w:t xml:space="preserve"> may serve as important promotors of plant diversity</w:t>
      </w:r>
      <w:r w:rsidR="0062645F">
        <w:rPr>
          <w:lang w:val="en-US"/>
        </w:rPr>
        <w:t xml:space="preserve"> conservation</w:t>
      </w:r>
      <w:r w:rsidR="00DB3916">
        <w:rPr>
          <w:lang w:val="en-US"/>
        </w:rPr>
        <w:t xml:space="preserve"> </w:t>
      </w:r>
      <w:r w:rsidR="00DB3916">
        <w:rPr>
          <w:lang w:val="en-US"/>
        </w:rPr>
        <w:fldChar w:fldCharType="begin"/>
      </w:r>
      <w:r w:rsidR="00DB3916">
        <w:rPr>
          <w:lang w:val="en-US"/>
        </w:rPr>
        <w:instrText xml:space="preserve"> ADDIN ZOTERO_ITEM CSL_CITATION {"citationID":"AxhvtgcX","properties":{"formattedCitation":"(Fanfarillo &amp; Kasperski, 2021)","plainCitation":"(Fanfarillo &amp; Kasperski, 2021)","noteIndex":0},"citationItems":[{"id":1618,"uris":["http://zotero.org/users/3599437/items/6CR9P3E2"],"itemData":{"id":1618,"type":"article-journal","abstract":"The value of arable plant communities from a natural and environmental perspective was recognized only recently. Human-dependent arable plant assemblages are acknowledged to support biodiversity in agroecosystems and to provide numerous ecosystem services. The conservation of such communities relies on low-input, traditional agriculture, which is vanishing worldwide. Both agricultural intensification and land abandonment negatively affected arable plant biodiversity, with a remarkable loss of species and communities of great conservation and ecological interest. In this paper, we introduce a floristic-ecological monitoring tool aiming at the quantification of the ecological value of arable plant communities, named ArEco. Starting from presence-absence community data, the index returns a numerical value derived from species richness and six features of arable vascular plants: life form, Ellenberg nutrient value, alien status, conservation status in Europe, support to pollinator insects, and support to feeding birds. A program for the calculations was written in Java, with a database of about 400 arable plant species. The effectiveness of the tool was tested on 270 arable vegetation plots of different crop types in Italy, a European hotspot of arable plant diversity. The results show that, in the study area, winter arable vegetation has a higher ecological value than summer arable vegetation. In a similar way, extensively managed arable land hosts communities of higher ecological value than those hosted by intensively managed arable land. In view of the present results, ArEco will be a useful tool for monitoring, conservation, and restoration activities of arable plant communities in Europe.","container-title":"Biodiversity and Conservation","DOI":"10.1007/s10531-021-02191-x","ISSN":"1572-9710","issue":"7","journalAbbreviation":"Biodivers Conserv","language":"en","page":"2145-2164","source":"Springer Link","title":"An index of ecological value for European arable plant communities","volume":"30","author":[{"family":"Fanfarillo","given":"E."},{"family":"Kasperski","given":"A."}],"issued":{"date-parts":[["2021",6,1]]}}}],"schema":"https://github.com/citation-style-language/schema/raw/master/csl-citation.json"} </w:instrText>
      </w:r>
      <w:r w:rsidR="00DB3916">
        <w:rPr>
          <w:lang w:val="en-US"/>
        </w:rPr>
        <w:fldChar w:fldCharType="separate"/>
      </w:r>
      <w:r w:rsidR="00DB3916" w:rsidRPr="00DB3916">
        <w:t>(Fanfarillo &amp; Kasperski, 2021)</w:t>
      </w:r>
      <w:r w:rsidR="00DB3916">
        <w:rPr>
          <w:lang w:val="en-US"/>
        </w:rPr>
        <w:fldChar w:fldCharType="end"/>
      </w:r>
      <w:r w:rsidR="00E41219" w:rsidRPr="006C3DC0">
        <w:rPr>
          <w:lang w:val="en-US"/>
        </w:rPr>
        <w:t xml:space="preserve">, provide food sources for a high diversity of organisms </w:t>
      </w:r>
      <w:r w:rsidR="00E41219" w:rsidRPr="006C3DC0">
        <w:rPr>
          <w:lang w:val="en-US"/>
        </w:rPr>
        <w:fldChar w:fldCharType="begin"/>
      </w:r>
      <w:r w:rsidR="00C75545">
        <w:rPr>
          <w:lang w:val="en-US"/>
        </w:rPr>
        <w:instrText xml:space="preserve"> ADDIN ZOTERO_ITEM CSL_CITATION {"citationID":"qBzwzGc1","properties":{"formattedCitation":"(Balfour &amp; Ratnieks, 2022; Marshall et al., 2003)","plainCitation":"(Balfour &amp; Ratnieks, 2022; Marshall et al., 2003)","noteIndex":0},"citationItems":[{"id":470,"uris":["http://zotero.org/users/3599437/items/W3QPLB5Z"],"itemData":{"id":470,"type":"article-journal","abstract":"Agricultural intensification has been implicated in global biodiversity declines. In the European Union, agri-environmental schemes are designed to address this. For pollinating insects, funding has been provided to sow wildflower mixes. However, previous research indicates that a suite of agricultural weeds are also of great importance to pollinators. Here, we compare the biodiversity associated with the species which are considered harmful to agricultural production and legally deemed as ‘injurious’ by the United Kingdom 1959 Weeds Act (common ragwort Jacobaea vulgaris, creeping thistle Cirsium arvense, spear thistle C. vulgare, curled dock Rumex crispus and broadleaved dock R. obtusifolius), with plant species recommended for pollinator-targeted agri-environmental options. In our field study, the abundance and diversity of pollinators visiting the weed species averaged twice that of the recommended plants and included the main insect orders (Coleoptera, Diptera, Hymenoptera and Lepidoptera). This relationship was also seen in a meta-analysis of literature data, which indicates that fourfold more flower-visitor species and fivefold more conservation-listed species are associated with the weeds. Additionally, the literature shows that twice the number of herbivorous insect species are associated with these plants. We suggest that several factors are responsible for this pattern. Injurious weed species are widely distributed, their flower morphology allows access to a wide variety of pollinator species, and they produce, on average, four times more nectar sugar than the recommended plant species. Freedom of information requests to public bodies such as local councils, Natural England and Highways England indicate that c. £10 million per year is spent controlling injurious weeds. Meanwhile, the cost of the four pollinator-targeted agri-environmental options in the United Kingdom exceeds £40 m annually. Synthesis and applications. Our results clearly show that weeds have an underappreciated value to biodiversity. Unfortunately, current UK agricultural policy encourages neither land sparing for nor land sharing with weeds. The UK government is, however, currently committed to overhauling agricultural payments to encourage more wildlife- and climate-friendly practices. Thus, the challenge of reconciling the conflicts between agricultural production and these native and biodiverse species should be a renewed priority to land managers, researchers and policymakers.","container-title":"Journal of Applied Ecology","DOI":"10.1111/1365-2664.14132","ISSN":"1365-2664","issue":"5","language":"en","license":"© 2022 The Authors. Journal of Applied Ecology published by John Wiley &amp; Sons Ltd on behalf of British Ecological Society.","note":"_eprint: https://onlinelibrary.wiley.com/doi/pdf/10.1111/1365-2664.14132","page":"1209-1218","source":"Wiley Online Library","title":"The disproportionate value of ‘weeds’ to pollinators and biodiversity","volume":"59","author":[{"family":"Balfour","given":"Nicholas J."},{"family":"Ratnieks","given":"Francis L. W."}],"issued":{"date-parts":[["2022"]]}}},{"id":1290,"uris":["http://zotero.org/users/3599437/items/ILS777BG"],"itemData":{"id":1290,"type":"article-journal","abstract":"Weeds are major constraints on crop production, yet as part of the primary producers within farming systems, they may be important components of the agroecosystem. Using published literature, the role of weeds in arable systems for other above-ground trophic levels are examined. In the UK, there is evidence that weed flora have changed over the past century, with some species declining in abundance, whereas others have increased. There is also some evidence for a decline in the size of arable weed seedbanks. Some of these changes reflect improved agricultural efficiency, changes to more winter-sown crops in arable rotations and the use of more broad-spectrum herbicide combinations. Interrogation of a database of records of phytophagous insects associated with plant species in the UK reveals that many arable weed species support a high diversity of insect species. Reductions in abundances of host plants may affect associated insects and other taxa. A </w:instrText>
      </w:r>
      <w:r w:rsidR="00C75545" w:rsidRPr="00C75545">
        <w:rPr>
          <w:lang w:val="da-DK"/>
        </w:rPr>
        <w:instrText>number of insect groups and farmland birds</w:instrText>
      </w:r>
      <w:r w:rsidR="00C75545" w:rsidRPr="00DB3916">
        <w:rPr>
          <w:lang w:val="en-US"/>
        </w:rPr>
        <w:instrText xml:space="preserve"> have shown marked population declines over the past 30 years. Correlational studies indicate that many of these declines are associated with changes in agricultural practices. Certainly reductions in food availability in winter and for nestling birds in spring are implicated in the declines of several bird species, notably the grey partridge, Perdix perdix. Thus weeds have a role within agroecosystems in supporting biodiversity more generally. An understanding of weed competitivity and the importance of weeds for insects and birds may allow the identification of the most important weed species. This may form the first step in balancing the needs for weed control with the requirements for biodiversity and more sustainable production methods.","container-title":"Weed Research","DOI":"10.1046/j.1365-3180.2003.00326.x","ISSN":"1365-3180","issue":"2","language":"en","note":"_eprint: https://onlinelibrary.wiley.com/doi/pdf/10.1046/j.1365-3180.2003.00326.x","page":"77-89","source":"Wiley Online Library","title":"The role of weeds in supporting biological diversity within crop fields","volume":"43","author":[{"family":"Marshall","given":"E J P"},{"family":"Brown","given":"V K"},{"family":"Boatman","given":"N D"},{"family":"Lutman","given":"P J W"},{"family":"Squire","given":"G R"},{"family":"Ward","given":"L K"}],"issued":{"date-parts":[["2003"]]}}}],"schema":"https://github.com/citation-style-language/schema/raw/master/csl-citation.json"} </w:instrText>
      </w:r>
      <w:r w:rsidR="00E41219" w:rsidRPr="006C3DC0">
        <w:rPr>
          <w:lang w:val="en-US"/>
        </w:rPr>
        <w:fldChar w:fldCharType="separate"/>
      </w:r>
      <w:r w:rsidR="00C75545" w:rsidRPr="00DB3916">
        <w:rPr>
          <w:lang w:val="en-US"/>
        </w:rPr>
        <w:t>(Balfour &amp; Ratnieks, 2022; Marshall et al., 2003)</w:t>
      </w:r>
      <w:r w:rsidR="00E41219" w:rsidRPr="006C3DC0">
        <w:fldChar w:fldCharType="end"/>
      </w:r>
      <w:r w:rsidR="00E41219" w:rsidRPr="00DB3916">
        <w:rPr>
          <w:lang w:val="en-US"/>
        </w:rPr>
        <w:t>, reduce</w:t>
      </w:r>
      <w:r w:rsidR="00AF0363">
        <w:rPr>
          <w:lang w:val="en-US"/>
        </w:rPr>
        <w:t xml:space="preserve"> fall</w:t>
      </w:r>
      <w:r w:rsidR="00E41219" w:rsidRPr="00DB3916">
        <w:rPr>
          <w:lang w:val="en-US"/>
        </w:rPr>
        <w:t xml:space="preserve"> nitrate leaching </w:t>
      </w:r>
      <w:r w:rsidR="00E41219" w:rsidRPr="006C3DC0">
        <w:rPr>
          <w:lang w:val="en-US"/>
        </w:rPr>
        <w:fldChar w:fldCharType="begin"/>
      </w:r>
      <w:r w:rsidR="00DB3916" w:rsidRPr="00DB3916">
        <w:rPr>
          <w:lang w:val="en-US"/>
        </w:rPr>
        <w:instrText xml:space="preserve"> ADDIN ZOTERO_ITEM CSL_CITATION {"citationID":"0p9EcyBw","properties":{"formattedCitation":"(Miranda-V\\uc0\\u233{}lez et al., 2026; Sullivan et al., 2017)","plainCitation":"(Miranda-Vélez et al., 2026; Sullivan et al., 2017)","noteIndex":0},"citationItems":[{"id":2192,"uris":["http://zotero.org/users/3599437/items/BVDR97MB"],"itemData":{"id":2192,"type":"article-journal","abstract":"Nitrate leaching during winter is a pressing environmental issue for agricultural systems in temperate climates. Interactions between cover crops and conservation tillage could have important implications for NO3- leaching, both temporally in-season and aggregated per season. To investigate this, we carried out direct analysis of a subsoil NO3- N concentration (nit-N) time-series using generalized additive models (GAMs) as well as generalized linear mixed effects modeling of aggregated seasonal N fluxes (N-leaching) derived using simulated subsoil water percolation. Subsoil NO3- concentrations were measured for four seasons (2019–20, 2020–21, 2021–22 and 2022–23) in a field experiment located in Foulumgård, Denmark, involving three tillage treatments (ploughing, P; harrowing, H; and no-till; NT), three winter cover crop treatments (fodder radish as cover crop, Ref; weeds and volunteers, V; and bare soil during winter, B) and two crop rotations based on spring and winter cereals. GAM analysis showed that both V and Ref reduced subsoil nit-N </w:instrText>
      </w:r>
      <w:r w:rsidR="00DB3916" w:rsidRPr="008D3E81">
        <w:rPr>
          <w:lang w:val="en-US"/>
        </w:rPr>
        <w:instrText xml:space="preserve">relative to </w:instrText>
      </w:r>
      <w:r w:rsidR="00DB3916">
        <w:rPr>
          <w:lang w:val="da-DK"/>
        </w:rPr>
        <w:instrText xml:space="preserve">B, where the effect was greatest in Ref. No consistent effect was found for tillage treatments singly or in interaction with plant cover or different seasons. Differences in the timing or peak nit-N were solely determined by the season, likely due to different weather patterns. Ref reduced N-leaching by over 45 kg N ha−1 y−1 relative to B in average across seasons regardless of tillage, while V reduced it by 13–17 kg N ha−1 y−1 in tillage treatments P and H. In NT, however, there was no difference in either nit-N or N-leaching between V and B, suggesting weed growth and N uptake was suppressed after 20 years of consistent conservation tillage. Finally, we argue that direct analysis of subsoil NO3- concentrations using GAMs represents a valuable complement to derived aggregated NO3- leaching, which can provide useful insight about in-season temporal dimension of management practices and mitigation strategies.","container-title":"Agriculture, Ecosystems &amp; Environment","DOI":"10.1016/j.agee.2025.110011","ISSN":"0167-8809","journalAbbreviation":"Agriculture, Ecosystems &amp; Environment","page":"110011","source":"ScienceDirect","title":"In-season effects of winter cover crops and tillage on soil NO3- and N leaching – Analysis with generalized additive models","volume":"396","author":[{"family":"Miranda-Vélez","given":"Jorge Federico"},{"family":"Simpson","given":"Gavin L."},{"family":"Hansen","given":"Elly Møller"},{"family":"Munkholm","given":"Lars J."}],"issued":{"date-parts":[["2026",2,1]]}}},{"id":1491,"uris":["http://zotero.org/users/3599437/items/J4YQVFCA"],"itemData":{"id":1491,"type":"article-journal","abstract":"This study investigated the ability of several plant species commonly occurring as weeds in Australian cropping systems to produce root exudates that inhibit nitrification via biological nitrification inhibition (BNI). Seedlings of wild radish (Raphanus raphanistrum), great brome grass (Bromus diandrus), wild oats (Avena fatua), annual ryegrass (Lolium rigidum) and Brachiaria humidicola (BNI-positive control) were grown in hydroponics, and the impact of their root exudates on NO3– production by Nitrosomonas europaea was measured in a pure-culture assay. A pot study (soil-based assay) was then conducted to confirm the ability of the weeds to inhibit nitrification in whole soils. All of the tested weeds slowed NO3– production by N. europaea in the pure-culture assay and significantly inhibited potential nitrification rates in soil-based assays. Root exudates produced by wild radish were the most inhibitory, slowing NO3– production by the pure culture of N. europaea by 53 ± 6.1% and completely inhibiting nitrification in the soil-based assay. The other weed species all had BNI capacities comparable to that of B. humidicola and significantly higher than that previously reported for wheat cv. Janz. This study demonstrates that several commonly occurring weed species have BNI capacity. By altering the N cycle, and retaining NH4+ in the soils in which they grow, these weeds may gain a competitive advantage over species (including crops) that prefer NO3–. Increasing our understanding of how weeds compete with crops for N may open avenues for novel weed-management strategies.","container-title":"Crop and Pasture Science","DOI":"10.1071/CP17243","ISSN":"1836-5795","issue":"8","journalAbbreviation":"Crop Pasture Sci.","language":"en","note":"publisher: CSIRO PUBLISHING","page":"798-804","source":"www.publish.csiro.au","title":"Biological nitrification inhibition by weeds: wild radish, brome grass, wild oats and annual ryegrass decrease nitrification rates in their rhizospheres","title-short":"Biological nitrification inhibition by weeds","volume":"68","author":[{"family":"Sullivan","given":"Cathryn A. O’"},{"family":"Whisson","given":"Kelley"},{"family":"Treble","given":"Karen"},{"family":"Roper","given":"Margaret M."},{"family":"Micin","given":"Shayne F."},{"family":"Ward","given":"Philip R."}],"issued":{"date-parts":[["2017",10,6]]}}}],"schema":"https://github.com/citation-style-language/schema/raw/master/csl-citation.json"} </w:instrText>
      </w:r>
      <w:r w:rsidR="00E41219" w:rsidRPr="006C3DC0">
        <w:rPr>
          <w:lang w:val="en-US"/>
        </w:rPr>
        <w:fldChar w:fldCharType="separate"/>
      </w:r>
      <w:r w:rsidR="00DB3916" w:rsidRPr="00DB3916">
        <w:t>(Miranda-Vélez et al., 2026; Sullivan et al., 2017)</w:t>
      </w:r>
      <w:r w:rsidR="00E41219" w:rsidRPr="006C3DC0">
        <w:fldChar w:fldCharType="end"/>
      </w:r>
      <w:r w:rsidR="00E41219" w:rsidRPr="006C3DC0">
        <w:rPr>
          <w:lang w:val="en-US"/>
        </w:rPr>
        <w:t xml:space="preserve">, contribute to soil organic carbon  </w:t>
      </w:r>
      <w:r w:rsidR="00E41219" w:rsidRPr="006C3DC0">
        <w:rPr>
          <w:lang w:val="en-US"/>
        </w:rPr>
        <w:fldChar w:fldCharType="begin"/>
      </w:r>
      <w:r w:rsidR="00E41219" w:rsidRPr="006C3DC0">
        <w:rPr>
          <w:lang w:val="en-US"/>
        </w:rPr>
        <w:instrText xml:space="preserve"> ADDIN ZOTERO_ITEM CSL_CITATION {"citationID":"c5pMaXqX","properties":{"formattedCitation":"(Jian et al., 2020)","plainCitation":"(Jian et al., 2020)","noteIndex":0},"citationItems":[{"id":1482,"uris":["http://zotero.org/users/3599437/items/EL75SHRF"],"itemData":{"id":1482,"type":"article-journal","abstract":"Including cover crops within agricultural rotations may increase soil organic carbon (SOC). However, contradictory findings generated by on-site experiments make it necessary to perform a comprehensive assessment of interactions between cover crops, environmental and management factors, and changes in SOC. In this study, we collected data from studies that compared agricultural production with and without cover crops, and then analyzed those data using meta-analysis and regression. Our results showed that including cover crops into rotations significantly increased SOC, with an overall mean change of 15.5% (95% confidence interval of 13.8%–17.3%). Whereas medium-textured soils had highest SOC stocks (overall means of 39 Mg ha−1 with and 37 Mg ha−1 without cover crops), fine-textured soils showed the greatest increase in SOC after the inclusion of cover crops (mean change of 39.5%). Coarse-textured (11.4%) and medium-textured soils (10.3%) had comparatively smaller changes in SOC, while soils in temperate climates had greater changes (18.7%) than those in tropical climates (7.2%). Cover crop mixtures resulted in greater increases in SOC compared to mono-species cover crops, and using legumes caused greater SOC increases than grass species. Cover crop biomass positively affected SOC changes while carbon:nitrogen ratio of cover crop biomass was negatively correlated with SOC changes. Cover cropping was associated with significant SOC increases in shallow soils (≤30 cm), but not in subsurface soils (&gt;30 cm). The regression analysis revealed that SOC changes from cover cropping correlated with improvements in soil quality, specifically decreased runoff and erosion and increased mineralizable carbon, mineralizable nitrogen, and soil nitrogen. Soil carbon change was also affected by annual temperature, number of years after start of cover crop usage, latitude, and initial SOC concentrations. Finally, the mean rate of carbon sequestration from cover cropping across all studies was 0.56 Mg ha−1 yr−1. If 15% of current global cropland were to adopt cover crops, this value would translate to 0.16 ± 0.06 Pg of carbon sequestered per year, which is ~1–2% of current fossil fuels emissions. Altogether, these results indicated that the inclusion of cover crops into agricultural rotations can enhance soil carbon concentrations, improve many soil quality parameters, and serve as a potential sink for atmosphere CO2.","container-title":"Soil Biology and Biochemistry","DOI":"10.1016/j.soilbio.2020.107735","ISSN":"0038-0717","journalAbbreviation":"Soil Biology and Biochemistry","page":"107735","source":"ScienceDirect","title":"A meta-analysis of global cropland soil carbon changes due to cover cropping","volume":"143","author":[{"family":"Jian","given":"Jinshi"},{"family":"Du","given":"Xuan"},{"family":"Reiter","given":"Mark S."},{"family":"Stewart","given":"Ryan D."}],"issued":{"date-parts":[["2020",4,1]]}}}],"schema":"https://github.com/citation-style-language/schema/raw/master/csl-citation.json"} </w:instrText>
      </w:r>
      <w:r w:rsidR="00E41219" w:rsidRPr="006C3DC0">
        <w:rPr>
          <w:lang w:val="en-US"/>
        </w:rPr>
        <w:fldChar w:fldCharType="separate"/>
      </w:r>
      <w:r w:rsidR="00E41219" w:rsidRPr="006C3DC0">
        <w:rPr>
          <w:lang w:val="en-US"/>
        </w:rPr>
        <w:t>(Jian et al., 2020)</w:t>
      </w:r>
      <w:r w:rsidR="00E41219" w:rsidRPr="006C3DC0">
        <w:fldChar w:fldCharType="end"/>
      </w:r>
      <w:r w:rsidR="00E41219" w:rsidRPr="006C3DC0">
        <w:rPr>
          <w:lang w:val="en-US"/>
        </w:rPr>
        <w:t xml:space="preserve">, </w:t>
      </w:r>
      <w:r w:rsidR="0062645F">
        <w:rPr>
          <w:lang w:val="en-US"/>
        </w:rPr>
        <w:t>and</w:t>
      </w:r>
      <w:r w:rsidR="00E41219" w:rsidRPr="006C3DC0">
        <w:rPr>
          <w:lang w:val="en-US"/>
        </w:rPr>
        <w:t xml:space="preserve"> mitigate soil erosion </w:t>
      </w:r>
      <w:r w:rsidR="00E41219" w:rsidRPr="006C3DC0">
        <w:rPr>
          <w:lang w:val="en-US"/>
        </w:rPr>
        <w:fldChar w:fldCharType="begin"/>
      </w:r>
      <w:r w:rsidR="00E41219" w:rsidRPr="006C3DC0">
        <w:rPr>
          <w:lang w:val="en-US"/>
        </w:rPr>
        <w:instrText xml:space="preserve"> ADDIN ZOTERO_ITEM CSL_CITATION {"citationID":"uzAw4jiw","properties":{"formattedCitation":"(Moreau et al., 2020)","plainCitation":"(Moreau et al., 2020)","noteIndex":0},"citationItems":[{"id":1502,"uris":["http://zotero.org/users/3599437/items/A8XSM9YL"],"itemData":{"id":1502,"type":"article-journal","abstract":"Weeds are often solely considered with a negative viewpoint, but they may also provide services for agroecosystems. Especially, the residual weed flora that is tolerated by integrated crop protection may contribute to a reduction of nitrate leaching and soil erosion during the summer and autumn fallow. To date, the determinants underlying these environmental weed benefits are largely unknown. The present study developed new indicators to account for the potential beneficial role of annual weed flora to reduce nitrate leaching and soil erosion at the field scale, and then calculated them from the outputs of a weed dynamics model. The aim was to analyse which cropping systems facilitate residual weed flora to reduce nitrate leaching and soil erosion, while minimizing negative weed impacts on crop production. When developing the indicators, the potential weed-based reduction of nitrate leaching was considered to increase with both the growth of the weed flora and the weed species potential to take up nitrogen; the potential weed-based reduction of soil erosion was assumed to increase with soil cover by weeds when soil cover by cash crops was low. Our simulation study included 259 arable cropping systems (covering a wide range of herbicide and tillage intensity, with each cropping system simulated over 28 years and repeated 10 times with 10 different weather series) in which the dynamics of 25 annual weed species was simulated. Simulations showed that the cropping systems promoting a high potential weed-based reduction of nitrate leaching were generally also those with a high potential weed-based reduction of soil erosion, pointing to a compatibility between these benefits provided by the weed flora. However, the cropping systems promoting these environmental benefits were generally also those that presented the highest crop yield losses. Tillage and crop rotation were identified as the cultural techniques with the greatest influence on the potential weed-based reduction of nitrate leaching and soil erosion, while herbicides had a more limited effect. Most of the studied cropping systems (representing “real situations” in which farmers or experimenters make the decisions about crop rotations and cultural techniques) tended to favour low crop yield losses rather than high weed-based environmental benefits. Interestingly, a few systems achieved both objectives. Systems that achieved relatively low crop yield losses and high weed-based environmental benefits mainly combined infrequent superficial tillage operations, with a low proportion of winter crops in the rotation and a very low tillage depth. Finally, only a few weed traits determined the role of the weed flora to potentially reduce nitrate leaching and soil erosion. They were seed traits (seed lipid content, seed area per weight and seed coat thickness), driving the early and fast appearance of the weed canopy after weed seed shed. This suggests that, for annual weed species, a high weed flora potential to reduce nitrate leaching and soil erosion is not restricted to specific weed species able to take up nitrogen and cover soil. Thus, our simulation study indicates that such a high potential to reduce nitrate leaching and soil erosion could therefore be reached in very different agroecosystems in terms of weed seed bank.","container-title":"European Journal of Agronomy","DOI":"10.1016/j.eja.2020.126015","ISSN":"1161-0301","journalAbbreviation":"European Journal of Agronomy","page":"126015","source":"ScienceDirect","title":"In which cropping systems can residual weeds reduce nitrate leaching and soil erosion?","volume":"119","author":[{"family":"Moreau","given":"Delphine"},{"family":"Pointurier","given":"Olivia"},{"family":"Nicolardot","given":"Bernard"},{"family":"Villerd","given":"Jean"},{"family":"Colbach","given":"Nathalie"}],"issued":{"date-parts":[["2020",9,1]]}}}],"schema":"https://github.com/citation-style-language/schema/raw/master/csl-citation.json"} </w:instrText>
      </w:r>
      <w:r w:rsidR="00E41219" w:rsidRPr="006C3DC0">
        <w:rPr>
          <w:lang w:val="en-US"/>
        </w:rPr>
        <w:fldChar w:fldCharType="separate"/>
      </w:r>
      <w:r w:rsidR="00E41219" w:rsidRPr="006C3DC0">
        <w:rPr>
          <w:lang w:val="en-US"/>
        </w:rPr>
        <w:t>(Moreau et al., 2020)</w:t>
      </w:r>
      <w:r w:rsidR="00E41219" w:rsidRPr="006C3DC0">
        <w:fldChar w:fldCharType="end"/>
      </w:r>
      <w:r w:rsidR="00E41219">
        <w:rPr>
          <w:lang w:val="en-US"/>
        </w:rPr>
        <w:t xml:space="preserve">. </w:t>
      </w:r>
      <w:r w:rsidR="001C0F78">
        <w:rPr>
          <w:lang w:val="en-US"/>
        </w:rPr>
        <w:t>While direct measurements of benefits are the most reliable, such measurements are not always available nor feasible. Accordingly, s</w:t>
      </w:r>
      <w:r w:rsidR="00A04631">
        <w:rPr>
          <w:lang w:val="en-US"/>
        </w:rPr>
        <w:t xml:space="preserve">everal methodologies for estimating </w:t>
      </w:r>
      <w:r w:rsidR="00A04631">
        <w:t xml:space="preserve">the potential values and </w:t>
      </w:r>
      <w:r w:rsidR="00AF0363">
        <w:t xml:space="preserve">future </w:t>
      </w:r>
      <w:r w:rsidR="00A04631">
        <w:t>harms of non-crop vegetation</w:t>
      </w:r>
      <w:r w:rsidR="00A04631">
        <w:rPr>
          <w:lang w:val="en-US"/>
        </w:rPr>
        <w:t xml:space="preserve"> have been proposed </w:t>
      </w:r>
      <w:r w:rsidR="009B1DCF">
        <w:rPr>
          <w:lang w:val="en-US"/>
        </w:rPr>
        <w:t xml:space="preserve">(Gentili et al. (in review)). </w:t>
      </w:r>
      <w:r w:rsidR="001C0F78">
        <w:rPr>
          <w:lang w:val="en-US"/>
        </w:rPr>
        <w:t xml:space="preserve">Each approach has different data requirements and outcomes, and this </w:t>
      </w:r>
      <w:r w:rsidR="00E41219">
        <w:t>lack of a universally accepted methodology precludes comparisons between studies</w:t>
      </w:r>
      <w:r w:rsidR="001C0F78">
        <w:t xml:space="preserve">. However, </w:t>
      </w:r>
      <w:r w:rsidR="00E41219">
        <w:t>within the context of a single study</w:t>
      </w:r>
      <w:r w:rsidR="00A04631" w:rsidRPr="00A04631">
        <w:t xml:space="preserve"> </w:t>
      </w:r>
      <w:r w:rsidR="00A04631">
        <w:t xml:space="preserve">if the goals and assumptions of the estimating procedure are clearly articulated, </w:t>
      </w:r>
      <w:r w:rsidR="00AF0363">
        <w:t xml:space="preserve">estimating </w:t>
      </w:r>
      <w:r w:rsidR="005579A3">
        <w:t xml:space="preserve">potential </w:t>
      </w:r>
      <w:r w:rsidR="00AF0363">
        <w:t xml:space="preserve">services and disservices of vegetation communities </w:t>
      </w:r>
      <w:r w:rsidR="00E45AC5">
        <w:t xml:space="preserve">can provide valuable </w:t>
      </w:r>
      <w:r w:rsidR="00E41219">
        <w:t>insight.</w:t>
      </w:r>
      <w:r w:rsidR="00CF1E52">
        <w:t xml:space="preserve"> </w:t>
      </w:r>
      <w:commentRangeStart w:id="13"/>
      <w:r w:rsidR="00E45AC5" w:rsidRPr="001973FD">
        <w:t xml:space="preserve">Furthermore, </w:t>
      </w:r>
      <w:r w:rsidR="005579A3" w:rsidRPr="001973FD">
        <w:t xml:space="preserve">estimating </w:t>
      </w:r>
      <w:r w:rsidR="00E45AC5" w:rsidRPr="001973FD">
        <w:rPr>
          <w:lang w:val="en-US"/>
        </w:rPr>
        <w:t xml:space="preserve">the impacts of the pesticides associated with </w:t>
      </w:r>
      <w:r w:rsidR="00715DB1" w:rsidRPr="001973FD">
        <w:rPr>
          <w:lang w:val="en-US"/>
        </w:rPr>
        <w:t xml:space="preserve">the cropping systems </w:t>
      </w:r>
      <w:r w:rsidR="00F26976" w:rsidRPr="001973FD">
        <w:rPr>
          <w:lang w:val="en-US"/>
        </w:rPr>
        <w:t>associated with a g</w:t>
      </w:r>
      <w:r w:rsidR="00E45AC5" w:rsidRPr="001973FD">
        <w:rPr>
          <w:lang w:val="en-US"/>
        </w:rPr>
        <w:t xml:space="preserve">iven fall vegetation community </w:t>
      </w:r>
      <w:r w:rsidR="00F26976" w:rsidRPr="001973FD">
        <w:rPr>
          <w:lang w:val="en-US"/>
        </w:rPr>
        <w:t xml:space="preserve">can </w:t>
      </w:r>
      <w:r w:rsidR="00E45AC5" w:rsidRPr="001973FD">
        <w:rPr>
          <w:lang w:val="en-US"/>
        </w:rPr>
        <w:t>provide additional accounting of the benef</w:t>
      </w:r>
      <w:r w:rsidR="00E45AC5">
        <w:rPr>
          <w:lang w:val="en-US"/>
        </w:rPr>
        <w:t>its and harms</w:t>
      </w:r>
      <w:r w:rsidR="005579A3">
        <w:rPr>
          <w:lang w:val="en-US"/>
        </w:rPr>
        <w:t xml:space="preserve">, given the </w:t>
      </w:r>
      <w:r w:rsidR="005579A3">
        <w:t>undesirable external impacts pesticide use has</w:t>
      </w:r>
      <w:commentRangeEnd w:id="13"/>
      <w:r w:rsidR="001973FD">
        <w:rPr>
          <w:rStyle w:val="CommentReference"/>
        </w:rPr>
        <w:commentReference w:id="13"/>
      </w:r>
      <w:r w:rsidR="005579A3">
        <w:t xml:space="preserve"> </w:t>
      </w:r>
      <w:r w:rsidR="005579A3">
        <w:fldChar w:fldCharType="begin"/>
      </w:r>
      <w:r w:rsidR="005579A3">
        <w:instrText xml:space="preserve"> ADDIN ZOTERO_ITEM CSL_CITATION {"citationID":"6HpAKEtD","properties":{"formattedCitation":"(Rani et al., 2021; Sharma et al., 2019; Wan et al., 2025)","plainCitation":"(Rani et al., 2021; Sharma et al., 2019; Wan et al., 2025)","noteIndex":0},"citationItems":[{"id":2245,"uris":["http://zotero.org/users/3599437/items/UBNVTLA9"],"itemData":{"id":2245,"type":"article-journal","abstract":"Pesticides are contributing in current agriculture to fulfil the need of raising population. Uses of pesticides are not limited to agriculture, but they are also used to control over domestic pests, disease insect vectors and home gardening. But they are very toxic in nature and pose acute risks on the human health and the environment. They negatively affected the agricultural workers and trigger social conflicts when employed extensively and without safety measures. Further, they also have adverse effects on the neighboring communities. Chiefly, agriculture workers meet with both direct and indirect exposure with these chemicals. Common man comes in contact with these chemicals by skin contacting which is due to leaking and drifting of pesticides during mixing and causing serious threat to human health such as diabetes, reproductive disorders, neurological dysfunction, cancer and respiratory disorders. In this review, we discussed classification, mechanisms, benefits and adverse effects of the pesticides on both human beings and the environment. We had also discussed some remedial measures to mitigate their toxicity. In future, research is needed to develop innovative ideas in current farming which are able to decrease the application of chemical pesticides.","container-title":"Journal of Cleaner Production","DOI":"10.1016/j.jclepro.2020.124657","ISSN":"0959-6526","journalAbbreviation":"Journal of Cleaner Production","page":"124657","source":"ScienceDirect","title":"An extensive review on the consequences of chemical pesticides on human health and environment","volume":"283","author":[{"family":"Rani","given":"Lata"},{"family":"Thapa","given":"Komal"},{"family":"Kanojia","given":"Neha"},{"family":"Sharma","given":"Neelam"},{"family":"Singh","given":"Sukhbir"},{"family":"Grewal","given":"Ajmer Singh"},{"family":"Srivastav","given":"Arun Lal"},{"family":"Kaushal","given":"Jyotsna"}],"issued":{"date-parts":[["2021",2,10]]}}},{"id":2127,"uris":["http://zotero.org/users/3599437/items/EH6NK3KU"],"itemData":{"id":2127,"type":"article-journal","abstract":"Pesticides are extensively used in modern agriculture and are an effective and economical way to enhance the yield quality and quantity, thus ensuring food security for the ever-growing population around the globe. Approximately, 2 million tonnes of pesticides are utilized annually worldwide, where China is the major contributing country, followed by the USA and Argentina, which is increasing rapidly. However, by the year 2020, the global pesticide usage has been estimated to increase up to 3.5 million tonnes. Although pesticides are beneficial for crop production point of view, extensive use of pesticides can possess serious consequences because of their bio-magnification and persistent nature. Diverse pesticides directly or indirectly polluted air, water, soil and overall ecosystem which cause serious health hazard for living being. In the present manuscript, an attempt has been made to critically review the global usage of different pesticides and their major adverse impacts on ecosystem, which will provide guidance for a wide range of researchers in this area.","container-title":"SN Applied Sciences","DOI":"10.1007/s42452-019-1485-1","ISSN":"2523-3971","issue":"11","journalAbbreviation":"SN Appl. Sci.","language":"en","page":"1446","source":"Springer Link","title":"Worldwide pesticide usage and its impacts on ecosystem","volume":"1","author":[{"family":"Sharma","given":"Anket"},{"family":"Kumar","given":"Vinod"},{"family":"Shahzad","given":"Babar"},{"family":"Tanveer","given":"Mohsin"},{"family":"Sidhu","given":"Gagan Preet Singh"},{"family":"Handa","given":"Neha"},{"family":"Kohli","given":"Sukhmeen Kaur"},{"family":"Yadav","given":"Poonam"},{"family":"Bali","given":"Aditi Shreeya"},{"family":"Parihar","given":"Ripu Daman"},{"family":"Dar","given":"Owias Iqbal"},{"family":"Singh","given":"Kirpal"},{"family":"Jasrotia","given":"Shivam"},{"family":"Bakshi","given":"Palak"},{"family":"Ramakrishnan","given":"M."},{"family":"Kumar","given":"Sandeep"},{"family":"Bhardwaj","given":"Renu"},{"family":"Thukral","given":"Ashwani Kumar"}],"issued":{"date-parts":[["2019",10,21]]}}},{"id":1517,"uris":["http://zotero.org/users/3599437/items/HQSCJ7X4"],"itemData":{"id":1517,"type":"article-journal","abstract":"Pesticides affect a diverse range of non-target species and may be linked to global biodiversity loss. The magnitude of this hazard remains only partially understood. We present a synthesis of pesticide (insecticide, herbicide and fungicide) impacts on multiple non-target organisms across trophic levels based on 20,212 effect sizes from 1,705 studies. For non-target plants, animals (invertebrate and vertebrates) and microorganisms (bacteria and fungi), we show negative responses of the growth, reproduction, behaviour and other physiological biomarkers within terrestrial and aquatic systems. Pesticides formulated for specific taxa negatively affected non-target groups, e.g. insecticidal neonicotinoids affecting amphibians. Negative effects were more pronounced in temperate than tropical regions but were consistent between aquatic and terrestrial environments, even after correcting for field-realistic terrestrial and environmentally relevant exposure scenarios. Our results question the sustainability of current pesticide use and support the need for enhanced risk assessments to reduce risks to biodiversity and ecosystems.","container-title":"Nature Communications","DOI":"10.1038/s41467-025-56732-x","ISSN":"2041-1723","issue":"1","journalAbbreviation":"Nat Commun","language":"en","license":"2025 The Author(s)","note":"publisher: Nature Publishing Group","page":"1360","source":"www.nature.com","title":"Pesticides have negative effects on non-target organisms","volume":"16","author":[{"family":"Wan","given":"Nian-Feng"},{"family":"Fu","given":"Liwan"},{"family":"Dainese","given":"Matteo"},{"family":"Kiær","given":"Lars Pødenphant"},{"family":"Hu","given":"Yue-Qing"},{"family":"Xin","given":"Fengfei"},{"family":"Goulson","given":"Dave"},{"family":"Woodcock","given":"Ben A."},{"family":"Vanbergen","given":"Adam J."},{"family":"Spurgeon","given":"David J."},{"family":"Shen","given":"Siyuan"},{"family":"Scherber","given":"Christoph"}],"issued":{"date-parts":[["2025",2,13]]}}}],"schema":"https://github.com/citation-style-language/schema/raw/master/csl-citation.json"} </w:instrText>
      </w:r>
      <w:r w:rsidR="005579A3">
        <w:fldChar w:fldCharType="separate"/>
      </w:r>
      <w:r w:rsidR="005579A3" w:rsidRPr="00F26976">
        <w:t>(Rani et al., 2021; Sharma et al., 2019; Wan et al., 2025)</w:t>
      </w:r>
      <w:r w:rsidR="005579A3">
        <w:fldChar w:fldCharType="end"/>
      </w:r>
      <w:r w:rsidR="00E45AC5">
        <w:rPr>
          <w:lang w:val="en-US"/>
        </w:rPr>
        <w:t xml:space="preserve">. </w:t>
      </w:r>
    </w:p>
    <w:p w14:paraId="0719C51B" w14:textId="0105EDAC" w:rsidR="00F26976" w:rsidRDefault="00E45AC5" w:rsidP="006C3DC0">
      <w:pPr>
        <w:spacing w:line="360" w:lineRule="auto"/>
        <w:rPr>
          <w:lang w:val="en-US"/>
        </w:rPr>
      </w:pPr>
      <w:r>
        <w:rPr>
          <w:lang w:val="en-US"/>
        </w:rPr>
        <w:t>When considering fall vegetation, t</w:t>
      </w:r>
      <w:r w:rsidR="006C3DC0" w:rsidRPr="006C3DC0">
        <w:rPr>
          <w:lang w:val="en-US"/>
        </w:rPr>
        <w:t>he interaction</w:t>
      </w:r>
      <w:r>
        <w:rPr>
          <w:lang w:val="en-US"/>
        </w:rPr>
        <w:t>s</w:t>
      </w:r>
      <w:r w:rsidR="006C3DC0" w:rsidRPr="006C3DC0">
        <w:rPr>
          <w:lang w:val="en-US"/>
        </w:rPr>
        <w:t xml:space="preserve"> between cover crops, tillage and residue management </w:t>
      </w:r>
      <w:del w:id="14" w:author="Mette Sønderskov" w:date="2026-01-09T12:40:00Z" w16du:dateUtc="2026-01-09T11:40:00Z">
        <w:r w:rsidR="006C3DC0" w:rsidRPr="006C3DC0" w:rsidDel="00AE5322">
          <w:rPr>
            <w:lang w:val="en-US"/>
          </w:rPr>
          <w:delText xml:space="preserve">is </w:delText>
        </w:r>
      </w:del>
      <w:ins w:id="15" w:author="Mette Sønderskov" w:date="2026-01-09T12:40:00Z" w16du:dateUtc="2026-01-09T11:40:00Z">
        <w:r w:rsidR="00AE5322">
          <w:rPr>
            <w:lang w:val="en-US"/>
          </w:rPr>
          <w:t>are</w:t>
        </w:r>
        <w:r w:rsidR="00AE5322" w:rsidRPr="006C3DC0">
          <w:rPr>
            <w:lang w:val="en-US"/>
          </w:rPr>
          <w:t xml:space="preserve"> </w:t>
        </w:r>
      </w:ins>
      <w:r w:rsidR="006C3DC0" w:rsidRPr="006C3DC0">
        <w:rPr>
          <w:lang w:val="en-US"/>
        </w:rPr>
        <w:t>complex</w:t>
      </w:r>
      <w:r>
        <w:rPr>
          <w:lang w:val="en-US"/>
        </w:rPr>
        <w:t>. While previous studies have looked at these interactions</w:t>
      </w:r>
      <w:r w:rsidR="00F26976">
        <w:rPr>
          <w:lang w:val="en-US"/>
        </w:rPr>
        <w:t>’ impacts on</w:t>
      </w:r>
      <w:commentRangeStart w:id="16"/>
      <w:r w:rsidR="00F26976">
        <w:rPr>
          <w:lang w:val="en-US"/>
        </w:rPr>
        <w:t xml:space="preserve"> non-crop vegetation</w:t>
      </w:r>
      <w:r>
        <w:rPr>
          <w:lang w:val="en-US"/>
        </w:rPr>
        <w:t>,</w:t>
      </w:r>
      <w:commentRangeEnd w:id="16"/>
      <w:r w:rsidR="0022251B">
        <w:rPr>
          <w:rStyle w:val="CommentReference"/>
        </w:rPr>
        <w:commentReference w:id="16"/>
      </w:r>
      <w:r>
        <w:rPr>
          <w:lang w:val="en-US"/>
        </w:rPr>
        <w:t xml:space="preserve"> it is most often within the framework of reducing the presence of weeds</w:t>
      </w:r>
      <w:r w:rsidR="005579A3">
        <w:rPr>
          <w:lang w:val="en-US"/>
        </w:rPr>
        <w:t xml:space="preserve"> and their disservices</w:t>
      </w:r>
      <w:r w:rsidR="00704184">
        <w:rPr>
          <w:lang w:val="en-US"/>
        </w:rPr>
        <w:t xml:space="preserve"> </w:t>
      </w:r>
      <w:r w:rsidR="00774D16">
        <w:rPr>
          <w:lang w:val="en-US"/>
        </w:rPr>
        <w:t>(e.g.</w:t>
      </w:r>
      <w:del w:id="17" w:author="Mette Sønderskov" w:date="2026-01-09T12:42:00Z" w16du:dateUtc="2026-01-09T11:42:00Z">
        <w:r w:rsidR="00774D16" w:rsidDel="00E2642C">
          <w:rPr>
            <w:lang w:val="en-US"/>
          </w:rPr>
          <w:delText>,</w:delText>
        </w:r>
      </w:del>
      <w:r w:rsidR="00C459D5">
        <w:rPr>
          <w:lang w:val="en-US"/>
        </w:rPr>
        <w:fldChar w:fldCharType="begin"/>
      </w:r>
      <w:r w:rsidR="00AE2C54">
        <w:rPr>
          <w:lang w:val="en-US"/>
        </w:rPr>
        <w:instrText xml:space="preserve"> ADDIN ZOTERO_ITEM CSL_CITATION {"citationID":"MS8ltnRE","properties":{"formattedCitation":"(Shrestha et al., 2002; Swanton et al., 1999; Weber et al., 2017)","plainCitation":"(Shrestha et al., 2002; Swanton et al., 1999; Weber et al., 2017)","noteIndex":0},"citationItems":[{"id":2205,"uris":["http://zotero.org/users/3599437/items/IY4HKKVY"],"itemData":{"id":2205,"type":"article-journal","abstract":"The development of integrated weed management strategies requires knowledge of mechanisms that influence compositional changes in weed flora. A 9-year study was initiated in 1988 at Delhi, Canada, on a loamy sand soil to evaluate the effect of tillage systems [conventional (CT) and no-till (NT)] and cover crops (only in NT) on weed density, species composition and associations, and crop yield in a winter wheat (Triticum aestivum L.)/bean/winter wheat rotation. Three bean types: soyabean (Glycine max L. Merr.), white bean (Phaseolus vulgaris L.) and kidney bean (P. vulgaris L.) were included. The NT system included variations: rye (Secale cereale L.) or maize (Zea mays L.) cover crop, volunteer wheat disked after harvest and wheat stubble. Data were collected in 1994, 1995 and 1996. Tillage systems, cover crops and crop type had differential effects on weed densities, species composition and associations. Weed densities were not affected by tillage or cover crops in wheat but, in the beans, densities were greater in the CT than in the NT systems. Various associations of weed species with tillage system, cover crop and crop type were observed. Crop yields were not affected by tillage type or cover crop, except that soyabean yields were highest in plots with cover crops.","container-title":"Weed Research","DOI":"10.1046/j.1365-3180.2002.00264.x","ISSN":"1365-3180","issue":"1","language":"en","note":"_eprint: https://onlinelibrary.wiley.com/doi/pdf/10.1046/j.1365-3180.2002.00264.x","page":"76-87","source":"Wiley Online Library","title":"Effect of tillage, cover crop and crop rotation on the composition of weed flora in a sandy soil","volume":"42","author":[{"family":"Shrestha","given":"A"},{"family":"Knezevic","given":"S Z"},{"family":"Roy","given":"R C"},{"family":"Ball-Coelho","given":"B R"},{"family":"Swanton","given":"C J"}],"issued":{"date-parts":[["2002"]]}}},{"id":2198,"uris":["http://zotero.org/users/3599437/items/WEEPR33M"],"itemData":{"id":2198,"type":"article-journal","abstract":"The adoption of conservation tillage systems has been challenged by concerns potential weed species shifts. A 9-yr study from 1988 to 1996 was conducted Delhi, Ontario, on a loamy sand soil to evaluate the effect of tillage systems (conventional [CT] and no-till [NT]), cover crop Secale cereale, and nitrogen (N) rate (0, 50, 100, 125, 150, and 200 kg N ha−1) on monocrop Zea mays L. (corn) yield and changes in the composition of the weed flora. CT consisted of spring moldboard plowing followed by cultivation with a tooth cultivator. Weed counts were taken in the last 3 yr of the study (1994, 1995, and 1996) prior to postemergence herbicide application and then again 2 to 3 wk after herbicide treatment. Composition or the weed flora was analyzed by canonical discriminant analysis (CDA). The relationship between weed density and tillage system was not consistent. Weed species composition differed between CT and NT systems. Chenopodium album and Amaranthus retroflexus were associated with CT and Digitaria sanguinalis with NT. N rate and cover crop did not affect weed density or species composition. Proper management of weeds with herbicides appeared to minimize any long-term effect on the weed flora resulting from varying N rates. Zea mays yields did not differ between CT and NT systems but were greater in both systems with a cover crop at the higher N rates. Disturbance caused by tillage was more important than N rate and cover crop as a mechanism influencing composition of the weed flora.","container-title":"Weed Science","DOI":"10.1017/S0043174500092079","ISSN":"0043-1745, 1550-2759","issue":"4","language":"en","page":"454-461","source":"Cambridge University Press","title":"Effect of tillage systems, N, and cover crop on the composition of weed flora","volume":"47","author":[{"family":"Swanton","given":"Clarence J."},{"family":"Shrestha","given":"Anil"},{"family":"Roy","given":"Robert C."},{"family":"Ball-Coelho","given":"Bonnie R."},{"family":"Knezevic","given":"Stevan Z."}],"issued":{"date-parts":[["1999",8]]}}},{"id":2202,"uris":["http://zotero.org/users/3599437/items/VBGU9WK6"],"itemData":{"id":2202,"type":"article-journal","abstract":"Soybean field experiments were performed to investigate the weed-suppressing effects of different tillage systems and cover crop mulches at two locations in southwest Germany during 2014 and 2015. The influence of three different tillage systems on weed control efficacy, soybean plant density, and crop yield was determined. In the no-till system (NT), two different cover crops, (rye and barley), were treated by a roller-crimper before soybean sowing. For the reduced tillage system (RT), shallow soil cultivation (7.5 cm depth) using a cultivator after cover crop harvest was performed. The third system was conventional tillage (CT), which used a plow (25 cm depth) without any previous cover crop treatment. Finally, a CT system without weed control was used as a control treatment (C). Weed densities in the field experiments ranged from 1 to 164 plants m−2 with Chenopodium album (L.), Echinochloa crus-galli (L.) P. Beauv., and Sonchus arvensis (L.) as the predominant weed species. No difference in weed suppression was found between the two cover crops. The highest cover crop soil coverage was measured in the NT treatment. The greatest weed density (164 plants m−2) was measured in the untreated control. CT, RT and NT reduced weed density up to 71%, 85%, and 61%, respectively, to C, across both locations and years. Soybean plant density was reduced in NT (−36%) and CT (−18%) based on aimed sown plant density. Highest crop yields up to 2.4 t ha−1 were observed in RT, while NT resulted in lower yields (1.1 t ha−1). Our work reveals the importance of cover crops for weed suppression in soybean cropping systems without herbicide application.","container-title":"Agriculture","DOI":"10.3390/agriculture7050043","ISSN":"2077-0472","issue":"5","language":"en","license":"http://creativecommons.org/licenses/by/3.0/","note":"publisher: Multidisciplinary Digital Publishing Institute","page":"43","source":"www.mdpi.com","title":"Weed Control Using Conventional Tillage, Reduced Tillage, No-Tillage, and Cover Crops in Organic Soybean","volume":"7","author":[{"family":"Weber","given":"Jonas F."},{"family":"Kunz","given":"Christoph"},{"family":"Peteinatos","given":"Gerassimos G."},{"family":"Zikeli","given":"Sabine"},{"family":"Gerhards","given":"Roland"}],"issued":{"date-parts":[["2017",5]]}}}],"schema":"https://github.com/citation-style-language/schema/raw/master/csl-citation.json"} </w:instrText>
      </w:r>
      <w:r w:rsidR="00C459D5">
        <w:rPr>
          <w:lang w:val="en-US"/>
        </w:rPr>
        <w:fldChar w:fldCharType="separate"/>
      </w:r>
      <w:del w:id="18" w:author="Mette Sønderskov" w:date="2026-01-09T12:42:00Z" w16du:dateUtc="2026-01-09T11:42:00Z">
        <w:r w:rsidR="00AE2C54" w:rsidRPr="00AE2C54" w:rsidDel="00E2642C">
          <w:delText>(</w:delText>
        </w:r>
      </w:del>
      <w:r w:rsidR="00AE2C54" w:rsidRPr="00AE2C54">
        <w:t xml:space="preserve">Shrestha et al., 2002; Swanton et al., 1999; </w:t>
      </w:r>
      <w:r w:rsidR="00AE2C54" w:rsidRPr="00AE2C54">
        <w:lastRenderedPageBreak/>
        <w:t>Weber et al., 2017)</w:t>
      </w:r>
      <w:r w:rsidR="00C459D5">
        <w:rPr>
          <w:lang w:val="en-US"/>
        </w:rPr>
        <w:fldChar w:fldCharType="end"/>
      </w:r>
      <w:del w:id="19" w:author="Mette Sønderskov" w:date="2026-01-09T12:42:00Z" w16du:dateUtc="2026-01-09T11:42:00Z">
        <w:r w:rsidR="00774D16" w:rsidDel="00E2642C">
          <w:rPr>
            <w:lang w:val="en-US"/>
          </w:rPr>
          <w:delText>)</w:delText>
        </w:r>
      </w:del>
      <w:r w:rsidR="00BD5966">
        <w:rPr>
          <w:lang w:val="en-US"/>
        </w:rPr>
        <w:t>. It is therefore</w:t>
      </w:r>
      <w:r w:rsidR="006C3DC0" w:rsidRPr="006C3DC0">
        <w:rPr>
          <w:lang w:val="en-US"/>
        </w:rPr>
        <w:t xml:space="preserve"> unclear how these factors might be combined to optimize the </w:t>
      </w:r>
      <w:r w:rsidR="00774D16">
        <w:rPr>
          <w:lang w:val="en-US"/>
        </w:rPr>
        <w:t xml:space="preserve">potential </w:t>
      </w:r>
      <w:r w:rsidR="006C3DC0" w:rsidRPr="006C3DC0">
        <w:rPr>
          <w:lang w:val="en-US"/>
        </w:rPr>
        <w:t xml:space="preserve">services provided by fall </w:t>
      </w:r>
      <w:r w:rsidR="00E41219">
        <w:rPr>
          <w:lang w:val="en-US"/>
        </w:rPr>
        <w:t>plant communities</w:t>
      </w:r>
      <w:r w:rsidR="006F3CE0">
        <w:rPr>
          <w:lang w:val="en-US"/>
        </w:rPr>
        <w:t xml:space="preserve"> </w:t>
      </w:r>
      <w:ins w:id="20" w:author="Mette Sønderskov" w:date="2026-01-09T12:43:00Z" w16du:dateUtc="2026-01-09T11:43:00Z">
        <w:r w:rsidR="004963B7">
          <w:rPr>
            <w:lang w:val="en-US"/>
          </w:rPr>
          <w:t xml:space="preserve">established </w:t>
        </w:r>
      </w:ins>
      <w:r w:rsidR="006F3CE0">
        <w:rPr>
          <w:lang w:val="en-US"/>
        </w:rPr>
        <w:t>between cash crops</w:t>
      </w:r>
      <w:r w:rsidR="006C3DC0" w:rsidRPr="006C3DC0">
        <w:rPr>
          <w:lang w:val="en-US"/>
        </w:rPr>
        <w:t xml:space="preserve">. </w:t>
      </w:r>
    </w:p>
    <w:p w14:paraId="79B1182A" w14:textId="326C8A65" w:rsidR="001711CB" w:rsidRDefault="006C3DC0" w:rsidP="006C3DC0">
      <w:pPr>
        <w:spacing w:line="360" w:lineRule="auto"/>
        <w:rPr>
          <w:ins w:id="21" w:author="Mette Sønderskov" w:date="2026-01-09T13:00:00Z" w16du:dateUtc="2026-01-09T12:00:00Z"/>
          <w:lang w:val="en-US"/>
        </w:rPr>
      </w:pPr>
      <w:r w:rsidRPr="006C3DC0">
        <w:rPr>
          <w:lang w:val="en-US"/>
        </w:rPr>
        <w:t xml:space="preserve">To better understand </w:t>
      </w:r>
      <w:r w:rsidR="00CD7E08">
        <w:rPr>
          <w:lang w:val="en-US"/>
        </w:rPr>
        <w:t xml:space="preserve">the tradeoffs and </w:t>
      </w:r>
      <w:r w:rsidRPr="006C3DC0">
        <w:rPr>
          <w:lang w:val="en-US"/>
        </w:rPr>
        <w:t xml:space="preserve">potential for optimizing </w:t>
      </w:r>
      <w:r w:rsidRPr="00934F2A">
        <w:rPr>
          <w:highlight w:val="yellow"/>
          <w:lang w:val="en-US"/>
          <w:rPrChange w:id="22" w:author="Mette Sønderskov" w:date="2026-01-09T12:44:00Z" w16du:dateUtc="2026-01-09T11:44:00Z">
            <w:rPr>
              <w:lang w:val="en-US"/>
            </w:rPr>
          </w:rPrChange>
        </w:rPr>
        <w:t>fall non-crop vegetation</w:t>
      </w:r>
      <w:r w:rsidRPr="006C3DC0">
        <w:rPr>
          <w:lang w:val="en-US"/>
        </w:rPr>
        <w:t xml:space="preserve"> services</w:t>
      </w:r>
      <w:r w:rsidR="00D34E34">
        <w:rPr>
          <w:lang w:val="en-US"/>
        </w:rPr>
        <w:t xml:space="preserve">, </w:t>
      </w:r>
      <w:r w:rsidR="005579A3">
        <w:rPr>
          <w:lang w:val="en-US"/>
        </w:rPr>
        <w:t xml:space="preserve">we </w:t>
      </w:r>
      <w:r w:rsidR="00D34E34">
        <w:rPr>
          <w:lang w:val="en-US"/>
        </w:rPr>
        <w:t>utiliz</w:t>
      </w:r>
      <w:r w:rsidR="005579A3">
        <w:rPr>
          <w:lang w:val="en-US"/>
        </w:rPr>
        <w:t>ed</w:t>
      </w:r>
      <w:r w:rsidR="00D34E34">
        <w:rPr>
          <w:lang w:val="en-US"/>
        </w:rPr>
        <w:t xml:space="preserve"> a long-term </w:t>
      </w:r>
      <w:r w:rsidR="00DC3E09">
        <w:rPr>
          <w:lang w:val="en-US"/>
        </w:rPr>
        <w:t xml:space="preserve">(&gt;20 years) </w:t>
      </w:r>
      <w:r w:rsidR="00D34E34">
        <w:rPr>
          <w:lang w:val="en-US"/>
        </w:rPr>
        <w:t xml:space="preserve">study platform with </w:t>
      </w:r>
      <w:r w:rsidRPr="006C3DC0">
        <w:rPr>
          <w:lang w:val="en-US"/>
        </w:rPr>
        <w:t>six combinations of tillage and residue managements</w:t>
      </w:r>
      <w:ins w:id="23" w:author="Mette Sønderskov" w:date="2026-01-09T12:44:00Z" w16du:dateUtc="2026-01-09T11:44:00Z">
        <w:r w:rsidR="002843A2">
          <w:rPr>
            <w:lang w:val="en-US"/>
          </w:rPr>
          <w:t xml:space="preserve"> </w:t>
        </w:r>
      </w:ins>
      <w:r w:rsidR="00257317">
        <w:rPr>
          <w:lang w:val="en-US"/>
        </w:rPr>
        <w:fldChar w:fldCharType="begin"/>
      </w:r>
      <w:r w:rsidR="00257317">
        <w:rPr>
          <w:lang w:val="en-US"/>
        </w:rPr>
        <w:instrText xml:space="preserve"> ADDIN ZOTERO_ITEM CSL_CITATION {"citationID":"aLc1lXtN","properties":{"formattedCitation":"(G\\uc0\\u243{}mez-Mu\\uc0\\u241{}oz et al., 2021)","plainCitation":"(Gómez-Muñoz et al., 2021)","noteIndex":0},"citationItems":[{"id":2249,"uris":["http://zotero.org/users/3599437/items/XA52MIYG"],"itemData":{"id":2249,"type":"article-journal","abstract":"The main principles of conservationagriculture (CA) are minimal soil disturbance, permanent soil cover, diversification of crop rotations, and retention of crop residues. Tillage has been implicated with increased soil organic C (SOC) mineralization, but recently this has been contested. Residue retention and cover crops result in higher soil C inputs and are therefore expected to increase SOC. This study aimed to evaluate the effect of 17 yr of residue retention (with and without) and tillage (plowing and no-till) on soil C storage on two Danish sandy loam soils with different clay and SOC content under cool temperate humid climate conditions. Straw retention reduced bulk density at both sites. It also increased the C concentration with 0.47 mg C g–1 dry soil on average from 2002 to 2019, and SOC stocks in 2019 with 23 tonnes C ha–1, on average, at the site with higher initial SOC content. The effect of straw retention on soil C was higher when the soil was plowed, and no significant effect was observed in no-till soils. Straw retention did not significantly affect C concentration at the site with low initial SOC. Tillage altered the C distribution in the soil profile, so that the C concentration in the upper layer (0–25 cm) was higher in the no-till soils, but did not significantly increase total C concentration in deeper layers (0–50 cm). Use of no-till and straw retention did not consistently affect crop yield across site-years, but the interannual variability was large, obscuring possible differences in yields.","container-title":"Soil Science Society of America Journal","DOI":"10.1002/saj2.20312","ISSN":"1435-0661","issue":"5","language":"en","license":"© 2021 The Authors. Soil Science Society of America Journal © 2021 Soil Science Society of America","note":"_eprint: https://acsess.onlinelibrary.wiley.com/doi/pdf/10.1002/saj2.20312","page":"1465-1478","source":"Wiley Online Library","title":"Long-term effect of tillage and straw retention in conservation agriculture systems on soil carbon storage","volume":"85","author":[{"family":"Gómez-Muñoz","given":"Beatriz"},{"family":"Jensen","given":"Lars Stoumann"},{"family":"Munkholm","given":"Lars"},{"family":"Olesen","given":"Jørgen Eivind"},{"family":"Møller Hansen","given":"Elly"},{"family":"Bruun","given":"Sander"}],"issued":{"date-parts":[["2021"]]}}}],"schema":"https://github.com/citation-style-language/schema/raw/master/csl-citation.json"} </w:instrText>
      </w:r>
      <w:r w:rsidR="00257317">
        <w:rPr>
          <w:lang w:val="en-US"/>
        </w:rPr>
        <w:fldChar w:fldCharType="separate"/>
      </w:r>
      <w:r w:rsidR="00257317" w:rsidRPr="00257317">
        <w:t>(Gómez-Muñoz et al., 2021)</w:t>
      </w:r>
      <w:r w:rsidR="00257317">
        <w:rPr>
          <w:lang w:val="en-US"/>
        </w:rPr>
        <w:fldChar w:fldCharType="end"/>
      </w:r>
      <w:r w:rsidR="005579A3">
        <w:rPr>
          <w:lang w:val="en-US"/>
        </w:rPr>
        <w:t>. W</w:t>
      </w:r>
      <w:r w:rsidR="00D34E34">
        <w:rPr>
          <w:lang w:val="en-US"/>
        </w:rPr>
        <w:t xml:space="preserve">e applied </w:t>
      </w:r>
      <w:r w:rsidR="00D34E34" w:rsidRPr="006C3DC0">
        <w:rPr>
          <w:lang w:val="en-US"/>
        </w:rPr>
        <w:t xml:space="preserve">five cover cropping systems </w:t>
      </w:r>
      <w:r w:rsidR="00D34E34">
        <w:rPr>
          <w:lang w:val="en-US"/>
        </w:rPr>
        <w:t xml:space="preserve">to a three-year sequence of crops. </w:t>
      </w:r>
      <w:r w:rsidRPr="006C3DC0">
        <w:rPr>
          <w:lang w:val="en-US"/>
        </w:rPr>
        <w:t>Using these</w:t>
      </w:r>
      <w:commentRangeStart w:id="24"/>
      <w:r w:rsidRPr="006C3DC0">
        <w:rPr>
          <w:lang w:val="en-US"/>
        </w:rPr>
        <w:t xml:space="preserve"> 30 systems</w:t>
      </w:r>
      <w:r w:rsidR="00D34E34">
        <w:rPr>
          <w:lang w:val="en-US"/>
        </w:rPr>
        <w:t xml:space="preserve"> i</w:t>
      </w:r>
      <w:commentRangeEnd w:id="24"/>
      <w:r w:rsidR="00FD3490">
        <w:rPr>
          <w:rStyle w:val="CommentReference"/>
        </w:rPr>
        <w:commentReference w:id="24"/>
      </w:r>
      <w:r w:rsidR="00D34E34">
        <w:rPr>
          <w:lang w:val="en-US"/>
        </w:rPr>
        <w:t>mplemented over three cash crop growing seasons</w:t>
      </w:r>
      <w:r w:rsidRPr="006C3DC0">
        <w:rPr>
          <w:lang w:val="en-US"/>
        </w:rPr>
        <w:t xml:space="preserve"> as a platform, </w:t>
      </w:r>
      <w:r w:rsidR="00CD7E08">
        <w:rPr>
          <w:lang w:val="en-US"/>
        </w:rPr>
        <w:t xml:space="preserve">we </w:t>
      </w:r>
      <w:r w:rsidRPr="006C3DC0">
        <w:rPr>
          <w:lang w:val="en-US"/>
        </w:rPr>
        <w:t>examine</w:t>
      </w:r>
      <w:r w:rsidR="00CD7E08">
        <w:rPr>
          <w:lang w:val="en-US"/>
        </w:rPr>
        <w:t>d</w:t>
      </w:r>
      <w:r w:rsidRPr="006C3DC0">
        <w:rPr>
          <w:lang w:val="en-US"/>
        </w:rPr>
        <w:t xml:space="preserve"> how</w:t>
      </w:r>
      <w:ins w:id="25" w:author="Mette Sønderskov" w:date="2026-01-09T13:03:00Z" w16du:dateUtc="2026-01-09T12:03:00Z">
        <w:r w:rsidR="00AC12FF">
          <w:rPr>
            <w:lang w:val="en-US"/>
          </w:rPr>
          <w:t xml:space="preserve"> the impact of</w:t>
        </w:r>
      </w:ins>
      <w:ins w:id="26" w:author="Mette Sønderskov" w:date="2026-01-09T12:59:00Z" w16du:dateUtc="2026-01-09T11:59:00Z">
        <w:r w:rsidR="00B46DE1">
          <w:rPr>
            <w:lang w:val="en-US"/>
          </w:rPr>
          <w:t xml:space="preserve"> cover crop</w:t>
        </w:r>
      </w:ins>
      <w:ins w:id="27" w:author="Mette Sønderskov" w:date="2026-01-09T13:03:00Z" w16du:dateUtc="2026-01-09T12:03:00Z">
        <w:r w:rsidR="00AC12FF">
          <w:rPr>
            <w:lang w:val="en-US"/>
          </w:rPr>
          <w:t xml:space="preserve"> addition</w:t>
        </w:r>
      </w:ins>
      <w:ins w:id="28" w:author="Mette Sønderskov" w:date="2026-01-09T12:59:00Z" w16du:dateUtc="2026-01-09T11:59:00Z">
        <w:r w:rsidR="000C30A9">
          <w:rPr>
            <w:lang w:val="en-US"/>
          </w:rPr>
          <w:t xml:space="preserve"> to different tillage/straw residue cropping systems</w:t>
        </w:r>
      </w:ins>
      <w:r w:rsidRPr="006C3DC0">
        <w:rPr>
          <w:lang w:val="en-US"/>
        </w:rPr>
        <w:t>, when compared to a no cover control</w:t>
      </w:r>
      <w:ins w:id="29" w:author="Mette Sønderskov" w:date="2026-01-09T13:01:00Z" w16du:dateUtc="2026-01-09T12:01:00Z">
        <w:r w:rsidR="001711CB">
          <w:rPr>
            <w:lang w:val="en-US"/>
          </w:rPr>
          <w:t>.</w:t>
        </w:r>
      </w:ins>
      <w:del w:id="30" w:author="Mette Sønderskov" w:date="2026-01-09T13:00:00Z" w16du:dateUtc="2026-01-09T12:00:00Z">
        <w:r w:rsidRPr="006C3DC0" w:rsidDel="001711CB">
          <w:rPr>
            <w:lang w:val="en-US"/>
          </w:rPr>
          <w:delText xml:space="preserve">, addition of cover crops </w:delText>
        </w:r>
        <w:r w:rsidR="00CD7E08" w:rsidDel="001711CB">
          <w:rPr>
            <w:lang w:val="en-US"/>
          </w:rPr>
          <w:delText xml:space="preserve">to different tillage/residue cropping systems </w:delText>
        </w:r>
        <w:r w:rsidRPr="006C3DC0" w:rsidDel="001711CB">
          <w:rPr>
            <w:lang w:val="en-US"/>
          </w:rPr>
          <w:delText>impacted</w:delText>
        </w:r>
      </w:del>
    </w:p>
    <w:p w14:paraId="1A58BE66" w14:textId="590CB5BB" w:rsidR="006C3DC0" w:rsidRPr="006C3DC0" w:rsidRDefault="0082774D" w:rsidP="006C3DC0">
      <w:pPr>
        <w:spacing w:line="360" w:lineRule="auto"/>
        <w:rPr>
          <w:lang w:val="en-US"/>
        </w:rPr>
      </w:pPr>
      <w:moveToRangeStart w:id="31" w:author="Mette Sønderskov" w:date="2026-01-09T13:02:00Z" w:name="move218856157"/>
      <w:moveTo w:id="32" w:author="Mette Sønderskov" w:date="2026-01-09T13:02:00Z" w16du:dateUtc="2026-01-09T12:02:00Z">
        <w:r w:rsidRPr="006C3DC0">
          <w:rPr>
            <w:lang w:val="en-US"/>
          </w:rPr>
          <w:t>The</w:t>
        </w:r>
      </w:moveTo>
      <w:ins w:id="33" w:author="Mette Sønderskov" w:date="2026-01-09T13:02:00Z" w16du:dateUtc="2026-01-09T12:02:00Z">
        <w:r>
          <w:rPr>
            <w:lang w:val="en-US"/>
          </w:rPr>
          <w:t xml:space="preserve"> following</w:t>
        </w:r>
      </w:ins>
      <w:moveTo w:id="34" w:author="Mette Sønderskov" w:date="2026-01-09T13:02:00Z" w16du:dateUtc="2026-01-09T12:02:00Z">
        <w:del w:id="35" w:author="Mette Sønderskov" w:date="2026-01-09T13:02:00Z" w16du:dateUtc="2026-01-09T12:02:00Z">
          <w:r w:rsidRPr="006C3DC0" w:rsidDel="0082774D">
            <w:rPr>
              <w:lang w:val="en-US"/>
            </w:rPr>
            <w:delText>se</w:delText>
          </w:r>
        </w:del>
        <w:r w:rsidRPr="006C3DC0">
          <w:rPr>
            <w:lang w:val="en-US"/>
          </w:rPr>
          <w:t xml:space="preserve"> o</w:t>
        </w:r>
        <w:r>
          <w:rPr>
            <w:lang w:val="en-US"/>
          </w:rPr>
          <w:t xml:space="preserve">utcomes </w:t>
        </w:r>
        <w:r w:rsidRPr="006C3DC0">
          <w:rPr>
            <w:lang w:val="en-US"/>
          </w:rPr>
          <w:t xml:space="preserve">were </w:t>
        </w:r>
        <w:r>
          <w:rPr>
            <w:lang w:val="en-US"/>
          </w:rPr>
          <w:t xml:space="preserve">chosen to </w:t>
        </w:r>
        <w:r w:rsidRPr="006C3DC0">
          <w:rPr>
            <w:lang w:val="en-US"/>
          </w:rPr>
          <w:t>promote understanding of how cover cropping systems interact with tillage, residue removal, and weather in provision of various services and dis-services.</w:t>
        </w:r>
      </w:moveTo>
      <w:moveToRangeEnd w:id="31"/>
      <w:r w:rsidR="006C3DC0" w:rsidRPr="006C3DC0">
        <w:rPr>
          <w:lang w:val="en-US"/>
        </w:rPr>
        <w:t>:</w:t>
      </w:r>
    </w:p>
    <w:p w14:paraId="2985A726" w14:textId="1205A5E5" w:rsidR="006F3CE0" w:rsidRPr="006C3DC0" w:rsidRDefault="00806BB5" w:rsidP="006F3CE0">
      <w:pPr>
        <w:numPr>
          <w:ilvl w:val="0"/>
          <w:numId w:val="1"/>
        </w:numPr>
        <w:spacing w:line="360" w:lineRule="auto"/>
        <w:rPr>
          <w:lang w:val="en-US"/>
        </w:rPr>
      </w:pPr>
      <w:r>
        <w:rPr>
          <w:lang w:val="en-US"/>
        </w:rPr>
        <w:t>C</w:t>
      </w:r>
      <w:r w:rsidR="006F3CE0" w:rsidRPr="006C3DC0">
        <w:rPr>
          <w:lang w:val="en-US"/>
        </w:rPr>
        <w:t>ash crop yields</w:t>
      </w:r>
    </w:p>
    <w:p w14:paraId="1192CDFD" w14:textId="77777777" w:rsidR="006C3DC0" w:rsidRPr="006C3DC0" w:rsidRDefault="006C3DC0" w:rsidP="006F3CE0">
      <w:pPr>
        <w:numPr>
          <w:ilvl w:val="0"/>
          <w:numId w:val="1"/>
        </w:numPr>
        <w:spacing w:line="360" w:lineRule="auto"/>
        <w:rPr>
          <w:lang w:val="en-US"/>
        </w:rPr>
      </w:pPr>
      <w:r w:rsidRPr="006C3DC0">
        <w:rPr>
          <w:lang w:val="en-US"/>
        </w:rPr>
        <w:t>Soil protection</w:t>
      </w:r>
    </w:p>
    <w:p w14:paraId="47F50C6C" w14:textId="428EBD3F" w:rsidR="006C3DC0" w:rsidRPr="006C3DC0" w:rsidRDefault="006F3CE0" w:rsidP="006F3CE0">
      <w:pPr>
        <w:numPr>
          <w:ilvl w:val="0"/>
          <w:numId w:val="1"/>
        </w:numPr>
        <w:spacing w:line="360" w:lineRule="auto"/>
        <w:rPr>
          <w:lang w:val="en-US"/>
        </w:rPr>
      </w:pPr>
      <w:r>
        <w:rPr>
          <w:lang w:val="en-US"/>
        </w:rPr>
        <w:t>Potential</w:t>
      </w:r>
      <w:r w:rsidR="00806BB5">
        <w:rPr>
          <w:lang w:val="en-US"/>
        </w:rPr>
        <w:t xml:space="preserve"> to reduce </w:t>
      </w:r>
      <w:r w:rsidR="006C3DC0" w:rsidRPr="006C3DC0">
        <w:rPr>
          <w:lang w:val="en-US"/>
        </w:rPr>
        <w:t>nitrate leaching</w:t>
      </w:r>
    </w:p>
    <w:p w14:paraId="1EEA56D7" w14:textId="12BEA121" w:rsidR="006C3DC0" w:rsidRPr="006C3DC0" w:rsidRDefault="006F3CE0" w:rsidP="006F3CE0">
      <w:pPr>
        <w:numPr>
          <w:ilvl w:val="0"/>
          <w:numId w:val="1"/>
        </w:numPr>
        <w:spacing w:line="360" w:lineRule="auto"/>
        <w:rPr>
          <w:lang w:val="en-US"/>
        </w:rPr>
      </w:pPr>
      <w:r>
        <w:rPr>
          <w:lang w:val="en-US"/>
        </w:rPr>
        <w:t>Potential p</w:t>
      </w:r>
      <w:r w:rsidR="006C3DC0" w:rsidRPr="006C3DC0">
        <w:rPr>
          <w:lang w:val="en-US"/>
        </w:rPr>
        <w:t>lant community ecological value</w:t>
      </w:r>
    </w:p>
    <w:p w14:paraId="4FBD8672" w14:textId="371FB82C" w:rsidR="006C3DC0" w:rsidRDefault="006F3CE0" w:rsidP="006F3CE0">
      <w:pPr>
        <w:numPr>
          <w:ilvl w:val="0"/>
          <w:numId w:val="1"/>
        </w:numPr>
        <w:spacing w:line="360" w:lineRule="auto"/>
        <w:rPr>
          <w:lang w:val="en-US"/>
        </w:rPr>
      </w:pPr>
      <w:r>
        <w:rPr>
          <w:lang w:val="en-US"/>
        </w:rPr>
        <w:t xml:space="preserve">Potential to cause future </w:t>
      </w:r>
      <w:r w:rsidR="006C3DC0" w:rsidRPr="006C3DC0">
        <w:rPr>
          <w:lang w:val="en-US"/>
        </w:rPr>
        <w:t>agronomic harm</w:t>
      </w:r>
    </w:p>
    <w:p w14:paraId="77217DA1" w14:textId="3C9CAD6B" w:rsidR="001A1339" w:rsidRPr="006C3DC0" w:rsidRDefault="001A1339" w:rsidP="006F3CE0">
      <w:pPr>
        <w:numPr>
          <w:ilvl w:val="0"/>
          <w:numId w:val="1"/>
        </w:numPr>
        <w:spacing w:line="360" w:lineRule="auto"/>
        <w:rPr>
          <w:lang w:val="en-US"/>
        </w:rPr>
      </w:pPr>
      <w:r>
        <w:rPr>
          <w:lang w:val="en-US"/>
        </w:rPr>
        <w:t>P</w:t>
      </w:r>
      <w:r w:rsidR="005579A3">
        <w:rPr>
          <w:lang w:val="en-US"/>
        </w:rPr>
        <w:t>otential p</w:t>
      </w:r>
      <w:r>
        <w:rPr>
          <w:lang w:val="en-US"/>
        </w:rPr>
        <w:t xml:space="preserve">esticide </w:t>
      </w:r>
      <w:r w:rsidR="005579A3">
        <w:rPr>
          <w:lang w:val="en-US"/>
        </w:rPr>
        <w:t xml:space="preserve">toxicity </w:t>
      </w:r>
      <w:r>
        <w:rPr>
          <w:lang w:val="en-US"/>
        </w:rPr>
        <w:t>loads</w:t>
      </w:r>
      <w:r w:rsidR="00806BB5">
        <w:rPr>
          <w:lang w:val="en-US"/>
        </w:rPr>
        <w:t xml:space="preserve"> </w:t>
      </w:r>
      <w:r w:rsidR="005579A3">
        <w:rPr>
          <w:lang w:val="en-US"/>
        </w:rPr>
        <w:t>(</w:t>
      </w:r>
      <w:r w:rsidR="00806BB5">
        <w:rPr>
          <w:lang w:val="en-US"/>
        </w:rPr>
        <w:t>human health</w:t>
      </w:r>
      <w:r w:rsidR="005579A3">
        <w:rPr>
          <w:lang w:val="en-US"/>
        </w:rPr>
        <w:t xml:space="preserve">, ecosystems, </w:t>
      </w:r>
      <w:r w:rsidR="00806BB5">
        <w:rPr>
          <w:lang w:val="en-US"/>
        </w:rPr>
        <w:t>environment</w:t>
      </w:r>
      <w:r w:rsidR="005579A3">
        <w:rPr>
          <w:lang w:val="en-US"/>
        </w:rPr>
        <w:t>)</w:t>
      </w:r>
    </w:p>
    <w:p w14:paraId="5F62FED0" w14:textId="47C0B118" w:rsidR="00F371C1" w:rsidRPr="00045088" w:rsidRDefault="00CD7E08" w:rsidP="00F371C1">
      <w:pPr>
        <w:spacing w:line="360" w:lineRule="auto"/>
      </w:pPr>
      <w:moveFromRangeStart w:id="36" w:author="Mette Sønderskov" w:date="2026-01-09T13:02:00Z" w:name="move218856157"/>
      <w:moveFrom w:id="37" w:author="Mette Sønderskov" w:date="2026-01-09T13:02:00Z" w16du:dateUtc="2026-01-09T12:02:00Z">
        <w:r w:rsidRPr="006C3DC0" w:rsidDel="0082774D">
          <w:rPr>
            <w:lang w:val="en-US"/>
          </w:rPr>
          <w:t>These o</w:t>
        </w:r>
        <w:r w:rsidDel="0082774D">
          <w:rPr>
            <w:lang w:val="en-US"/>
          </w:rPr>
          <w:t xml:space="preserve">utcomes </w:t>
        </w:r>
        <w:r w:rsidRPr="006C3DC0" w:rsidDel="0082774D">
          <w:rPr>
            <w:lang w:val="en-US"/>
          </w:rPr>
          <w:t xml:space="preserve">were </w:t>
        </w:r>
        <w:r w:rsidDel="0082774D">
          <w:rPr>
            <w:lang w:val="en-US"/>
          </w:rPr>
          <w:t xml:space="preserve">chosen to </w:t>
        </w:r>
        <w:r w:rsidRPr="006C3DC0" w:rsidDel="0082774D">
          <w:rPr>
            <w:lang w:val="en-US"/>
          </w:rPr>
          <w:t>promote understanding of how cover cropping systems interact with tillage, residue removal, and weather in provision of various services and dis-services.</w:t>
        </w:r>
        <w:r w:rsidDel="0082774D">
          <w:rPr>
            <w:lang w:val="en-US"/>
          </w:rPr>
          <w:t xml:space="preserve"> </w:t>
        </w:r>
      </w:moveFrom>
      <w:moveFromRangeEnd w:id="36"/>
      <w:r w:rsidR="00F371C1">
        <w:rPr>
          <w:lang w:val="en-US"/>
        </w:rPr>
        <w:t xml:space="preserve">We hypothesized </w:t>
      </w:r>
      <w:ins w:id="38" w:author="Mette Sønderskov" w:date="2026-01-09T13:04:00Z" w16du:dateUtc="2026-01-09T12:04:00Z">
        <w:r w:rsidR="000A24E8">
          <w:rPr>
            <w:lang w:val="en-US"/>
          </w:rPr>
          <w:t xml:space="preserve">that </w:t>
        </w:r>
      </w:ins>
      <w:r w:rsidR="00F371C1">
        <w:rPr>
          <w:lang w:val="en-US"/>
        </w:rPr>
        <w:t xml:space="preserve">there would be tradeoffs between </w:t>
      </w:r>
      <w:ins w:id="39" w:author="Mette Sønderskov" w:date="2026-01-09T13:04:00Z" w16du:dateUtc="2026-01-09T12:04:00Z">
        <w:r w:rsidR="000A24E8">
          <w:rPr>
            <w:lang w:val="en-US"/>
          </w:rPr>
          <w:t xml:space="preserve">the </w:t>
        </w:r>
      </w:ins>
      <w:r w:rsidR="00F371C1">
        <w:rPr>
          <w:lang w:val="en-US"/>
        </w:rPr>
        <w:t xml:space="preserve">outcomes, with no single system offering the best performance in all desired areas, </w:t>
      </w:r>
      <w:ins w:id="40" w:author="Mette Sønderskov" w:date="2026-01-09T13:05:00Z" w16du:dateUtc="2026-01-09T12:05:00Z">
        <w:r w:rsidR="00822376">
          <w:rPr>
            <w:lang w:val="en-US"/>
          </w:rPr>
          <w:t xml:space="preserve">and </w:t>
        </w:r>
      </w:ins>
      <w:del w:id="41" w:author="Mette Sønderskov" w:date="2026-01-09T13:05:00Z" w16du:dateUtc="2026-01-09T12:05:00Z">
        <w:r w:rsidR="00F371C1" w:rsidDel="00822376">
          <w:rPr>
            <w:lang w:val="en-US"/>
          </w:rPr>
          <w:delText xml:space="preserve">but </w:delText>
        </w:r>
      </w:del>
      <w:r w:rsidR="00F371C1">
        <w:rPr>
          <w:lang w:val="en-US"/>
        </w:rPr>
        <w:t xml:space="preserve">that clear accounting of </w:t>
      </w:r>
      <w:ins w:id="42" w:author="Mette Sønderskov" w:date="2026-01-09T13:05:00Z" w16du:dateUtc="2026-01-09T12:05:00Z">
        <w:r w:rsidR="00C078C3">
          <w:rPr>
            <w:lang w:val="en-US"/>
          </w:rPr>
          <w:t xml:space="preserve">such outcomes </w:t>
        </w:r>
      </w:ins>
      <w:r w:rsidR="00F371C1">
        <w:rPr>
          <w:lang w:val="en-US"/>
        </w:rPr>
        <w:t>can aid in identifying acceptable tradeoffs.</w:t>
      </w:r>
    </w:p>
    <w:p w14:paraId="4021A756" w14:textId="4CF93817" w:rsidR="0053182E" w:rsidRPr="00045088" w:rsidRDefault="006C3DC0" w:rsidP="00CD7E08">
      <w:pPr>
        <w:spacing w:line="360" w:lineRule="auto"/>
      </w:pPr>
      <w:r w:rsidRPr="006C3DC0">
        <w:rPr>
          <w:lang w:val="en-US"/>
        </w:rPr>
        <w:t xml:space="preserve">We </w:t>
      </w:r>
      <w:r w:rsidR="00257317">
        <w:rPr>
          <w:lang w:val="en-US"/>
        </w:rPr>
        <w:t>chose to focus on biophysical outcomes</w:t>
      </w:r>
      <w:del w:id="43" w:author="Mette Sønderskov" w:date="2026-01-09T13:05:00Z" w16du:dateUtc="2026-01-09T12:05:00Z">
        <w:r w:rsidR="00257317" w:rsidDel="00C078C3">
          <w:rPr>
            <w:lang w:val="en-US"/>
          </w:rPr>
          <w:delText>,</w:delText>
        </w:r>
      </w:del>
      <w:r w:rsidR="00257317">
        <w:rPr>
          <w:lang w:val="en-US"/>
        </w:rPr>
        <w:t xml:space="preserve"> and </w:t>
      </w:r>
      <w:r w:rsidRPr="006C3DC0">
        <w:rPr>
          <w:lang w:val="en-US"/>
        </w:rPr>
        <w:t>d</w:t>
      </w:r>
      <w:r w:rsidR="00CD7E08">
        <w:rPr>
          <w:lang w:val="en-US"/>
        </w:rPr>
        <w:t>id</w:t>
      </w:r>
      <w:r w:rsidRPr="006C3DC0">
        <w:rPr>
          <w:lang w:val="en-US"/>
        </w:rPr>
        <w:t xml:space="preserve"> not include the costs</w:t>
      </w:r>
      <w:ins w:id="44" w:author="Mette Sønderskov" w:date="2026-01-09T13:06:00Z" w16du:dateUtc="2026-01-09T12:06:00Z">
        <w:r w:rsidR="000855B2">
          <w:rPr>
            <w:lang w:val="en-US"/>
          </w:rPr>
          <w:t xml:space="preserve"> and labor requirements</w:t>
        </w:r>
      </w:ins>
      <w:r w:rsidRPr="006C3DC0">
        <w:rPr>
          <w:lang w:val="en-US"/>
        </w:rPr>
        <w:t xml:space="preserve"> associated with cover crop </w:t>
      </w:r>
      <w:del w:id="45" w:author="Mette Sønderskov" w:date="2026-01-09T13:05:00Z" w16du:dateUtc="2026-01-09T12:05:00Z">
        <w:r w:rsidRPr="006C3DC0" w:rsidDel="00C078C3">
          <w:rPr>
            <w:lang w:val="en-US"/>
          </w:rPr>
          <w:delText>implementation</w:delText>
        </w:r>
        <w:r w:rsidR="00257317" w:rsidDel="00C078C3">
          <w:rPr>
            <w:lang w:val="en-US"/>
          </w:rPr>
          <w:delText xml:space="preserve"> </w:delText>
        </w:r>
      </w:del>
      <w:ins w:id="46" w:author="Mette Sønderskov" w:date="2026-01-09T13:05:00Z" w16du:dateUtc="2026-01-09T12:05:00Z">
        <w:r w:rsidR="00C078C3">
          <w:rPr>
            <w:lang w:val="en-US"/>
          </w:rPr>
          <w:t xml:space="preserve">establishment </w:t>
        </w:r>
      </w:ins>
      <w:del w:id="47" w:author="Mette Sønderskov" w:date="2026-01-09T13:06:00Z" w16du:dateUtc="2026-01-09T12:06:00Z">
        <w:r w:rsidR="00257317" w:rsidDel="000855B2">
          <w:rPr>
            <w:lang w:val="en-US"/>
          </w:rPr>
          <w:delText>and labor requirements</w:delText>
        </w:r>
        <w:r w:rsidRPr="006C3DC0" w:rsidDel="000855B2">
          <w:rPr>
            <w:lang w:val="en-US"/>
          </w:rPr>
          <w:delText xml:space="preserve"> </w:delText>
        </w:r>
      </w:del>
      <w:r w:rsidR="006F3CE0">
        <w:rPr>
          <w:lang w:val="en-US"/>
        </w:rPr>
        <w:t xml:space="preserve">due to the complexity and highly contextual nature of such estimates. </w:t>
      </w:r>
      <w:commentRangeStart w:id="48"/>
      <w:r w:rsidR="006F3CE0">
        <w:rPr>
          <w:lang w:val="en-US"/>
        </w:rPr>
        <w:t xml:space="preserve">For example, </w:t>
      </w:r>
      <w:r w:rsidRPr="006C3DC0">
        <w:rPr>
          <w:lang w:val="en-US"/>
        </w:rPr>
        <w:t xml:space="preserve">in Denmark, cover crop implementations may be mandatory </w:t>
      </w:r>
      <w:r w:rsidR="00257317">
        <w:rPr>
          <w:lang w:val="en-US"/>
        </w:rPr>
        <w:t xml:space="preserve">depending on a given farm’s </w:t>
      </w:r>
      <w:r w:rsidR="000701DF">
        <w:rPr>
          <w:lang w:val="en-US"/>
        </w:rPr>
        <w:t xml:space="preserve">nutrient balance, and may be required </w:t>
      </w:r>
      <w:r w:rsidR="006F3CE0">
        <w:rPr>
          <w:lang w:val="en-US"/>
        </w:rPr>
        <w:t xml:space="preserve">for receipt of </w:t>
      </w:r>
      <w:r w:rsidRPr="006C3DC0">
        <w:rPr>
          <w:lang w:val="en-US"/>
        </w:rPr>
        <w:t>subsidi</w:t>
      </w:r>
      <w:r w:rsidR="006F3CE0">
        <w:rPr>
          <w:lang w:val="en-US"/>
        </w:rPr>
        <w:t xml:space="preserve">es that </w:t>
      </w:r>
      <w:r w:rsidR="000701DF">
        <w:rPr>
          <w:lang w:val="en-US"/>
        </w:rPr>
        <w:t xml:space="preserve">also </w:t>
      </w:r>
      <w:r w:rsidR="006F3CE0">
        <w:rPr>
          <w:lang w:val="en-US"/>
        </w:rPr>
        <w:t xml:space="preserve">vary by farm, rendering the </w:t>
      </w:r>
      <w:r w:rsidR="00DC3E09">
        <w:rPr>
          <w:lang w:val="en-US"/>
        </w:rPr>
        <w:t xml:space="preserve">complexity of the </w:t>
      </w:r>
      <w:r w:rsidR="006F3CE0">
        <w:rPr>
          <w:lang w:val="en-US"/>
        </w:rPr>
        <w:t xml:space="preserve">actual cost calculations beyond the scope of this study. </w:t>
      </w:r>
      <w:commentRangeEnd w:id="48"/>
      <w:r w:rsidR="00A03A63">
        <w:rPr>
          <w:rStyle w:val="CommentReference"/>
        </w:rPr>
        <w:commentReference w:id="48"/>
      </w:r>
      <w:r w:rsidR="00F371C1">
        <w:rPr>
          <w:lang w:val="en-US"/>
        </w:rPr>
        <w:t xml:space="preserve">We also focused on short-term outcomes, as longer term changes in outcomes such as soil carbon, nutrient cycling, and greenhouse gas emissions are difficult to evaluate robustly over a period of three years (CITE). </w:t>
      </w:r>
    </w:p>
    <w:p w14:paraId="661D56EC" w14:textId="77777777" w:rsidR="00DF07E9" w:rsidRPr="00045088" w:rsidRDefault="00DF07E9" w:rsidP="00045088">
      <w:pPr>
        <w:spacing w:line="360" w:lineRule="auto"/>
      </w:pPr>
    </w:p>
    <w:p w14:paraId="0E9C7CEB" w14:textId="21A8C5B2" w:rsidR="0053182E" w:rsidRPr="003C7F19" w:rsidRDefault="008141BB" w:rsidP="00045088">
      <w:pPr>
        <w:spacing w:line="360" w:lineRule="auto"/>
        <w:rPr>
          <w:b/>
          <w:bCs/>
        </w:rPr>
      </w:pPr>
      <w:proofErr w:type="gramStart"/>
      <w:r w:rsidRPr="003C7F19">
        <w:rPr>
          <w:b/>
          <w:bCs/>
        </w:rPr>
        <w:t xml:space="preserve">2  </w:t>
      </w:r>
      <w:r w:rsidR="00BA7F3D" w:rsidRPr="003C7F19">
        <w:rPr>
          <w:b/>
          <w:bCs/>
        </w:rPr>
        <w:t>MATERIALS</w:t>
      </w:r>
      <w:proofErr w:type="gramEnd"/>
      <w:r w:rsidR="00BA7F3D" w:rsidRPr="003C7F19">
        <w:rPr>
          <w:b/>
          <w:bCs/>
        </w:rPr>
        <w:t xml:space="preserve"> AND METHODS</w:t>
      </w:r>
    </w:p>
    <w:p w14:paraId="24710D67" w14:textId="77777777" w:rsidR="0053182E" w:rsidRPr="00045088" w:rsidRDefault="0053182E" w:rsidP="00045088">
      <w:pPr>
        <w:spacing w:line="360" w:lineRule="auto"/>
      </w:pPr>
    </w:p>
    <w:p w14:paraId="201BED94" w14:textId="6FDB0AFC" w:rsidR="0053182E" w:rsidRDefault="008141BB" w:rsidP="00045088">
      <w:pPr>
        <w:spacing w:line="360" w:lineRule="auto"/>
        <w:rPr>
          <w:b/>
          <w:bCs/>
        </w:rPr>
      </w:pPr>
      <w:r w:rsidRPr="003C7F19">
        <w:rPr>
          <w:b/>
          <w:bCs/>
        </w:rPr>
        <w:t xml:space="preserve">2.1 </w:t>
      </w:r>
      <w:r w:rsidR="00CD7E08">
        <w:rPr>
          <w:b/>
          <w:bCs/>
        </w:rPr>
        <w:t xml:space="preserve">Field </w:t>
      </w:r>
      <w:r w:rsidR="00216616">
        <w:rPr>
          <w:b/>
          <w:bCs/>
        </w:rPr>
        <w:t>site</w:t>
      </w:r>
    </w:p>
    <w:p w14:paraId="5E8A89A4" w14:textId="635DD443" w:rsidR="00CD7E08" w:rsidRPr="00CD7E08" w:rsidRDefault="00CD7E08" w:rsidP="00CD7E08">
      <w:pPr>
        <w:spacing w:line="360" w:lineRule="auto"/>
        <w:rPr>
          <w:lang w:val="en-US"/>
        </w:rPr>
      </w:pPr>
      <w:r w:rsidRPr="00CD7E08">
        <w:rPr>
          <w:lang w:val="en-US"/>
        </w:rPr>
        <w:t>This study was conducted within a larger long-term crop rotation</w:t>
      </w:r>
      <w:r w:rsidR="00F371C1">
        <w:rPr>
          <w:lang w:val="en-US"/>
        </w:rPr>
        <w:t>/</w:t>
      </w:r>
      <w:r w:rsidRPr="00CD7E08">
        <w:rPr>
          <w:lang w:val="en-US"/>
        </w:rPr>
        <w:t xml:space="preserve">tillage </w:t>
      </w:r>
      <w:r w:rsidR="00F371C1">
        <w:rPr>
          <w:lang w:val="en-US"/>
        </w:rPr>
        <w:t xml:space="preserve">experiment </w:t>
      </w:r>
      <w:r w:rsidRPr="00CD7E08">
        <w:rPr>
          <w:lang w:val="en-US"/>
        </w:rPr>
        <w:t xml:space="preserve">which was established in 2002 on a sandy loam at Flakkebjerg Research Centre, Denmark (55.317, 11.400). </w:t>
      </w:r>
      <w:r w:rsidR="00DA570F">
        <w:rPr>
          <w:lang w:val="en-US"/>
        </w:rPr>
        <w:t>The 30-year average air temperature and precipitation for this site</w:t>
      </w:r>
      <w:r w:rsidR="00F371C1">
        <w:rPr>
          <w:lang w:val="en-US"/>
        </w:rPr>
        <w:t xml:space="preserve"> are</w:t>
      </w:r>
      <w:r w:rsidR="00DA570F">
        <w:rPr>
          <w:lang w:val="en-US"/>
        </w:rPr>
        <w:t xml:space="preserve"> 8.9 degrees Celsius and 589 mm, respectively. </w:t>
      </w:r>
      <w:r w:rsidRPr="00CD7E08">
        <w:rPr>
          <w:lang w:val="en-US"/>
        </w:rPr>
        <w:t xml:space="preserve">Averaged across the trial site, </w:t>
      </w:r>
      <w:commentRangeStart w:id="49"/>
      <w:r w:rsidRPr="00CD7E08">
        <w:rPr>
          <w:lang w:val="en-US"/>
        </w:rPr>
        <w:t>soil texture</w:t>
      </w:r>
      <w:r w:rsidR="00DC3E09">
        <w:rPr>
          <w:lang w:val="en-US"/>
        </w:rPr>
        <w:t xml:space="preserve"> in the top xx cm layer</w:t>
      </w:r>
      <w:r w:rsidRPr="00CD7E08">
        <w:rPr>
          <w:lang w:val="en-US"/>
        </w:rPr>
        <w:t xml:space="preserve"> is 1</w:t>
      </w:r>
      <w:r w:rsidR="00F371C1">
        <w:rPr>
          <w:lang w:val="en-US"/>
        </w:rPr>
        <w:t>5</w:t>
      </w:r>
      <w:r w:rsidRPr="00CD7E08">
        <w:rPr>
          <w:lang w:val="en-US"/>
        </w:rPr>
        <w:t>% clay (&lt;2 mm), 1</w:t>
      </w:r>
      <w:r w:rsidR="00F371C1">
        <w:rPr>
          <w:lang w:val="en-US"/>
        </w:rPr>
        <w:t>4</w:t>
      </w:r>
      <w:r w:rsidRPr="00CD7E08">
        <w:rPr>
          <w:lang w:val="en-US"/>
        </w:rPr>
        <w:t>% silt (2-20 mm), 4</w:t>
      </w:r>
      <w:r w:rsidR="00F371C1">
        <w:rPr>
          <w:lang w:val="en-US"/>
        </w:rPr>
        <w:t>3</w:t>
      </w:r>
      <w:r w:rsidRPr="00CD7E08">
        <w:rPr>
          <w:lang w:val="en-US"/>
        </w:rPr>
        <w:t>% fine sand (20-200 mm), and 2</w:t>
      </w:r>
      <w:r w:rsidR="00C91C94">
        <w:rPr>
          <w:lang w:val="en-US"/>
        </w:rPr>
        <w:t>8</w:t>
      </w:r>
      <w:r w:rsidRPr="00CD7E08">
        <w:rPr>
          <w:lang w:val="en-US"/>
        </w:rPr>
        <w:t>% coarse sand (200-2000 mm), with 1.2% organic carbon content (0-25 cm).</w:t>
      </w:r>
      <w:commentRangeEnd w:id="49"/>
      <w:r w:rsidRPr="00CD7E08">
        <w:rPr>
          <w:lang w:val="da-DK"/>
        </w:rPr>
        <w:commentReference w:id="49"/>
      </w:r>
      <w:r w:rsidRPr="00CD7E08">
        <w:rPr>
          <w:lang w:val="en-US"/>
        </w:rPr>
        <w:t xml:space="preserve">  The overall experimental design of the long-term experiment </w:t>
      </w:r>
      <w:r w:rsidR="00C91C94">
        <w:rPr>
          <w:lang w:val="en-US"/>
        </w:rPr>
        <w:t>is</w:t>
      </w:r>
      <w:r w:rsidRPr="00CD7E08">
        <w:rPr>
          <w:lang w:val="en-US"/>
        </w:rPr>
        <w:t xml:space="preserve"> a split-split plot with four replications. The main plot factor </w:t>
      </w:r>
      <w:r w:rsidR="00C91C94">
        <w:rPr>
          <w:lang w:val="en-US"/>
        </w:rPr>
        <w:t>i</w:t>
      </w:r>
      <w:r w:rsidR="00216616">
        <w:rPr>
          <w:lang w:val="en-US"/>
        </w:rPr>
        <w:t>s</w:t>
      </w:r>
      <w:r w:rsidRPr="00CD7E08">
        <w:rPr>
          <w:lang w:val="en-US"/>
        </w:rPr>
        <w:t xml:space="preserve"> crop</w:t>
      </w:r>
      <w:r w:rsidR="00216616">
        <w:rPr>
          <w:lang w:val="en-US"/>
        </w:rPr>
        <w:t xml:space="preserve">ping </w:t>
      </w:r>
      <w:commentRangeStart w:id="50"/>
      <w:r w:rsidR="00216616">
        <w:rPr>
          <w:lang w:val="en-US"/>
        </w:rPr>
        <w:t>system</w:t>
      </w:r>
      <w:commentRangeEnd w:id="50"/>
      <w:r w:rsidR="000F566D">
        <w:rPr>
          <w:rStyle w:val="CommentReference"/>
        </w:rPr>
        <w:commentReference w:id="50"/>
      </w:r>
      <w:r w:rsidRPr="00CD7E08">
        <w:rPr>
          <w:lang w:val="en-US"/>
        </w:rPr>
        <w:t xml:space="preserve"> (four levels), the subplot </w:t>
      </w:r>
      <w:r w:rsidR="00C91C94">
        <w:rPr>
          <w:lang w:val="en-US"/>
        </w:rPr>
        <w:t>i</w:t>
      </w:r>
      <w:r w:rsidR="00216616">
        <w:rPr>
          <w:lang w:val="en-US"/>
        </w:rPr>
        <w:t>s</w:t>
      </w:r>
      <w:r w:rsidRPr="00CD7E08">
        <w:rPr>
          <w:lang w:val="en-US"/>
        </w:rPr>
        <w:t xml:space="preserve"> primary tillage system (four levels)</w:t>
      </w:r>
      <w:r w:rsidR="00C91C94">
        <w:rPr>
          <w:lang w:val="en-US"/>
        </w:rPr>
        <w:t>. S</w:t>
      </w:r>
      <w:r w:rsidRPr="00CD7E08">
        <w:rPr>
          <w:lang w:val="en-US"/>
        </w:rPr>
        <w:t>ub-subplot</w:t>
      </w:r>
      <w:r w:rsidR="00C91C94">
        <w:rPr>
          <w:lang w:val="en-US"/>
        </w:rPr>
        <w:t>s</w:t>
      </w:r>
      <w:r w:rsidRPr="00CD7E08">
        <w:rPr>
          <w:lang w:val="en-US"/>
        </w:rPr>
        <w:t xml:space="preserve"> (six levels) w</w:t>
      </w:r>
      <w:r w:rsidR="00C91C94">
        <w:rPr>
          <w:lang w:val="en-US"/>
        </w:rPr>
        <w:t>ere</w:t>
      </w:r>
      <w:r w:rsidRPr="00CD7E08">
        <w:rPr>
          <w:lang w:val="en-US"/>
        </w:rPr>
        <w:t xml:space="preserve"> established to accommodate various sub-treatments within rotation and tillage combinations [see for example Melander et al. (2008)]. </w:t>
      </w:r>
    </w:p>
    <w:p w14:paraId="0AC6131F" w14:textId="1ABD12F3" w:rsidR="00BA7F3D" w:rsidRDefault="00BA7F3D" w:rsidP="00045088">
      <w:pPr>
        <w:spacing w:line="360" w:lineRule="auto"/>
        <w:rPr>
          <w:b/>
          <w:bCs/>
        </w:rPr>
      </w:pPr>
      <w:proofErr w:type="gramStart"/>
      <w:r w:rsidRPr="003C7F19">
        <w:rPr>
          <w:b/>
          <w:bCs/>
        </w:rPr>
        <w:t xml:space="preserve">2.1.1  </w:t>
      </w:r>
      <w:r w:rsidR="001A455C">
        <w:rPr>
          <w:b/>
          <w:bCs/>
        </w:rPr>
        <w:t>Study</w:t>
      </w:r>
      <w:proofErr w:type="gramEnd"/>
      <w:r w:rsidR="001A455C">
        <w:rPr>
          <w:b/>
          <w:bCs/>
        </w:rPr>
        <w:t xml:space="preserve"> design</w:t>
      </w:r>
    </w:p>
    <w:p w14:paraId="6AB91BA3" w14:textId="2A190D25" w:rsidR="001A455C" w:rsidRPr="001A455C" w:rsidRDefault="001A455C" w:rsidP="001A455C">
      <w:pPr>
        <w:spacing w:line="360" w:lineRule="auto"/>
        <w:rPr>
          <w:lang w:val="en-US"/>
        </w:rPr>
      </w:pPr>
      <w:proofErr w:type="gramStart"/>
      <w:r w:rsidRPr="001A455C">
        <w:rPr>
          <w:lang w:val="en-US"/>
        </w:rPr>
        <w:t>For the purpose of</w:t>
      </w:r>
      <w:proofErr w:type="gramEnd"/>
      <w:r w:rsidRPr="001A455C">
        <w:rPr>
          <w:lang w:val="en-US"/>
        </w:rPr>
        <w:t xml:space="preserve"> the present study, two </w:t>
      </w:r>
      <w:r w:rsidR="00DC3E09">
        <w:rPr>
          <w:lang w:val="en-US"/>
        </w:rPr>
        <w:t xml:space="preserve">main plot treatments </w:t>
      </w:r>
      <w:r w:rsidRPr="001A455C">
        <w:rPr>
          <w:lang w:val="en-US"/>
        </w:rPr>
        <w:t>were selected that had the same sequence of crops</w:t>
      </w:r>
      <w:r w:rsidR="00216616">
        <w:rPr>
          <w:lang w:val="en-US"/>
        </w:rPr>
        <w:t xml:space="preserve">. </w:t>
      </w:r>
      <w:r w:rsidR="00216616" w:rsidRPr="00CD7E08">
        <w:rPr>
          <w:lang w:val="en-US"/>
        </w:rPr>
        <w:t>The cash crop sequence during the present study was spring barley (</w:t>
      </w:r>
      <w:r w:rsidR="00216616" w:rsidRPr="00CD7E08">
        <w:rPr>
          <w:i/>
          <w:iCs/>
          <w:lang w:val="en-US"/>
        </w:rPr>
        <w:t xml:space="preserve">Hordeum vulgare </w:t>
      </w:r>
      <w:r w:rsidR="00216616" w:rsidRPr="00CD7E08">
        <w:rPr>
          <w:lang w:val="en-US"/>
        </w:rPr>
        <w:t>L.</w:t>
      </w:r>
      <w:r w:rsidR="00216616">
        <w:rPr>
          <w:lang w:val="en-US"/>
        </w:rPr>
        <w:t xml:space="preserve"> v. </w:t>
      </w:r>
      <w:r w:rsidR="00216616">
        <w:t>Everg</w:t>
      </w:r>
      <w:r w:rsidR="00C91C94">
        <w:t>r</w:t>
      </w:r>
      <w:r w:rsidR="00216616">
        <w:t>een</w:t>
      </w:r>
      <w:r w:rsidR="00216616" w:rsidRPr="00CD7E08">
        <w:rPr>
          <w:lang w:val="en-US"/>
        </w:rPr>
        <w:t>) sown 19 April 2018</w:t>
      </w:r>
      <w:r w:rsidR="00216616">
        <w:rPr>
          <w:lang w:val="en-US"/>
        </w:rPr>
        <w:t xml:space="preserve"> (300 plants m-2)</w:t>
      </w:r>
      <w:r w:rsidR="00216616" w:rsidRPr="00CD7E08">
        <w:rPr>
          <w:lang w:val="en-US"/>
        </w:rPr>
        <w:t>, spring oat (</w:t>
      </w:r>
      <w:r w:rsidR="00216616" w:rsidRPr="00CD7E08">
        <w:rPr>
          <w:i/>
          <w:iCs/>
          <w:lang w:val="en-US"/>
        </w:rPr>
        <w:t>Avena sativa</w:t>
      </w:r>
      <w:r w:rsidR="00216616" w:rsidRPr="00CD7E08">
        <w:rPr>
          <w:lang w:val="en-US"/>
        </w:rPr>
        <w:t xml:space="preserve"> L.</w:t>
      </w:r>
      <w:r w:rsidR="00216616">
        <w:rPr>
          <w:lang w:val="en-US"/>
        </w:rPr>
        <w:t xml:space="preserve"> v. Poseidon</w:t>
      </w:r>
      <w:r w:rsidR="00216616" w:rsidRPr="00CD7E08">
        <w:rPr>
          <w:lang w:val="en-US"/>
        </w:rPr>
        <w:t>) sown 4 April 2019</w:t>
      </w:r>
      <w:r w:rsidR="00216616">
        <w:rPr>
          <w:lang w:val="en-US"/>
        </w:rPr>
        <w:t xml:space="preserve"> (300 plants m-2)</w:t>
      </w:r>
      <w:r w:rsidR="00216616" w:rsidRPr="00CD7E08">
        <w:rPr>
          <w:lang w:val="en-US"/>
        </w:rPr>
        <w:t xml:space="preserve"> and faba beans (</w:t>
      </w:r>
      <w:r w:rsidR="00216616" w:rsidRPr="00CD7E08">
        <w:rPr>
          <w:i/>
          <w:iCs/>
          <w:lang w:val="en-US"/>
        </w:rPr>
        <w:t>Vicia faba</w:t>
      </w:r>
      <w:r w:rsidR="00216616" w:rsidRPr="00CD7E08">
        <w:rPr>
          <w:lang w:val="en-US"/>
        </w:rPr>
        <w:t xml:space="preserve"> L.</w:t>
      </w:r>
      <w:r w:rsidR="00216616">
        <w:rPr>
          <w:lang w:val="en-US"/>
        </w:rPr>
        <w:t xml:space="preserve"> v. Boxer</w:t>
      </w:r>
      <w:r w:rsidR="00216616" w:rsidRPr="00CD7E08">
        <w:rPr>
          <w:lang w:val="en-US"/>
        </w:rPr>
        <w:t>) sown 15 April 2020</w:t>
      </w:r>
      <w:r w:rsidR="00216616">
        <w:rPr>
          <w:lang w:val="en-US"/>
        </w:rPr>
        <w:t xml:space="preserve"> (50 plants m-2)</w:t>
      </w:r>
      <w:r w:rsidR="00216616" w:rsidRPr="00CD7E08">
        <w:rPr>
          <w:lang w:val="en-US"/>
        </w:rPr>
        <w:t xml:space="preserve">. </w:t>
      </w:r>
      <w:r w:rsidR="00216616">
        <w:rPr>
          <w:lang w:val="en-US"/>
        </w:rPr>
        <w:t xml:space="preserve">The two main plot treatments </w:t>
      </w:r>
      <w:r w:rsidRPr="001A455C">
        <w:rPr>
          <w:lang w:val="en-US"/>
        </w:rPr>
        <w:t>differ</w:t>
      </w:r>
      <w:r w:rsidR="00C91C94">
        <w:rPr>
          <w:lang w:val="en-US"/>
        </w:rPr>
        <w:t>ed</w:t>
      </w:r>
      <w:r w:rsidRPr="001A455C">
        <w:rPr>
          <w:lang w:val="en-US"/>
        </w:rPr>
        <w:t xml:space="preserve"> </w:t>
      </w:r>
      <w:r w:rsidR="00216616">
        <w:rPr>
          <w:lang w:val="en-US"/>
        </w:rPr>
        <w:t xml:space="preserve">in management of the </w:t>
      </w:r>
      <w:r w:rsidRPr="001A455C">
        <w:rPr>
          <w:lang w:val="en-US"/>
        </w:rPr>
        <w:t>small grain straw</w:t>
      </w:r>
      <w:r w:rsidR="00216616">
        <w:rPr>
          <w:lang w:val="en-US"/>
        </w:rPr>
        <w:t>, reflecting two</w:t>
      </w:r>
      <w:r w:rsidRPr="001A455C">
        <w:rPr>
          <w:lang w:val="en-US"/>
        </w:rPr>
        <w:t xml:space="preserve"> common systems in Denmark: straw removed or retained. Therefore, in the present study, straw management composed the main-plot treatment. Three of the four tillage regimes were used for this study (more details below). Tillage subplots were 5 meters wide and 40 m long. Each tillage subplot was divided into two columns with three sub-subplots arranged within each column for a total of six sub-subplots that were 2.5 m wide and 12.5 m long (see supplementary material for a visual aid). One of the six sub-subplots was reserved for other sampling efforts, and a cover crop system treatment (five levels) was applied randomly to the remaining five sub-subplots. In summary, this experiment included all combinations of two straw-managements, three primary tillage systems, and five cover crop systems for a total of 30 treatments. </w:t>
      </w:r>
    </w:p>
    <w:p w14:paraId="5A66302A" w14:textId="4634B002" w:rsidR="001A455C" w:rsidRPr="001A455C" w:rsidRDefault="001A455C" w:rsidP="001A455C">
      <w:pPr>
        <w:spacing w:line="360" w:lineRule="auto"/>
        <w:rPr>
          <w:b/>
          <w:bCs/>
          <w:lang w:val="en-US"/>
        </w:rPr>
      </w:pPr>
      <w:proofErr w:type="gramStart"/>
      <w:r w:rsidRPr="003C7F19">
        <w:rPr>
          <w:b/>
          <w:bCs/>
        </w:rPr>
        <w:t>2.1.</w:t>
      </w:r>
      <w:r>
        <w:rPr>
          <w:b/>
          <w:bCs/>
        </w:rPr>
        <w:t>2</w:t>
      </w:r>
      <w:r w:rsidRPr="003C7F19">
        <w:rPr>
          <w:b/>
          <w:bCs/>
        </w:rPr>
        <w:t xml:space="preserve">  </w:t>
      </w:r>
      <w:r w:rsidRPr="001A455C">
        <w:rPr>
          <w:b/>
          <w:bCs/>
          <w:lang w:val="en-US"/>
        </w:rPr>
        <w:t>Straw</w:t>
      </w:r>
      <w:proofErr w:type="gramEnd"/>
      <w:r w:rsidRPr="001A455C">
        <w:rPr>
          <w:b/>
          <w:bCs/>
          <w:lang w:val="en-US"/>
        </w:rPr>
        <w:t xml:space="preserve"> and tillage treatments</w:t>
      </w:r>
    </w:p>
    <w:p w14:paraId="1D52ABA7" w14:textId="4EE2633E" w:rsidR="001A455C" w:rsidRPr="001A455C" w:rsidRDefault="001A455C" w:rsidP="001A455C">
      <w:pPr>
        <w:spacing w:line="360" w:lineRule="auto"/>
        <w:rPr>
          <w:lang w:val="en-US"/>
        </w:rPr>
      </w:pPr>
      <w:r w:rsidRPr="001A455C">
        <w:rPr>
          <w:lang w:val="en-US"/>
        </w:rPr>
        <w:t>The same straw managements and categorical tillage system treatments (no tillage, surface, inversion) have been in the same subplots since 2002. In the straw-removal treatments, following harvest of a small grain the residue (e.g., straw) was removed using a</w:t>
      </w:r>
      <w:r w:rsidR="00C91C94">
        <w:rPr>
          <w:lang w:val="en-US"/>
        </w:rPr>
        <w:t xml:space="preserve"> two-pass system</w:t>
      </w:r>
      <w:r w:rsidRPr="001A455C">
        <w:rPr>
          <w:lang w:val="en-US"/>
        </w:rPr>
        <w:t xml:space="preserve"> </w:t>
      </w:r>
      <w:commentRangeStart w:id="51"/>
      <w:r w:rsidRPr="001A455C">
        <w:rPr>
          <w:lang w:val="en-US"/>
        </w:rPr>
        <w:t>MACHINE</w:t>
      </w:r>
      <w:commentRangeEnd w:id="51"/>
      <w:r w:rsidRPr="001A455C">
        <w:rPr>
          <w:lang w:val="da-DK"/>
        </w:rPr>
        <w:commentReference w:id="51"/>
      </w:r>
      <w:r w:rsidRPr="001A455C">
        <w:rPr>
          <w:lang w:val="en-US"/>
        </w:rPr>
        <w:t>, resulting in removal of approximately 60% of the biomass (</w:t>
      </w:r>
      <w:commentRangeStart w:id="52"/>
      <w:r w:rsidRPr="001A455C">
        <w:rPr>
          <w:lang w:val="en-US"/>
        </w:rPr>
        <w:t>CITE a CENTS modelling study for this 60% assumption</w:t>
      </w:r>
      <w:commentRangeEnd w:id="52"/>
      <w:r w:rsidRPr="001A455C">
        <w:rPr>
          <w:lang w:val="da-DK"/>
        </w:rPr>
        <w:commentReference w:id="52"/>
      </w:r>
      <w:r w:rsidRPr="001A455C">
        <w:rPr>
          <w:lang w:val="en-US"/>
        </w:rPr>
        <w:t xml:space="preserve">). In the straw-retained treatments, </w:t>
      </w:r>
      <w:r w:rsidR="001A1339">
        <w:rPr>
          <w:lang w:val="en-US"/>
        </w:rPr>
        <w:lastRenderedPageBreak/>
        <w:t xml:space="preserve">following harvest of the grain </w:t>
      </w:r>
      <w:r w:rsidR="00C91C94">
        <w:rPr>
          <w:lang w:val="en-US"/>
        </w:rPr>
        <w:t xml:space="preserve">the </w:t>
      </w:r>
      <w:r w:rsidR="001A1339">
        <w:rPr>
          <w:lang w:val="en-US"/>
        </w:rPr>
        <w:t xml:space="preserve">residue </w:t>
      </w:r>
      <w:r w:rsidRPr="001A455C">
        <w:rPr>
          <w:lang w:val="en-US"/>
        </w:rPr>
        <w:t xml:space="preserve">was allowed to remain in the field. The exact machinery and timing of operations for each categorical tillage treatment have varied since 2002 (Scherner et al., 2016; Hansen et al., 2010). In the present experiment (2018-2020), plots under the inversion tillage treatment were moldboard plowed to a depth of 20 cm in the </w:t>
      </w:r>
      <w:r w:rsidR="00C91C94">
        <w:rPr>
          <w:lang w:val="en-US"/>
        </w:rPr>
        <w:t xml:space="preserve">late </w:t>
      </w:r>
      <w:r w:rsidRPr="001A455C">
        <w:rPr>
          <w:lang w:val="en-US"/>
        </w:rPr>
        <w:t>fall and harrowed to 3-4 cm depth in the spring before cash crop planting; c</w:t>
      </w:r>
      <w:proofErr w:type="spellStart"/>
      <w:r w:rsidRPr="001A455C">
        <w:t>rops</w:t>
      </w:r>
      <w:proofErr w:type="spellEnd"/>
      <w:r w:rsidRPr="001A455C">
        <w:t xml:space="preserve"> were then sown with a traditional seed drill (Nordsten Lift-o-</w:t>
      </w:r>
      <w:proofErr w:type="spellStart"/>
      <w:r w:rsidRPr="001A455C">
        <w:t>matic</w:t>
      </w:r>
      <w:proofErr w:type="spellEnd"/>
      <w:r w:rsidRPr="001A455C">
        <w:t xml:space="preserve"> CLH300) with row spacings of 12.5 cm. </w:t>
      </w:r>
      <w:r w:rsidRPr="001A455C">
        <w:rPr>
          <w:lang w:val="en-US"/>
        </w:rPr>
        <w:t xml:space="preserve">For the surface tillage system (non-inversion), a </w:t>
      </w:r>
      <w:del w:id="53" w:author="Mette Sønderskov" w:date="2026-01-09T13:18:00Z" w16du:dateUtc="2026-01-09T12:18:00Z">
        <w:r w:rsidRPr="001A455C" w:rsidDel="00910B2B">
          <w:rPr>
            <w:vertAlign w:val="subscript"/>
            <w:lang w:val="en-US"/>
          </w:rPr>
          <w:delText xml:space="preserve"> </w:delText>
        </w:r>
      </w:del>
      <w:r w:rsidRPr="001A455C">
        <w:t xml:space="preserve">Horsch Terrano 3 FX stubble tine cultivator was used to till to a depth </w:t>
      </w:r>
      <w:commentRangeStart w:id="54"/>
      <w:r w:rsidRPr="001A455C">
        <w:t>8-10 cm in the spring before cash crop planting</w:t>
      </w:r>
      <w:commentRangeEnd w:id="54"/>
      <w:r w:rsidRPr="001A455C">
        <w:rPr>
          <w:lang w:val="da-DK"/>
        </w:rPr>
        <w:commentReference w:id="54"/>
      </w:r>
      <w:r w:rsidRPr="001A455C">
        <w:t xml:space="preserve">. In both the no-till and surface tillage systems, crops were sown with a chisel coulter (Horsch </w:t>
      </w:r>
      <w:proofErr w:type="spellStart"/>
      <w:r w:rsidRPr="001A455C">
        <w:t>Airseeder</w:t>
      </w:r>
      <w:proofErr w:type="spellEnd"/>
      <w:r w:rsidRPr="001A455C">
        <w:t xml:space="preserve"> CO 3) with row spacings of 17.5 cm for spring oats, spring barley, and </w:t>
      </w:r>
      <w:commentRangeStart w:id="55"/>
      <w:r w:rsidRPr="001A455C">
        <w:t>faba beans</w:t>
      </w:r>
      <w:commentRangeEnd w:id="55"/>
      <w:r w:rsidRPr="001A455C">
        <w:rPr>
          <w:lang w:val="da-DK"/>
        </w:rPr>
        <w:commentReference w:id="55"/>
      </w:r>
      <w:r w:rsidRPr="001A455C">
        <w:t xml:space="preserve">. Row spacings were different for the inversion tillage system due to </w:t>
      </w:r>
      <w:r w:rsidR="001A1339">
        <w:t xml:space="preserve">differences in the </w:t>
      </w:r>
      <w:r w:rsidRPr="001A455C">
        <w:t xml:space="preserve">equipment representing typical production environments for each tillage system. </w:t>
      </w:r>
    </w:p>
    <w:p w14:paraId="34082C05" w14:textId="4AE4E813" w:rsidR="001A455C" w:rsidRPr="001A455C" w:rsidRDefault="001A455C" w:rsidP="001A455C">
      <w:pPr>
        <w:spacing w:line="360" w:lineRule="auto"/>
        <w:rPr>
          <w:b/>
          <w:bCs/>
          <w:lang w:val="en-US"/>
        </w:rPr>
      </w:pPr>
      <w:proofErr w:type="gramStart"/>
      <w:r w:rsidRPr="003C7F19">
        <w:rPr>
          <w:b/>
          <w:bCs/>
        </w:rPr>
        <w:t>2.1.</w:t>
      </w:r>
      <w:r>
        <w:rPr>
          <w:b/>
          <w:bCs/>
        </w:rPr>
        <w:t>3</w:t>
      </w:r>
      <w:r w:rsidRPr="003C7F19">
        <w:rPr>
          <w:b/>
          <w:bCs/>
        </w:rPr>
        <w:t xml:space="preserve">  </w:t>
      </w:r>
      <w:r>
        <w:rPr>
          <w:b/>
          <w:bCs/>
          <w:lang w:val="en-US"/>
        </w:rPr>
        <w:t>Cover</w:t>
      </w:r>
      <w:proofErr w:type="gramEnd"/>
      <w:r>
        <w:rPr>
          <w:b/>
          <w:bCs/>
          <w:lang w:val="en-US"/>
        </w:rPr>
        <w:t xml:space="preserve"> crop treatments</w:t>
      </w:r>
    </w:p>
    <w:p w14:paraId="76D877A7" w14:textId="022B89C5" w:rsidR="001A455C" w:rsidRPr="001A455C" w:rsidRDefault="001A455C" w:rsidP="001A455C">
      <w:pPr>
        <w:spacing w:line="360" w:lineRule="auto"/>
        <w:rPr>
          <w:lang w:val="en-US"/>
        </w:rPr>
      </w:pPr>
      <w:r w:rsidRPr="001A455C">
        <w:rPr>
          <w:lang w:val="en-US"/>
        </w:rPr>
        <w:t xml:space="preserve">Starting in the </w:t>
      </w:r>
      <w:r w:rsidR="001A1339">
        <w:rPr>
          <w:lang w:val="en-US"/>
        </w:rPr>
        <w:t xml:space="preserve">spring of the </w:t>
      </w:r>
      <w:r w:rsidRPr="001A455C">
        <w:rPr>
          <w:lang w:val="en-US"/>
        </w:rPr>
        <w:t xml:space="preserve">2018 growing season, five cover crop systems were randomly applied to the sub-subplots (Table 1). The same sub-subplot treatments were maintained for </w:t>
      </w:r>
      <w:proofErr w:type="gramStart"/>
      <w:r w:rsidRPr="001A455C">
        <w:rPr>
          <w:lang w:val="en-US"/>
        </w:rPr>
        <w:t>2018,</w:t>
      </w:r>
      <w:proofErr w:type="gramEnd"/>
      <w:r w:rsidRPr="001A455C">
        <w:rPr>
          <w:lang w:val="en-US"/>
        </w:rPr>
        <w:t xml:space="preserve"> 2019 and were tracked until faba bean harvest in 2020. The sampling area for all measurements </w:t>
      </w:r>
      <w:proofErr w:type="gramStart"/>
      <w:r w:rsidRPr="001A455C">
        <w:rPr>
          <w:lang w:val="en-US"/>
        </w:rPr>
        <w:t>was located in</w:t>
      </w:r>
      <w:proofErr w:type="gramEnd"/>
      <w:r w:rsidRPr="001A455C">
        <w:rPr>
          <w:lang w:val="en-US"/>
        </w:rPr>
        <w:t xml:space="preserve"> the inner 1.5 m x 10 m area of the sub-subplots. </w:t>
      </w:r>
    </w:p>
    <w:p w14:paraId="697347A3" w14:textId="77777777" w:rsidR="001A455C" w:rsidRPr="001A455C" w:rsidRDefault="001A455C" w:rsidP="001A455C">
      <w:pPr>
        <w:spacing w:line="360" w:lineRule="auto"/>
        <w:rPr>
          <w:lang w:val="en-US"/>
        </w:rPr>
      </w:pPr>
      <w:r w:rsidRPr="001A455C">
        <w:rPr>
          <w:lang w:val="en-US"/>
        </w:rPr>
        <w:t xml:space="preserve">Table 1. Summary of the five cover crop </w:t>
      </w:r>
      <w:commentRangeStart w:id="56"/>
      <w:r w:rsidRPr="001A455C">
        <w:rPr>
          <w:lang w:val="en-US"/>
        </w:rPr>
        <w:t>systems</w:t>
      </w:r>
      <w:commentRangeEnd w:id="56"/>
      <w:r w:rsidR="00FA0CA5">
        <w:rPr>
          <w:rStyle w:val="CommentReference"/>
        </w:rPr>
        <w:commentReference w:id="56"/>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555"/>
        <w:gridCol w:w="2126"/>
        <w:gridCol w:w="1843"/>
        <w:gridCol w:w="2976"/>
      </w:tblGrid>
      <w:tr w:rsidR="001A455C" w:rsidRPr="001A455C" w14:paraId="4CC3D440" w14:textId="77777777" w:rsidTr="000043B8">
        <w:tc>
          <w:tcPr>
            <w:tcW w:w="1555" w:type="dxa"/>
            <w:tcBorders>
              <w:top w:val="single" w:sz="4" w:space="0" w:color="auto"/>
              <w:bottom w:val="single" w:sz="4" w:space="0" w:color="auto"/>
            </w:tcBorders>
            <w:vAlign w:val="center"/>
          </w:tcPr>
          <w:p w14:paraId="06902FBB" w14:textId="7C300810" w:rsidR="001A455C" w:rsidRPr="000043B8" w:rsidRDefault="001A455C" w:rsidP="000043B8">
            <w:pPr>
              <w:jc w:val="center"/>
              <w:rPr>
                <w:b/>
                <w:bCs/>
                <w:lang w:val="en-US"/>
              </w:rPr>
            </w:pPr>
            <w:r w:rsidRPr="000043B8">
              <w:rPr>
                <w:b/>
                <w:bCs/>
                <w:lang w:val="en-US"/>
              </w:rPr>
              <w:t xml:space="preserve">Cover crop system </w:t>
            </w:r>
            <w:r w:rsidR="006B4AC3">
              <w:rPr>
                <w:b/>
                <w:bCs/>
                <w:lang w:val="en-US"/>
              </w:rPr>
              <w:t>abbreviation</w:t>
            </w:r>
          </w:p>
        </w:tc>
        <w:tc>
          <w:tcPr>
            <w:tcW w:w="2126" w:type="dxa"/>
            <w:tcBorders>
              <w:top w:val="single" w:sz="4" w:space="0" w:color="auto"/>
              <w:bottom w:val="single" w:sz="4" w:space="0" w:color="auto"/>
            </w:tcBorders>
            <w:vAlign w:val="center"/>
          </w:tcPr>
          <w:p w14:paraId="6483C18B" w14:textId="77777777" w:rsidR="001A455C" w:rsidRPr="000043B8" w:rsidRDefault="001A455C" w:rsidP="000043B8">
            <w:pPr>
              <w:jc w:val="center"/>
              <w:rPr>
                <w:b/>
                <w:bCs/>
                <w:lang w:val="en-US"/>
              </w:rPr>
            </w:pPr>
            <w:r w:rsidRPr="000043B8">
              <w:rPr>
                <w:b/>
                <w:bCs/>
                <w:lang w:val="en-US"/>
              </w:rPr>
              <w:t>Cover crop</w:t>
            </w:r>
          </w:p>
        </w:tc>
        <w:tc>
          <w:tcPr>
            <w:tcW w:w="1843" w:type="dxa"/>
            <w:tcBorders>
              <w:top w:val="single" w:sz="4" w:space="0" w:color="auto"/>
              <w:bottom w:val="single" w:sz="4" w:space="0" w:color="auto"/>
            </w:tcBorders>
            <w:vAlign w:val="center"/>
          </w:tcPr>
          <w:p w14:paraId="2DA4DC92" w14:textId="77777777" w:rsidR="001A455C" w:rsidRPr="000043B8" w:rsidRDefault="001A455C" w:rsidP="000043B8">
            <w:pPr>
              <w:jc w:val="center"/>
              <w:rPr>
                <w:b/>
                <w:bCs/>
                <w:lang w:val="en-US"/>
              </w:rPr>
            </w:pPr>
            <w:r w:rsidRPr="000043B8">
              <w:rPr>
                <w:b/>
                <w:bCs/>
                <w:lang w:val="en-US"/>
              </w:rPr>
              <w:t>Seeding rate</w:t>
            </w:r>
          </w:p>
        </w:tc>
        <w:tc>
          <w:tcPr>
            <w:tcW w:w="2976" w:type="dxa"/>
            <w:tcBorders>
              <w:top w:val="single" w:sz="4" w:space="0" w:color="auto"/>
              <w:bottom w:val="single" w:sz="4" w:space="0" w:color="auto"/>
            </w:tcBorders>
            <w:vAlign w:val="center"/>
          </w:tcPr>
          <w:p w14:paraId="28AE962C" w14:textId="77777777" w:rsidR="001A455C" w:rsidRPr="000043B8" w:rsidRDefault="001A455C" w:rsidP="000043B8">
            <w:pPr>
              <w:jc w:val="center"/>
              <w:rPr>
                <w:b/>
                <w:bCs/>
                <w:lang w:val="en-US"/>
              </w:rPr>
            </w:pPr>
            <w:r w:rsidRPr="000043B8">
              <w:rPr>
                <w:b/>
                <w:bCs/>
                <w:lang w:val="en-US"/>
              </w:rPr>
              <w:t>Seeding method and timing</w:t>
            </w:r>
          </w:p>
        </w:tc>
      </w:tr>
      <w:tr w:rsidR="001A455C" w:rsidRPr="001A455C" w14:paraId="5449C1C6" w14:textId="77777777" w:rsidTr="006B4AC3">
        <w:tc>
          <w:tcPr>
            <w:tcW w:w="1555" w:type="dxa"/>
            <w:tcBorders>
              <w:top w:val="single" w:sz="4" w:space="0" w:color="auto"/>
              <w:bottom w:val="single" w:sz="4" w:space="0" w:color="auto"/>
            </w:tcBorders>
            <w:vAlign w:val="center"/>
          </w:tcPr>
          <w:p w14:paraId="0FB272EB" w14:textId="77777777" w:rsidR="001A455C" w:rsidRPr="001A455C" w:rsidRDefault="001A455C" w:rsidP="006B4AC3">
            <w:pPr>
              <w:spacing w:line="360" w:lineRule="auto"/>
              <w:jc w:val="center"/>
              <w:rPr>
                <w:lang w:val="en-US"/>
              </w:rPr>
            </w:pPr>
            <w:proofErr w:type="spellStart"/>
            <w:r w:rsidRPr="001A455C">
              <w:rPr>
                <w:lang w:val="en-US"/>
              </w:rPr>
              <w:t>MixE</w:t>
            </w:r>
            <w:proofErr w:type="spellEnd"/>
          </w:p>
        </w:tc>
        <w:tc>
          <w:tcPr>
            <w:tcW w:w="2126" w:type="dxa"/>
            <w:vMerge w:val="restart"/>
            <w:tcBorders>
              <w:top w:val="single" w:sz="4" w:space="0" w:color="auto"/>
            </w:tcBorders>
            <w:vAlign w:val="center"/>
          </w:tcPr>
          <w:p w14:paraId="4BEF68C7" w14:textId="77777777" w:rsidR="001A455C" w:rsidRPr="001A455C" w:rsidRDefault="001A455C" w:rsidP="006B4AC3">
            <w:pPr>
              <w:spacing w:line="360" w:lineRule="auto"/>
              <w:jc w:val="center"/>
              <w:rPr>
                <w:lang w:val="en-US"/>
              </w:rPr>
            </w:pPr>
            <w:r w:rsidRPr="001A455C">
              <w:rPr>
                <w:lang w:val="en-US"/>
              </w:rPr>
              <w:t xml:space="preserve">Perennial ryegrass </w:t>
            </w:r>
            <w:r w:rsidRPr="001A455C">
              <w:rPr>
                <w:i/>
                <w:iCs/>
                <w:lang w:val="en-US"/>
              </w:rPr>
              <w:t xml:space="preserve">(grass; Lolium </w:t>
            </w:r>
            <w:proofErr w:type="spellStart"/>
            <w:r w:rsidRPr="001A455C">
              <w:rPr>
                <w:i/>
                <w:iCs/>
                <w:lang w:val="en-US"/>
              </w:rPr>
              <w:t>perenne</w:t>
            </w:r>
            <w:proofErr w:type="spellEnd"/>
            <w:r w:rsidRPr="001A455C">
              <w:rPr>
                <w:i/>
                <w:iCs/>
                <w:lang w:val="en-US"/>
              </w:rPr>
              <w:t>)</w:t>
            </w:r>
            <w:r w:rsidRPr="001A455C">
              <w:rPr>
                <w:lang w:val="en-US"/>
              </w:rPr>
              <w:t xml:space="preserve"> and red clover </w:t>
            </w:r>
            <w:r w:rsidRPr="001A455C">
              <w:rPr>
                <w:i/>
                <w:iCs/>
                <w:lang w:val="en-US"/>
              </w:rPr>
              <w:t>(clover; Trifolium pratense)</w:t>
            </w:r>
          </w:p>
        </w:tc>
        <w:tc>
          <w:tcPr>
            <w:tcW w:w="1843" w:type="dxa"/>
            <w:vMerge w:val="restart"/>
            <w:tcBorders>
              <w:top w:val="single" w:sz="4" w:space="0" w:color="auto"/>
            </w:tcBorders>
            <w:vAlign w:val="center"/>
          </w:tcPr>
          <w:p w14:paraId="3A93781B" w14:textId="6C128E1E" w:rsidR="001A455C" w:rsidRPr="001A455C" w:rsidRDefault="001A455C" w:rsidP="006B4AC3">
            <w:pPr>
              <w:spacing w:line="360" w:lineRule="auto"/>
              <w:jc w:val="center"/>
              <w:rPr>
                <w:lang w:val="en-US"/>
              </w:rPr>
            </w:pPr>
            <w:r w:rsidRPr="001A455C">
              <w:rPr>
                <w:lang w:val="en-US"/>
              </w:rPr>
              <w:t>3 kg ha</w:t>
            </w:r>
            <w:r w:rsidRPr="001A455C">
              <w:rPr>
                <w:vertAlign w:val="superscript"/>
                <w:lang w:val="en-US"/>
              </w:rPr>
              <w:t>-1</w:t>
            </w:r>
            <w:r w:rsidRPr="001A455C">
              <w:rPr>
                <w:lang w:val="en-US"/>
              </w:rPr>
              <w:t xml:space="preserve"> grass + 8 kg ha</w:t>
            </w:r>
            <w:r w:rsidRPr="001A455C">
              <w:rPr>
                <w:vertAlign w:val="superscript"/>
                <w:lang w:val="en-US"/>
              </w:rPr>
              <w:t>-1</w:t>
            </w:r>
            <w:r w:rsidR="006B4AC3" w:rsidRPr="001A455C">
              <w:rPr>
                <w:lang w:val="en-US"/>
              </w:rPr>
              <w:t xml:space="preserve"> clover</w:t>
            </w:r>
          </w:p>
        </w:tc>
        <w:tc>
          <w:tcPr>
            <w:tcW w:w="2976" w:type="dxa"/>
            <w:tcBorders>
              <w:top w:val="single" w:sz="4" w:space="0" w:color="auto"/>
              <w:bottom w:val="single" w:sz="4" w:space="0" w:color="auto"/>
            </w:tcBorders>
            <w:vAlign w:val="center"/>
          </w:tcPr>
          <w:p w14:paraId="4673672B" w14:textId="77777777" w:rsidR="001A455C" w:rsidRPr="001A455C" w:rsidRDefault="001A455C" w:rsidP="006B4AC3">
            <w:pPr>
              <w:spacing w:line="360" w:lineRule="auto"/>
              <w:jc w:val="center"/>
              <w:rPr>
                <w:lang w:val="en-US"/>
              </w:rPr>
            </w:pPr>
            <w:r w:rsidRPr="001A455C">
              <w:rPr>
                <w:lang w:val="en-US"/>
              </w:rPr>
              <w:t xml:space="preserve">Sown 1 cm deep in </w:t>
            </w:r>
            <w:commentRangeStart w:id="57"/>
            <w:r w:rsidRPr="001A455C">
              <w:rPr>
                <w:lang w:val="en-US"/>
              </w:rPr>
              <w:t xml:space="preserve">12.5 cm rows </w:t>
            </w:r>
            <w:commentRangeEnd w:id="57"/>
            <w:r w:rsidR="002A7D26">
              <w:rPr>
                <w:rStyle w:val="CommentReference"/>
              </w:rPr>
              <w:commentReference w:id="57"/>
            </w:r>
            <w:r w:rsidRPr="001A455C">
              <w:rPr>
                <w:lang w:val="en-US"/>
              </w:rPr>
              <w:t>between cash crop rows shortly after cash crop planting</w:t>
            </w:r>
          </w:p>
        </w:tc>
      </w:tr>
      <w:tr w:rsidR="001A455C" w:rsidRPr="001A455C" w14:paraId="3620DF11" w14:textId="77777777" w:rsidTr="006B4AC3">
        <w:tc>
          <w:tcPr>
            <w:tcW w:w="1555" w:type="dxa"/>
            <w:tcBorders>
              <w:top w:val="single" w:sz="4" w:space="0" w:color="auto"/>
              <w:bottom w:val="single" w:sz="4" w:space="0" w:color="auto"/>
            </w:tcBorders>
            <w:vAlign w:val="center"/>
          </w:tcPr>
          <w:p w14:paraId="2C9BAB03" w14:textId="77777777" w:rsidR="001A455C" w:rsidRPr="001A455C" w:rsidRDefault="001A455C" w:rsidP="006B4AC3">
            <w:pPr>
              <w:spacing w:line="360" w:lineRule="auto"/>
              <w:jc w:val="center"/>
              <w:rPr>
                <w:lang w:val="en-US"/>
              </w:rPr>
            </w:pPr>
            <w:proofErr w:type="spellStart"/>
            <w:r w:rsidRPr="001A455C">
              <w:rPr>
                <w:lang w:val="en-US"/>
              </w:rPr>
              <w:t>MixM</w:t>
            </w:r>
            <w:proofErr w:type="spellEnd"/>
          </w:p>
        </w:tc>
        <w:tc>
          <w:tcPr>
            <w:tcW w:w="2126" w:type="dxa"/>
            <w:vMerge/>
            <w:tcBorders>
              <w:bottom w:val="single" w:sz="4" w:space="0" w:color="auto"/>
            </w:tcBorders>
            <w:vAlign w:val="center"/>
          </w:tcPr>
          <w:p w14:paraId="6AFC6303" w14:textId="77777777" w:rsidR="001A455C" w:rsidRPr="001A455C" w:rsidRDefault="001A455C" w:rsidP="006B4AC3">
            <w:pPr>
              <w:spacing w:line="360" w:lineRule="auto"/>
              <w:jc w:val="center"/>
              <w:rPr>
                <w:lang w:val="en-US"/>
              </w:rPr>
            </w:pPr>
          </w:p>
        </w:tc>
        <w:tc>
          <w:tcPr>
            <w:tcW w:w="1843" w:type="dxa"/>
            <w:vMerge/>
            <w:tcBorders>
              <w:bottom w:val="single" w:sz="4" w:space="0" w:color="auto"/>
            </w:tcBorders>
            <w:vAlign w:val="center"/>
          </w:tcPr>
          <w:p w14:paraId="6F6F4A85" w14:textId="77777777" w:rsidR="001A455C" w:rsidRPr="001A455C" w:rsidRDefault="001A455C" w:rsidP="006B4AC3">
            <w:pPr>
              <w:spacing w:line="360" w:lineRule="auto"/>
              <w:jc w:val="center"/>
              <w:rPr>
                <w:lang w:val="en-US"/>
              </w:rPr>
            </w:pPr>
          </w:p>
        </w:tc>
        <w:tc>
          <w:tcPr>
            <w:tcW w:w="2976" w:type="dxa"/>
            <w:tcBorders>
              <w:top w:val="single" w:sz="4" w:space="0" w:color="auto"/>
              <w:bottom w:val="single" w:sz="4" w:space="0" w:color="auto"/>
            </w:tcBorders>
            <w:vAlign w:val="center"/>
          </w:tcPr>
          <w:p w14:paraId="1B8AC7D4" w14:textId="77777777" w:rsidR="001A455C" w:rsidRPr="001A455C" w:rsidRDefault="001A455C" w:rsidP="006B4AC3">
            <w:pPr>
              <w:spacing w:line="360" w:lineRule="auto"/>
              <w:jc w:val="center"/>
              <w:rPr>
                <w:lang w:val="en-US"/>
              </w:rPr>
            </w:pPr>
            <w:r w:rsidRPr="001A455C">
              <w:rPr>
                <w:lang w:val="en-US"/>
              </w:rPr>
              <w:t xml:space="preserve">Broadcast into standing </w:t>
            </w:r>
            <w:proofErr w:type="gramStart"/>
            <w:r w:rsidRPr="001A455C">
              <w:rPr>
                <w:lang w:val="en-US"/>
              </w:rPr>
              <w:t>crop</w:t>
            </w:r>
            <w:proofErr w:type="gramEnd"/>
            <w:r w:rsidRPr="001A455C">
              <w:rPr>
                <w:lang w:val="en-US"/>
              </w:rPr>
              <w:t xml:space="preserve"> approximately 14 days before expected cash crop harvest</w:t>
            </w:r>
          </w:p>
        </w:tc>
      </w:tr>
      <w:tr w:rsidR="001A455C" w:rsidRPr="001A455C" w14:paraId="79E5A638" w14:textId="77777777" w:rsidTr="006B4AC3">
        <w:tc>
          <w:tcPr>
            <w:tcW w:w="1555" w:type="dxa"/>
            <w:tcBorders>
              <w:top w:val="single" w:sz="4" w:space="0" w:color="auto"/>
              <w:bottom w:val="single" w:sz="4" w:space="0" w:color="auto"/>
            </w:tcBorders>
            <w:vAlign w:val="center"/>
          </w:tcPr>
          <w:p w14:paraId="261A5ADB" w14:textId="77777777" w:rsidR="001A455C" w:rsidRPr="001A455C" w:rsidRDefault="001A455C" w:rsidP="006B4AC3">
            <w:pPr>
              <w:spacing w:line="360" w:lineRule="auto"/>
              <w:jc w:val="center"/>
              <w:rPr>
                <w:lang w:val="en-US"/>
              </w:rPr>
            </w:pPr>
            <w:proofErr w:type="spellStart"/>
            <w:r w:rsidRPr="001A455C">
              <w:rPr>
                <w:lang w:val="en-US"/>
              </w:rPr>
              <w:t>RadM</w:t>
            </w:r>
            <w:proofErr w:type="spellEnd"/>
          </w:p>
        </w:tc>
        <w:tc>
          <w:tcPr>
            <w:tcW w:w="2126" w:type="dxa"/>
            <w:vMerge w:val="restart"/>
            <w:tcBorders>
              <w:top w:val="single" w:sz="4" w:space="0" w:color="auto"/>
            </w:tcBorders>
            <w:vAlign w:val="center"/>
          </w:tcPr>
          <w:p w14:paraId="5C1C4891" w14:textId="77777777" w:rsidR="001A455C" w:rsidRPr="001A455C" w:rsidRDefault="001A455C" w:rsidP="006B4AC3">
            <w:pPr>
              <w:spacing w:line="360" w:lineRule="auto"/>
              <w:jc w:val="center"/>
              <w:rPr>
                <w:lang w:val="en-US"/>
              </w:rPr>
            </w:pPr>
            <w:r w:rsidRPr="001A455C">
              <w:rPr>
                <w:lang w:val="en-US"/>
              </w:rPr>
              <w:t xml:space="preserve">Fodder radish </w:t>
            </w:r>
            <w:r w:rsidRPr="001A455C">
              <w:rPr>
                <w:i/>
                <w:iCs/>
                <w:lang w:val="en-US"/>
              </w:rPr>
              <w:t>(Raphanus sativus)</w:t>
            </w:r>
          </w:p>
        </w:tc>
        <w:tc>
          <w:tcPr>
            <w:tcW w:w="1843" w:type="dxa"/>
            <w:vMerge w:val="restart"/>
            <w:tcBorders>
              <w:top w:val="single" w:sz="4" w:space="0" w:color="auto"/>
            </w:tcBorders>
            <w:vAlign w:val="center"/>
          </w:tcPr>
          <w:p w14:paraId="4418C7AE" w14:textId="77777777" w:rsidR="001A455C" w:rsidRPr="001A455C" w:rsidRDefault="001A455C" w:rsidP="006B4AC3">
            <w:pPr>
              <w:spacing w:line="360" w:lineRule="auto"/>
              <w:jc w:val="center"/>
              <w:rPr>
                <w:lang w:val="en-US"/>
              </w:rPr>
            </w:pPr>
            <w:r w:rsidRPr="001A455C">
              <w:rPr>
                <w:lang w:val="en-US"/>
              </w:rPr>
              <w:t>14 kg ha</w:t>
            </w:r>
            <w:r w:rsidRPr="001A455C">
              <w:rPr>
                <w:vertAlign w:val="superscript"/>
                <w:lang w:val="en-US"/>
              </w:rPr>
              <w:t>-1</w:t>
            </w:r>
          </w:p>
        </w:tc>
        <w:tc>
          <w:tcPr>
            <w:tcW w:w="2976" w:type="dxa"/>
            <w:tcBorders>
              <w:top w:val="single" w:sz="4" w:space="0" w:color="auto"/>
              <w:bottom w:val="single" w:sz="4" w:space="0" w:color="auto"/>
            </w:tcBorders>
            <w:vAlign w:val="center"/>
          </w:tcPr>
          <w:p w14:paraId="05B1325C" w14:textId="77777777" w:rsidR="001A455C" w:rsidRPr="001A455C" w:rsidRDefault="001A455C" w:rsidP="006B4AC3">
            <w:pPr>
              <w:spacing w:line="360" w:lineRule="auto"/>
              <w:jc w:val="center"/>
              <w:rPr>
                <w:lang w:val="en-US"/>
              </w:rPr>
            </w:pPr>
            <w:r w:rsidRPr="001A455C">
              <w:rPr>
                <w:lang w:val="en-US"/>
              </w:rPr>
              <w:t>Broadcast into standing crop approx. 14 days before expected crop harvest</w:t>
            </w:r>
          </w:p>
        </w:tc>
      </w:tr>
      <w:tr w:rsidR="001A455C" w:rsidRPr="001A455C" w14:paraId="19D6BFDF" w14:textId="77777777" w:rsidTr="006B4AC3">
        <w:tc>
          <w:tcPr>
            <w:tcW w:w="1555" w:type="dxa"/>
            <w:tcBorders>
              <w:top w:val="single" w:sz="4" w:space="0" w:color="auto"/>
              <w:bottom w:val="single" w:sz="4" w:space="0" w:color="auto"/>
            </w:tcBorders>
            <w:vAlign w:val="center"/>
          </w:tcPr>
          <w:p w14:paraId="7A26B863" w14:textId="77777777" w:rsidR="001A455C" w:rsidRPr="001A455C" w:rsidRDefault="001A455C" w:rsidP="006B4AC3">
            <w:pPr>
              <w:spacing w:line="360" w:lineRule="auto"/>
              <w:jc w:val="center"/>
              <w:rPr>
                <w:lang w:val="en-US"/>
              </w:rPr>
            </w:pPr>
            <w:proofErr w:type="spellStart"/>
            <w:r w:rsidRPr="001A455C">
              <w:rPr>
                <w:lang w:val="en-US"/>
              </w:rPr>
              <w:t>RadL</w:t>
            </w:r>
            <w:proofErr w:type="spellEnd"/>
          </w:p>
        </w:tc>
        <w:tc>
          <w:tcPr>
            <w:tcW w:w="2126" w:type="dxa"/>
            <w:vMerge/>
            <w:tcBorders>
              <w:bottom w:val="single" w:sz="4" w:space="0" w:color="auto"/>
            </w:tcBorders>
            <w:vAlign w:val="center"/>
          </w:tcPr>
          <w:p w14:paraId="3A7CAC85" w14:textId="77777777" w:rsidR="001A455C" w:rsidRPr="001A455C" w:rsidRDefault="001A455C" w:rsidP="006B4AC3">
            <w:pPr>
              <w:spacing w:line="360" w:lineRule="auto"/>
              <w:jc w:val="center"/>
              <w:rPr>
                <w:lang w:val="en-US"/>
              </w:rPr>
            </w:pPr>
          </w:p>
        </w:tc>
        <w:tc>
          <w:tcPr>
            <w:tcW w:w="1843" w:type="dxa"/>
            <w:vMerge/>
            <w:tcBorders>
              <w:bottom w:val="single" w:sz="4" w:space="0" w:color="auto"/>
            </w:tcBorders>
            <w:vAlign w:val="center"/>
          </w:tcPr>
          <w:p w14:paraId="5BF33C36" w14:textId="77777777" w:rsidR="001A455C" w:rsidRPr="001A455C" w:rsidRDefault="001A455C" w:rsidP="006B4AC3">
            <w:pPr>
              <w:spacing w:line="360" w:lineRule="auto"/>
              <w:jc w:val="center"/>
              <w:rPr>
                <w:lang w:val="en-US"/>
              </w:rPr>
            </w:pPr>
          </w:p>
        </w:tc>
        <w:tc>
          <w:tcPr>
            <w:tcW w:w="2976" w:type="dxa"/>
            <w:tcBorders>
              <w:top w:val="single" w:sz="4" w:space="0" w:color="auto"/>
              <w:bottom w:val="single" w:sz="4" w:space="0" w:color="auto"/>
            </w:tcBorders>
            <w:vAlign w:val="center"/>
          </w:tcPr>
          <w:p w14:paraId="1D59D1EA" w14:textId="77777777" w:rsidR="001A455C" w:rsidRPr="001A455C" w:rsidRDefault="001A455C" w:rsidP="006B4AC3">
            <w:pPr>
              <w:spacing w:line="360" w:lineRule="auto"/>
              <w:jc w:val="center"/>
              <w:rPr>
                <w:lang w:val="en-US"/>
              </w:rPr>
            </w:pPr>
            <w:r w:rsidRPr="001A455C">
              <w:rPr>
                <w:lang w:val="en-US"/>
              </w:rPr>
              <w:t>Broadcast into the crop stubble post crop harvest</w:t>
            </w:r>
          </w:p>
        </w:tc>
      </w:tr>
      <w:tr w:rsidR="001A455C" w:rsidRPr="001A455C" w14:paraId="5E6F82D6" w14:textId="77777777" w:rsidTr="006B4AC3">
        <w:tc>
          <w:tcPr>
            <w:tcW w:w="1555" w:type="dxa"/>
            <w:tcBorders>
              <w:top w:val="single" w:sz="4" w:space="0" w:color="auto"/>
              <w:bottom w:val="single" w:sz="4" w:space="0" w:color="auto"/>
            </w:tcBorders>
            <w:vAlign w:val="center"/>
          </w:tcPr>
          <w:p w14:paraId="5E8B9AE3" w14:textId="77777777" w:rsidR="001A455C" w:rsidRPr="001A455C" w:rsidRDefault="001A455C" w:rsidP="006B4AC3">
            <w:pPr>
              <w:spacing w:line="360" w:lineRule="auto"/>
              <w:jc w:val="center"/>
              <w:rPr>
                <w:lang w:val="en-US"/>
              </w:rPr>
            </w:pPr>
            <w:proofErr w:type="spellStart"/>
            <w:r w:rsidRPr="001A455C">
              <w:rPr>
                <w:lang w:val="en-US"/>
              </w:rPr>
              <w:lastRenderedPageBreak/>
              <w:t>NoCC</w:t>
            </w:r>
            <w:proofErr w:type="spellEnd"/>
          </w:p>
        </w:tc>
        <w:tc>
          <w:tcPr>
            <w:tcW w:w="2126" w:type="dxa"/>
            <w:tcBorders>
              <w:top w:val="single" w:sz="4" w:space="0" w:color="auto"/>
              <w:bottom w:val="single" w:sz="4" w:space="0" w:color="auto"/>
            </w:tcBorders>
            <w:vAlign w:val="center"/>
          </w:tcPr>
          <w:p w14:paraId="2CC1DE3E" w14:textId="77777777" w:rsidR="001A455C" w:rsidRPr="001A455C" w:rsidRDefault="001A455C" w:rsidP="006B4AC3">
            <w:pPr>
              <w:spacing w:line="360" w:lineRule="auto"/>
              <w:jc w:val="center"/>
              <w:rPr>
                <w:lang w:val="en-US"/>
              </w:rPr>
            </w:pPr>
            <w:r w:rsidRPr="001A455C">
              <w:rPr>
                <w:lang w:val="en-US"/>
              </w:rPr>
              <w:t>None</w:t>
            </w:r>
          </w:p>
        </w:tc>
        <w:tc>
          <w:tcPr>
            <w:tcW w:w="1843" w:type="dxa"/>
            <w:tcBorders>
              <w:top w:val="single" w:sz="4" w:space="0" w:color="auto"/>
              <w:bottom w:val="single" w:sz="4" w:space="0" w:color="auto"/>
            </w:tcBorders>
            <w:vAlign w:val="center"/>
          </w:tcPr>
          <w:p w14:paraId="2477B9F5" w14:textId="77777777" w:rsidR="001A455C" w:rsidRPr="001A455C" w:rsidRDefault="001A455C" w:rsidP="006B4AC3">
            <w:pPr>
              <w:spacing w:line="360" w:lineRule="auto"/>
              <w:jc w:val="center"/>
              <w:rPr>
                <w:lang w:val="en-US"/>
              </w:rPr>
            </w:pPr>
            <w:r w:rsidRPr="001A455C">
              <w:rPr>
                <w:lang w:val="en-US"/>
              </w:rPr>
              <w:t>-</w:t>
            </w:r>
          </w:p>
        </w:tc>
        <w:tc>
          <w:tcPr>
            <w:tcW w:w="2976" w:type="dxa"/>
            <w:tcBorders>
              <w:top w:val="single" w:sz="4" w:space="0" w:color="auto"/>
              <w:bottom w:val="single" w:sz="4" w:space="0" w:color="auto"/>
            </w:tcBorders>
            <w:vAlign w:val="center"/>
          </w:tcPr>
          <w:p w14:paraId="20259FC8" w14:textId="77777777" w:rsidR="001A455C" w:rsidRPr="001A455C" w:rsidRDefault="001A455C" w:rsidP="006B4AC3">
            <w:pPr>
              <w:spacing w:line="360" w:lineRule="auto"/>
              <w:jc w:val="center"/>
              <w:rPr>
                <w:lang w:val="en-US"/>
              </w:rPr>
            </w:pPr>
            <w:r w:rsidRPr="001A455C">
              <w:rPr>
                <w:lang w:val="en-US"/>
              </w:rPr>
              <w:t>-</w:t>
            </w:r>
          </w:p>
        </w:tc>
      </w:tr>
    </w:tbl>
    <w:p w14:paraId="60FA19A7" w14:textId="77777777" w:rsidR="00D00706" w:rsidRDefault="00D00706" w:rsidP="00045088">
      <w:pPr>
        <w:spacing w:line="360" w:lineRule="auto"/>
        <w:rPr>
          <w:lang w:val="en-US"/>
        </w:rPr>
      </w:pPr>
    </w:p>
    <w:p w14:paraId="7ADA0693" w14:textId="06F79345" w:rsidR="001A455C" w:rsidRPr="001A455C" w:rsidRDefault="001A455C" w:rsidP="001A455C">
      <w:pPr>
        <w:spacing w:line="360" w:lineRule="auto"/>
        <w:rPr>
          <w:b/>
          <w:bCs/>
          <w:lang w:val="en-US"/>
        </w:rPr>
      </w:pPr>
      <w:proofErr w:type="gramStart"/>
      <w:r w:rsidRPr="003C7F19">
        <w:rPr>
          <w:b/>
          <w:bCs/>
        </w:rPr>
        <w:t>2.1.</w:t>
      </w:r>
      <w:r>
        <w:rPr>
          <w:b/>
          <w:bCs/>
        </w:rPr>
        <w:t>4</w:t>
      </w:r>
      <w:r w:rsidRPr="003C7F19">
        <w:rPr>
          <w:b/>
          <w:bCs/>
        </w:rPr>
        <w:t xml:space="preserve">  </w:t>
      </w:r>
      <w:r>
        <w:rPr>
          <w:b/>
          <w:bCs/>
          <w:lang w:val="en-US"/>
        </w:rPr>
        <w:t>Fertilizer</w:t>
      </w:r>
      <w:proofErr w:type="gramEnd"/>
      <w:r>
        <w:rPr>
          <w:b/>
          <w:bCs/>
          <w:lang w:val="en-US"/>
        </w:rPr>
        <w:t xml:space="preserve"> and herbicides</w:t>
      </w:r>
    </w:p>
    <w:p w14:paraId="286F4F84" w14:textId="77777777" w:rsidR="001A455C" w:rsidRPr="001A455C" w:rsidRDefault="001A455C" w:rsidP="001A455C">
      <w:pPr>
        <w:spacing w:line="360" w:lineRule="auto"/>
      </w:pPr>
      <w:r w:rsidRPr="001A455C">
        <w:rPr>
          <w:lang w:val="en-US"/>
        </w:rPr>
        <w:t>Mineral fertilizer was broadcast on spring barley plots on 17 April 2018 (</w:t>
      </w:r>
      <w:r w:rsidRPr="001A455C">
        <w:t>126 kg N ha</w:t>
      </w:r>
      <w:r w:rsidRPr="001A455C">
        <w:rPr>
          <w:vertAlign w:val="superscript"/>
        </w:rPr>
        <w:t>-1</w:t>
      </w:r>
      <w:r w:rsidRPr="001A455C">
        <w:t>, 24 kg P ha</w:t>
      </w:r>
      <w:r w:rsidRPr="001A455C">
        <w:rPr>
          <w:vertAlign w:val="superscript"/>
        </w:rPr>
        <w:t>-1</w:t>
      </w:r>
      <w:r w:rsidRPr="001A455C">
        <w:t xml:space="preserve"> and 60 kg K ha</w:t>
      </w:r>
      <w:r w:rsidRPr="001A455C">
        <w:rPr>
          <w:vertAlign w:val="superscript"/>
        </w:rPr>
        <w:t>-1</w:t>
      </w:r>
      <w:r w:rsidRPr="001A455C">
        <w:t>); on spring oat plots on 3 April 2019 (80 kg N ha</w:t>
      </w:r>
      <w:r w:rsidRPr="001A455C">
        <w:rPr>
          <w:vertAlign w:val="superscript"/>
        </w:rPr>
        <w:t>-1</w:t>
      </w:r>
      <w:r w:rsidRPr="001A455C">
        <w:t>, 15 kg P ha</w:t>
      </w:r>
      <w:r w:rsidRPr="001A455C">
        <w:rPr>
          <w:vertAlign w:val="superscript"/>
        </w:rPr>
        <w:t>-1</w:t>
      </w:r>
      <w:r w:rsidRPr="001A455C">
        <w:t xml:space="preserve"> and 38 kg K ha</w:t>
      </w:r>
      <w:r w:rsidRPr="001A455C">
        <w:rPr>
          <w:vertAlign w:val="superscript"/>
        </w:rPr>
        <w:t>-1</w:t>
      </w:r>
      <w:r w:rsidRPr="001A455C">
        <w:t xml:space="preserve"> ); and on faba beans on 15 April 2020 (32 kg P ha</w:t>
      </w:r>
      <w:r w:rsidRPr="001A455C">
        <w:rPr>
          <w:vertAlign w:val="superscript"/>
        </w:rPr>
        <w:t xml:space="preserve">-1 </w:t>
      </w:r>
      <w:r w:rsidRPr="001A455C">
        <w:t>and 80 kg K ha</w:t>
      </w:r>
      <w:r w:rsidRPr="001A455C">
        <w:rPr>
          <w:vertAlign w:val="superscript"/>
        </w:rPr>
        <w:t>-1</w:t>
      </w:r>
      <w:r w:rsidRPr="001A455C">
        <w:t xml:space="preserve">). </w:t>
      </w:r>
    </w:p>
    <w:p w14:paraId="514A346C" w14:textId="7160310D" w:rsidR="001A455C" w:rsidRPr="001A455C" w:rsidRDefault="001A455C" w:rsidP="001A455C">
      <w:pPr>
        <w:spacing w:line="360" w:lineRule="auto"/>
        <w:rPr>
          <w:lang w:val="en-US"/>
        </w:rPr>
      </w:pPr>
      <w:r w:rsidRPr="001A455C">
        <w:t xml:space="preserve">Herbicide treatments reflected best practices and constraints imposed by both the tillage and cover crop system treatments. Each herbicide package (HP) is described in detail in supplementary material. In the no-till and surface tillage treatments, all plots were sprayed with HP1 (2018, 2019) or HP2 (2020) before cash crop planting. </w:t>
      </w:r>
      <w:commentRangeStart w:id="58"/>
      <w:r w:rsidRPr="001A455C">
        <w:t xml:space="preserve">For the inversion tillage treatments, no herbicide was sprayed before cash crop planting. In 2018 (spring barley), to accommodate the presence of the grass and clover present in the </w:t>
      </w:r>
      <w:commentRangeStart w:id="59"/>
      <w:r w:rsidRPr="001A455C">
        <w:t>Mix-early</w:t>
      </w:r>
      <w:commentRangeEnd w:id="59"/>
      <w:r w:rsidR="004346CB">
        <w:rPr>
          <w:rStyle w:val="CommentReference"/>
        </w:rPr>
        <w:commentReference w:id="59"/>
      </w:r>
      <w:r w:rsidRPr="001A455C">
        <w:t xml:space="preserve"> plots, those plots were sprayed on 16 May 2018 with an herbicide package that does not affect clover or grasses (HP3); all other plots were sprayed the same day with a different herbicide package (HP4). On 29 May 2018, all plots except the Mix-early plots were sprayed (HP5) to control Canada thistle (</w:t>
      </w:r>
      <w:r w:rsidRPr="001A455C">
        <w:rPr>
          <w:i/>
          <w:iCs/>
        </w:rPr>
        <w:t>Cirsium arvense</w:t>
      </w:r>
      <w:r w:rsidRPr="001A455C">
        <w:t xml:space="preserve">); Mix-early plots were not sprayed because HP5 would have terminated the cover crop. In 2019 (spring oat), on 14 May the Mix-early plots were again sprayed with the same herbicide package used in 2018 (HP3) while all other plots were sprayed with a different package (HP6) </w:t>
      </w:r>
      <w:commentRangeStart w:id="60"/>
      <w:r w:rsidRPr="001A455C">
        <w:t>to….</w:t>
      </w:r>
      <w:commentRangeEnd w:id="60"/>
      <w:r w:rsidRPr="001A455C">
        <w:rPr>
          <w:lang w:val="da-DK"/>
        </w:rPr>
        <w:commentReference w:id="60"/>
      </w:r>
      <w:r w:rsidRPr="001A455C">
        <w:t xml:space="preserve">. </w:t>
      </w:r>
      <w:bookmarkStart w:id="61" w:name="_Hlk190689276"/>
      <w:r w:rsidRPr="001A455C">
        <w:t xml:space="preserve">Following faba bean planting in 2020, all plots were sprayed with HP7 on 6 May 2020 and again on 20 May 2020. </w:t>
      </w:r>
      <w:commentRangeEnd w:id="58"/>
      <w:r w:rsidR="006F085F">
        <w:rPr>
          <w:rStyle w:val="CommentReference"/>
        </w:rPr>
        <w:commentReference w:id="58"/>
      </w:r>
      <w:r w:rsidRPr="001A455C">
        <w:t>On 2 June 2020, all plots were sprayed (HP8) to control wild oat (</w:t>
      </w:r>
      <w:r w:rsidRPr="001A455C">
        <w:rPr>
          <w:i/>
          <w:iCs/>
        </w:rPr>
        <w:t xml:space="preserve">Avena </w:t>
      </w:r>
      <w:proofErr w:type="spellStart"/>
      <w:r w:rsidRPr="001A455C">
        <w:rPr>
          <w:i/>
          <w:iCs/>
        </w:rPr>
        <w:t>fatua</w:t>
      </w:r>
      <w:proofErr w:type="spellEnd"/>
      <w:r w:rsidRPr="001A455C">
        <w:t xml:space="preserve">). </w:t>
      </w:r>
      <w:bookmarkEnd w:id="61"/>
      <w:r w:rsidRPr="001A455C">
        <w:t>All plots were managed identically for diseases and insect pests according to</w:t>
      </w:r>
      <w:commentRangeStart w:id="62"/>
      <w:r w:rsidRPr="001A455C">
        <w:t xml:space="preserve"> Danish standard recommendations and policies. </w:t>
      </w:r>
      <w:commentRangeEnd w:id="62"/>
      <w:r w:rsidR="00443AE5">
        <w:rPr>
          <w:rStyle w:val="CommentReference"/>
        </w:rPr>
        <w:commentReference w:id="62"/>
      </w:r>
      <w:r w:rsidRPr="001A455C">
        <w:rPr>
          <w:lang w:val="en-US"/>
        </w:rPr>
        <w:t xml:space="preserve">Herbicide use data was translated into potential toxicity loads using the </w:t>
      </w:r>
      <w:r w:rsidR="002A7D26">
        <w:rPr>
          <w:lang w:val="en-US"/>
        </w:rPr>
        <w:t xml:space="preserve">Harmonized </w:t>
      </w:r>
      <w:r w:rsidRPr="001A455C">
        <w:rPr>
          <w:lang w:val="en-US"/>
        </w:rPr>
        <w:t xml:space="preserve">Pesticide Load </w:t>
      </w:r>
      <w:r w:rsidR="002A7D26">
        <w:rPr>
          <w:lang w:val="en-US"/>
        </w:rPr>
        <w:t xml:space="preserve">Indicator methodology </w:t>
      </w:r>
      <w:r w:rsidRPr="001A455C">
        <w:rPr>
          <w:lang w:val="en-US"/>
        </w:rPr>
        <w:t>(</w:t>
      </w:r>
      <w:r w:rsidR="002A7D26">
        <w:rPr>
          <w:lang w:val="en-US"/>
        </w:rPr>
        <w:t>H</w:t>
      </w:r>
      <w:r w:rsidRPr="001A455C">
        <w:rPr>
          <w:lang w:val="en-US"/>
        </w:rPr>
        <w:t>PLI;</w:t>
      </w:r>
      <w:r w:rsidR="002A7D26">
        <w:rPr>
          <w:lang w:val="en-US"/>
        </w:rPr>
        <w:t xml:space="preserve"> </w:t>
      </w:r>
      <w:proofErr w:type="spellStart"/>
      <w:r w:rsidR="002A7D26" w:rsidRPr="002A7D26">
        <w:rPr>
          <w:highlight w:val="yellow"/>
          <w:lang w:val="en-US"/>
        </w:rPr>
        <w:t>Vandervoode</w:t>
      </w:r>
      <w:proofErr w:type="spellEnd"/>
      <w:r w:rsidR="002A7D26" w:rsidRPr="002A7D26">
        <w:rPr>
          <w:highlight w:val="yellow"/>
          <w:lang w:val="en-US"/>
        </w:rPr>
        <w:t xml:space="preserve"> (in review)</w:t>
      </w:r>
      <w:r w:rsidRPr="001A455C">
        <w:rPr>
          <w:lang w:val="en-US"/>
        </w:rPr>
        <w:t>).</w:t>
      </w:r>
    </w:p>
    <w:p w14:paraId="26C9F94A" w14:textId="5FC71349" w:rsidR="001A455C" w:rsidRPr="001A455C" w:rsidRDefault="001A455C" w:rsidP="001A455C">
      <w:pPr>
        <w:spacing w:line="360" w:lineRule="auto"/>
        <w:rPr>
          <w:lang w:val="en-US"/>
        </w:rPr>
      </w:pPr>
      <w:r w:rsidRPr="001A455C">
        <w:rPr>
          <w:lang w:val="en-US"/>
        </w:rPr>
        <w:t xml:space="preserve">The long-term experiment is rainfed, but in 2018 an exception was made due to an extremely hot and dry early growing season. </w:t>
      </w:r>
      <w:proofErr w:type="gramStart"/>
      <w:r w:rsidRPr="001A455C">
        <w:rPr>
          <w:lang w:val="en-US"/>
        </w:rPr>
        <w:t>In order to</w:t>
      </w:r>
      <w:proofErr w:type="gramEnd"/>
      <w:r w:rsidRPr="001A455C">
        <w:rPr>
          <w:lang w:val="en-US"/>
        </w:rPr>
        <w:t xml:space="preserve"> maintain the long-term viability of the experiment, all plots were irrigated with 25 mm in early June to ensure the establishment of all treatments. Irrigation was done with sprinklers mounted on a boom that was dragged through the experiment.</w:t>
      </w:r>
      <w:r w:rsidR="002A7D26">
        <w:rPr>
          <w:lang w:val="en-US"/>
        </w:rPr>
        <w:t xml:space="preserve"> This was also done on production fields in Denmark with access to irrigation structure, so it represents reasonable Danish production contexts. </w:t>
      </w:r>
      <w:r w:rsidRPr="001A455C">
        <w:rPr>
          <w:lang w:val="en-US"/>
        </w:rPr>
        <w:t xml:space="preserve"> </w:t>
      </w:r>
    </w:p>
    <w:p w14:paraId="2D6D4E7F" w14:textId="77777777" w:rsidR="001A455C" w:rsidRPr="001A455C" w:rsidRDefault="001A455C" w:rsidP="001A455C">
      <w:pPr>
        <w:spacing w:line="360" w:lineRule="auto"/>
        <w:rPr>
          <w:lang w:val="en-US"/>
        </w:rPr>
      </w:pPr>
      <w:r w:rsidRPr="001A455C">
        <w:rPr>
          <w:lang w:val="en-US"/>
        </w:rPr>
        <w:t xml:space="preserve">Weather data for the present study was obtained from the Danish Meteorological Institute's (DMI) Open Data API for the Flakkebjerg station (55.322, 11.388). </w:t>
      </w:r>
      <w:commentRangeStart w:id="63"/>
      <w:r w:rsidRPr="001A455C">
        <w:rPr>
          <w:lang w:val="en-US"/>
        </w:rPr>
        <w:t xml:space="preserve">The 30-year (1990-2020) mean annual temperature and precipitation for the site are 8.9 degrees Celsius and 589 mm, respectively. </w:t>
      </w:r>
      <w:commentRangeEnd w:id="63"/>
      <w:r w:rsidR="00316086">
        <w:rPr>
          <w:rStyle w:val="CommentReference"/>
        </w:rPr>
        <w:commentReference w:id="63"/>
      </w:r>
    </w:p>
    <w:p w14:paraId="2B94A7FF" w14:textId="77777777" w:rsidR="001A455C" w:rsidRDefault="001A455C" w:rsidP="00045088">
      <w:pPr>
        <w:spacing w:line="360" w:lineRule="auto"/>
        <w:rPr>
          <w:b/>
          <w:bCs/>
        </w:rPr>
      </w:pPr>
    </w:p>
    <w:p w14:paraId="50802BB0" w14:textId="2DF7D08B" w:rsidR="0053182E" w:rsidRDefault="00BA7F3D" w:rsidP="00045088">
      <w:pPr>
        <w:spacing w:line="360" w:lineRule="auto"/>
        <w:rPr>
          <w:b/>
          <w:bCs/>
        </w:rPr>
      </w:pPr>
      <w:r w:rsidRPr="003C7F19">
        <w:rPr>
          <w:b/>
          <w:bCs/>
        </w:rPr>
        <w:t xml:space="preserve">2.2 </w:t>
      </w:r>
      <w:r w:rsidR="001A455C">
        <w:rPr>
          <w:b/>
          <w:bCs/>
        </w:rPr>
        <w:t>Measurements</w:t>
      </w:r>
    </w:p>
    <w:p w14:paraId="46954A86" w14:textId="77E64275" w:rsidR="001A455C" w:rsidRDefault="001A455C" w:rsidP="001A455C">
      <w:pPr>
        <w:spacing w:line="360" w:lineRule="auto"/>
        <w:rPr>
          <w:b/>
          <w:bCs/>
        </w:rPr>
      </w:pPr>
      <w:proofErr w:type="gramStart"/>
      <w:r w:rsidRPr="003C7F19">
        <w:rPr>
          <w:b/>
          <w:bCs/>
        </w:rPr>
        <w:t>2.</w:t>
      </w:r>
      <w:r>
        <w:rPr>
          <w:b/>
          <w:bCs/>
        </w:rPr>
        <w:t>2</w:t>
      </w:r>
      <w:r w:rsidRPr="003C7F19">
        <w:rPr>
          <w:b/>
          <w:bCs/>
        </w:rPr>
        <w:t xml:space="preserve">.1  </w:t>
      </w:r>
      <w:r>
        <w:rPr>
          <w:b/>
          <w:bCs/>
        </w:rPr>
        <w:t>Crop</w:t>
      </w:r>
      <w:proofErr w:type="gramEnd"/>
      <w:r>
        <w:rPr>
          <w:b/>
          <w:bCs/>
        </w:rPr>
        <w:t xml:space="preserve"> yields</w:t>
      </w:r>
    </w:p>
    <w:p w14:paraId="7501D6A6" w14:textId="2A0C2A8D" w:rsidR="001A455C" w:rsidRPr="001A455C" w:rsidRDefault="001A455C" w:rsidP="001A455C">
      <w:pPr>
        <w:spacing w:line="360" w:lineRule="auto"/>
      </w:pPr>
      <w:r w:rsidRPr="001A455C">
        <w:t>Each sub-subplot (net size 10 m x 1.5 m) was harvested for grain yield with a plot combine (</w:t>
      </w:r>
      <w:r w:rsidR="00F36B54">
        <w:t xml:space="preserve">spring barley: </w:t>
      </w:r>
      <w:r w:rsidRPr="001A455C">
        <w:t>8 August 2018</w:t>
      </w:r>
      <w:r w:rsidR="00F36B54">
        <w:t xml:space="preserve">, oat: </w:t>
      </w:r>
      <w:r w:rsidRPr="001A455C">
        <w:t>15 August 2019</w:t>
      </w:r>
      <w:r w:rsidR="00F36B54">
        <w:t xml:space="preserve">, faba bean: </w:t>
      </w:r>
      <w:r w:rsidRPr="001A455C">
        <w:t xml:space="preserve">24 August 2020 faba bean). Dry matter content was determined by a near-infrared spectroscopy </w:t>
      </w:r>
      <w:proofErr w:type="spellStart"/>
      <w:r w:rsidRPr="001A455C">
        <w:t>analyzer</w:t>
      </w:r>
      <w:proofErr w:type="spellEnd"/>
      <w:r w:rsidRPr="001A455C">
        <w:t xml:space="preserve"> (</w:t>
      </w:r>
      <w:proofErr w:type="spellStart"/>
      <w:r w:rsidRPr="001A455C">
        <w:t>InfraTec</w:t>
      </w:r>
      <w:proofErr w:type="spellEnd"/>
      <w:r w:rsidRPr="001A455C">
        <w:t>™ 1241 Grain Analyzer, Foss A/S; </w:t>
      </w:r>
      <w:bookmarkStart w:id="64" w:name="bbib4"/>
      <w:r w:rsidRPr="001A455C">
        <w:rPr>
          <w:lang w:val="da-DK"/>
        </w:rPr>
        <w:fldChar w:fldCharType="begin"/>
      </w:r>
      <w:r w:rsidRPr="001A455C">
        <w:instrText>HYPERLINK "https://www-sciencedirect-com.ez.statsbiblioteket.dk/science/article/pii/S0167198710000541" \l "bib4"</w:instrText>
      </w:r>
      <w:r w:rsidRPr="001A455C">
        <w:rPr>
          <w:lang w:val="da-DK"/>
        </w:rPr>
      </w:r>
      <w:r w:rsidRPr="001A455C">
        <w:rPr>
          <w:lang w:val="da-DK"/>
        </w:rPr>
        <w:fldChar w:fldCharType="separate"/>
      </w:r>
      <w:r w:rsidRPr="001A455C">
        <w:rPr>
          <w:rStyle w:val="Hyperlink"/>
        </w:rPr>
        <w:t>Buchmann et al., 2001</w:t>
      </w:r>
      <w:r w:rsidRPr="001A455C">
        <w:fldChar w:fldCharType="end"/>
      </w:r>
      <w:bookmarkEnd w:id="64"/>
      <w:r w:rsidRPr="001A455C">
        <w:t>). Grain yields are reported on a dry matter basis.</w:t>
      </w:r>
    </w:p>
    <w:p w14:paraId="550CAF4F" w14:textId="39516849" w:rsidR="001A455C" w:rsidRDefault="001A455C" w:rsidP="001A455C">
      <w:pPr>
        <w:spacing w:line="360" w:lineRule="auto"/>
        <w:rPr>
          <w:b/>
          <w:bCs/>
        </w:rPr>
      </w:pPr>
      <w:proofErr w:type="gramStart"/>
      <w:r w:rsidRPr="003C7F19">
        <w:rPr>
          <w:b/>
          <w:bCs/>
        </w:rPr>
        <w:t>2.</w:t>
      </w:r>
      <w:r>
        <w:rPr>
          <w:b/>
          <w:bCs/>
        </w:rPr>
        <w:t>2</w:t>
      </w:r>
      <w:r w:rsidRPr="003C7F19">
        <w:rPr>
          <w:b/>
          <w:bCs/>
        </w:rPr>
        <w:t>.</w:t>
      </w:r>
      <w:r>
        <w:rPr>
          <w:b/>
          <w:bCs/>
        </w:rPr>
        <w:t>2</w:t>
      </w:r>
      <w:r w:rsidRPr="003C7F19">
        <w:rPr>
          <w:b/>
          <w:bCs/>
        </w:rPr>
        <w:t xml:space="preserve">  </w:t>
      </w:r>
      <w:r>
        <w:rPr>
          <w:b/>
          <w:bCs/>
        </w:rPr>
        <w:t>Fall</w:t>
      </w:r>
      <w:proofErr w:type="gramEnd"/>
      <w:r>
        <w:rPr>
          <w:b/>
          <w:bCs/>
        </w:rPr>
        <w:t xml:space="preserve"> vegetation</w:t>
      </w:r>
    </w:p>
    <w:p w14:paraId="02B90445" w14:textId="7920B83A" w:rsidR="001A455C" w:rsidRPr="001A455C" w:rsidRDefault="001A455C" w:rsidP="001A455C">
      <w:pPr>
        <w:spacing w:line="360" w:lineRule="auto"/>
        <w:rPr>
          <w:lang w:val="en-US"/>
        </w:rPr>
      </w:pPr>
      <w:r w:rsidRPr="001A455C">
        <w:rPr>
          <w:lang w:val="en-US"/>
        </w:rPr>
        <w:t>Three categories of vegetation measurements were taken (Table 2) and are described in detail below.</w:t>
      </w:r>
    </w:p>
    <w:p w14:paraId="0EE58BCF" w14:textId="77777777" w:rsidR="001A455C" w:rsidRPr="001A455C" w:rsidRDefault="001A455C" w:rsidP="001A455C">
      <w:pPr>
        <w:spacing w:line="360" w:lineRule="auto"/>
        <w:rPr>
          <w:lang w:val="en-US"/>
        </w:rPr>
      </w:pPr>
      <w:r w:rsidRPr="001A455C">
        <w:rPr>
          <w:lang w:val="en-US"/>
        </w:rPr>
        <w:t>Table 2. Summary of vegetation measurements</w:t>
      </w:r>
    </w:p>
    <w:tbl>
      <w:tblPr>
        <w:tblStyle w:val="TableGrid"/>
        <w:tblW w:w="0" w:type="auto"/>
        <w:tblLook w:val="04A0" w:firstRow="1" w:lastRow="0" w:firstColumn="1" w:lastColumn="0" w:noHBand="0" w:noVBand="1"/>
      </w:tblPr>
      <w:tblGrid>
        <w:gridCol w:w="3539"/>
        <w:gridCol w:w="5477"/>
      </w:tblGrid>
      <w:tr w:rsidR="001A455C" w:rsidRPr="001A455C" w14:paraId="074C3881" w14:textId="77777777" w:rsidTr="00472ECB">
        <w:tc>
          <w:tcPr>
            <w:tcW w:w="3539" w:type="dxa"/>
            <w:tcBorders>
              <w:top w:val="single" w:sz="4" w:space="0" w:color="auto"/>
              <w:left w:val="nil"/>
              <w:bottom w:val="single" w:sz="4" w:space="0" w:color="auto"/>
              <w:right w:val="nil"/>
            </w:tcBorders>
          </w:tcPr>
          <w:p w14:paraId="17313548" w14:textId="77777777" w:rsidR="001A455C" w:rsidRPr="001A455C" w:rsidRDefault="001A455C" w:rsidP="001A455C">
            <w:pPr>
              <w:spacing w:line="360" w:lineRule="auto"/>
              <w:rPr>
                <w:lang w:val="en-US"/>
              </w:rPr>
            </w:pPr>
            <w:r w:rsidRPr="001A455C">
              <w:rPr>
                <w:lang w:val="en-US"/>
              </w:rPr>
              <w:t>Measurement</w:t>
            </w:r>
          </w:p>
        </w:tc>
        <w:tc>
          <w:tcPr>
            <w:tcW w:w="5477" w:type="dxa"/>
            <w:tcBorders>
              <w:top w:val="single" w:sz="4" w:space="0" w:color="auto"/>
              <w:left w:val="nil"/>
              <w:bottom w:val="single" w:sz="4" w:space="0" w:color="auto"/>
              <w:right w:val="nil"/>
            </w:tcBorders>
          </w:tcPr>
          <w:p w14:paraId="55D5D4A9" w14:textId="77777777" w:rsidR="001A455C" w:rsidRPr="001A455C" w:rsidRDefault="001A455C" w:rsidP="001A455C">
            <w:pPr>
              <w:spacing w:line="360" w:lineRule="auto"/>
              <w:rPr>
                <w:lang w:val="en-US"/>
              </w:rPr>
            </w:pPr>
            <w:r w:rsidRPr="001A455C">
              <w:rPr>
                <w:lang w:val="en-US"/>
              </w:rPr>
              <w:t>Levels of measurement resolution</w:t>
            </w:r>
          </w:p>
        </w:tc>
      </w:tr>
      <w:tr w:rsidR="001A455C" w:rsidRPr="001A455C" w14:paraId="3494FEFB" w14:textId="77777777" w:rsidTr="00F36B54">
        <w:tc>
          <w:tcPr>
            <w:tcW w:w="3539" w:type="dxa"/>
            <w:tcBorders>
              <w:top w:val="single" w:sz="4" w:space="0" w:color="auto"/>
              <w:left w:val="nil"/>
              <w:bottom w:val="single" w:sz="4" w:space="0" w:color="auto"/>
              <w:right w:val="nil"/>
            </w:tcBorders>
          </w:tcPr>
          <w:p w14:paraId="12206FED" w14:textId="77777777" w:rsidR="001A455C" w:rsidRPr="001A455C" w:rsidRDefault="001A455C" w:rsidP="001A455C">
            <w:pPr>
              <w:spacing w:line="360" w:lineRule="auto"/>
              <w:rPr>
                <w:lang w:val="en-US"/>
              </w:rPr>
            </w:pPr>
            <w:r w:rsidRPr="001A455C">
              <w:rPr>
                <w:lang w:val="en-US"/>
              </w:rPr>
              <w:t>Fall ground cover (%)</w:t>
            </w:r>
          </w:p>
        </w:tc>
        <w:tc>
          <w:tcPr>
            <w:tcW w:w="5477" w:type="dxa"/>
            <w:tcBorders>
              <w:top w:val="single" w:sz="4" w:space="0" w:color="auto"/>
              <w:left w:val="nil"/>
              <w:bottom w:val="single" w:sz="4" w:space="0" w:color="auto"/>
              <w:right w:val="nil"/>
            </w:tcBorders>
          </w:tcPr>
          <w:p w14:paraId="0172A062" w14:textId="77777777" w:rsidR="001A455C" w:rsidRPr="001A455C" w:rsidRDefault="001A455C" w:rsidP="001A455C">
            <w:pPr>
              <w:spacing w:line="360" w:lineRule="auto"/>
              <w:rPr>
                <w:lang w:val="en-US"/>
              </w:rPr>
            </w:pPr>
            <w:r w:rsidRPr="001A455C">
              <w:rPr>
                <w:lang w:val="en-US"/>
              </w:rPr>
              <w:t>Soil</w:t>
            </w:r>
          </w:p>
          <w:p w14:paraId="257F7571" w14:textId="77777777" w:rsidR="001A455C" w:rsidRPr="001A455C" w:rsidRDefault="001A455C" w:rsidP="001A455C">
            <w:pPr>
              <w:spacing w:line="360" w:lineRule="auto"/>
              <w:rPr>
                <w:lang w:val="en-US"/>
              </w:rPr>
            </w:pPr>
            <w:r w:rsidRPr="001A455C">
              <w:rPr>
                <w:lang w:val="en-US"/>
              </w:rPr>
              <w:t>Species (AVESA*, CAPBP, CIRAR, EPHEX, HORVW, LOLPE, MATIN, PAPRH, RAPSR, TAROF, TRFRE)</w:t>
            </w:r>
          </w:p>
          <w:p w14:paraId="25C93F7A" w14:textId="77777777" w:rsidR="001A455C" w:rsidRPr="001A455C" w:rsidRDefault="001A455C" w:rsidP="001A455C">
            <w:pPr>
              <w:spacing w:line="360" w:lineRule="auto"/>
              <w:rPr>
                <w:lang w:val="en-US"/>
              </w:rPr>
            </w:pPr>
            <w:r w:rsidRPr="001A455C">
              <w:rPr>
                <w:lang w:val="en-US"/>
              </w:rPr>
              <w:t>Genus (GERSS, LAMSS, SENSS, VERSS)</w:t>
            </w:r>
          </w:p>
        </w:tc>
      </w:tr>
      <w:tr w:rsidR="001A455C" w:rsidRPr="001A455C" w14:paraId="71DD0C29" w14:textId="77777777" w:rsidTr="00F36B54">
        <w:tc>
          <w:tcPr>
            <w:tcW w:w="3539" w:type="dxa"/>
            <w:tcBorders>
              <w:top w:val="single" w:sz="4" w:space="0" w:color="auto"/>
              <w:left w:val="nil"/>
              <w:bottom w:val="single" w:sz="4" w:space="0" w:color="auto"/>
              <w:right w:val="nil"/>
            </w:tcBorders>
          </w:tcPr>
          <w:p w14:paraId="5306A23C" w14:textId="77777777" w:rsidR="001A455C" w:rsidRPr="001A455C" w:rsidRDefault="001A455C" w:rsidP="001A455C">
            <w:pPr>
              <w:spacing w:line="360" w:lineRule="auto"/>
              <w:rPr>
                <w:lang w:val="en-US"/>
              </w:rPr>
            </w:pPr>
            <w:r w:rsidRPr="001A455C">
              <w:rPr>
                <w:lang w:val="en-US"/>
              </w:rPr>
              <w:t>Fall biomass (g m-2)</w:t>
            </w:r>
          </w:p>
        </w:tc>
        <w:tc>
          <w:tcPr>
            <w:tcW w:w="5477" w:type="dxa"/>
            <w:tcBorders>
              <w:top w:val="single" w:sz="4" w:space="0" w:color="auto"/>
              <w:left w:val="nil"/>
              <w:bottom w:val="single" w:sz="4" w:space="0" w:color="auto"/>
              <w:right w:val="nil"/>
            </w:tcBorders>
          </w:tcPr>
          <w:p w14:paraId="408ABF16" w14:textId="77777777" w:rsidR="001A455C" w:rsidRPr="001A455C" w:rsidRDefault="001A455C" w:rsidP="001A455C">
            <w:pPr>
              <w:spacing w:line="360" w:lineRule="auto"/>
              <w:rPr>
                <w:lang w:val="en-US"/>
              </w:rPr>
            </w:pPr>
            <w:r w:rsidRPr="001A455C">
              <w:rPr>
                <w:lang w:val="en-US"/>
              </w:rPr>
              <w:t>Cover crop</w:t>
            </w:r>
          </w:p>
          <w:p w14:paraId="25D184B6" w14:textId="77777777" w:rsidR="001A455C" w:rsidRPr="001A455C" w:rsidRDefault="001A455C" w:rsidP="001A455C">
            <w:pPr>
              <w:spacing w:line="360" w:lineRule="auto"/>
              <w:rPr>
                <w:lang w:val="en-US"/>
              </w:rPr>
            </w:pPr>
            <w:r w:rsidRPr="001A455C">
              <w:rPr>
                <w:lang w:val="en-US"/>
              </w:rPr>
              <w:t>Other (all other biomass)</w:t>
            </w:r>
          </w:p>
        </w:tc>
      </w:tr>
      <w:tr w:rsidR="001A455C" w:rsidRPr="001A455C" w14:paraId="11BDA9D9" w14:textId="77777777" w:rsidTr="00F36B54">
        <w:tc>
          <w:tcPr>
            <w:tcW w:w="3539" w:type="dxa"/>
            <w:tcBorders>
              <w:top w:val="single" w:sz="4" w:space="0" w:color="auto"/>
              <w:left w:val="nil"/>
              <w:bottom w:val="single" w:sz="4" w:space="0" w:color="auto"/>
              <w:right w:val="nil"/>
            </w:tcBorders>
          </w:tcPr>
          <w:p w14:paraId="48287D20" w14:textId="77777777" w:rsidR="001A455C" w:rsidRPr="001A455C" w:rsidRDefault="001A455C" w:rsidP="001A455C">
            <w:pPr>
              <w:spacing w:line="360" w:lineRule="auto"/>
              <w:rPr>
                <w:lang w:val="en-US"/>
              </w:rPr>
            </w:pPr>
            <w:r w:rsidRPr="001A455C">
              <w:rPr>
                <w:lang w:val="en-US"/>
              </w:rPr>
              <w:t xml:space="preserve">Spring weed counts (number m-2) </w:t>
            </w:r>
            <w:r w:rsidRPr="007D24BE">
              <w:rPr>
                <w:color w:val="FF0000"/>
                <w:lang w:val="en-US"/>
              </w:rPr>
              <w:t>Bo, just making sure the data you gave me is on a per m2 basis</w:t>
            </w:r>
          </w:p>
        </w:tc>
        <w:tc>
          <w:tcPr>
            <w:tcW w:w="5477" w:type="dxa"/>
            <w:tcBorders>
              <w:top w:val="single" w:sz="4" w:space="0" w:color="auto"/>
              <w:left w:val="nil"/>
              <w:bottom w:val="single" w:sz="4" w:space="0" w:color="auto"/>
              <w:right w:val="nil"/>
            </w:tcBorders>
          </w:tcPr>
          <w:p w14:paraId="545514C2" w14:textId="77777777" w:rsidR="001A455C" w:rsidRPr="001A455C" w:rsidRDefault="001A455C" w:rsidP="001A455C">
            <w:pPr>
              <w:spacing w:line="360" w:lineRule="auto"/>
              <w:rPr>
                <w:lang w:val="en-US"/>
              </w:rPr>
            </w:pPr>
            <w:r w:rsidRPr="001A455C">
              <w:rPr>
                <w:lang w:val="en-US"/>
              </w:rPr>
              <w:t>CIRAR</w:t>
            </w:r>
          </w:p>
          <w:p w14:paraId="5F0A320A" w14:textId="77777777" w:rsidR="001A455C" w:rsidRPr="001A455C" w:rsidRDefault="001A455C" w:rsidP="001A455C">
            <w:pPr>
              <w:spacing w:line="360" w:lineRule="auto"/>
              <w:rPr>
                <w:lang w:val="en-US"/>
              </w:rPr>
            </w:pPr>
            <w:r w:rsidRPr="001A455C">
              <w:rPr>
                <w:lang w:val="en-US"/>
              </w:rPr>
              <w:t>EQUAR</w:t>
            </w:r>
          </w:p>
          <w:p w14:paraId="252E8220" w14:textId="77777777" w:rsidR="001A455C" w:rsidRPr="001A455C" w:rsidRDefault="001A455C" w:rsidP="001A455C">
            <w:pPr>
              <w:spacing w:line="360" w:lineRule="auto"/>
              <w:rPr>
                <w:lang w:val="en-US"/>
              </w:rPr>
            </w:pPr>
            <w:r w:rsidRPr="001A455C">
              <w:rPr>
                <w:lang w:val="en-US"/>
              </w:rPr>
              <w:t>Dicot</w:t>
            </w:r>
          </w:p>
          <w:p w14:paraId="0442CCF6" w14:textId="77777777" w:rsidR="001A455C" w:rsidRPr="001A455C" w:rsidRDefault="001A455C" w:rsidP="001A455C">
            <w:pPr>
              <w:spacing w:line="360" w:lineRule="auto"/>
              <w:rPr>
                <w:lang w:val="en-US"/>
              </w:rPr>
            </w:pPr>
            <w:r w:rsidRPr="001A455C">
              <w:rPr>
                <w:lang w:val="en-US"/>
              </w:rPr>
              <w:t>Monocot</w:t>
            </w:r>
          </w:p>
        </w:tc>
      </w:tr>
      <w:tr w:rsidR="001A455C" w:rsidRPr="001A455C" w14:paraId="3E842ED7" w14:textId="77777777" w:rsidTr="00472ECB">
        <w:tc>
          <w:tcPr>
            <w:tcW w:w="9016" w:type="dxa"/>
            <w:gridSpan w:val="2"/>
            <w:tcBorders>
              <w:top w:val="single" w:sz="4" w:space="0" w:color="auto"/>
              <w:left w:val="nil"/>
              <w:bottom w:val="nil"/>
              <w:right w:val="nil"/>
            </w:tcBorders>
          </w:tcPr>
          <w:p w14:paraId="3429B151" w14:textId="23C88123" w:rsidR="001A455C" w:rsidRPr="001A455C" w:rsidRDefault="001A455C" w:rsidP="001A455C">
            <w:pPr>
              <w:spacing w:line="360" w:lineRule="auto"/>
              <w:rPr>
                <w:lang w:val="en-US"/>
              </w:rPr>
            </w:pPr>
            <w:r w:rsidRPr="001A455C">
              <w:rPr>
                <w:lang w:val="en-US"/>
              </w:rPr>
              <w:t xml:space="preserve">*EPPO code, see </w:t>
            </w:r>
            <w:r w:rsidR="00737D7A">
              <w:rPr>
                <w:lang w:val="en-US"/>
              </w:rPr>
              <w:t>supporting information</w:t>
            </w:r>
            <w:r w:rsidRPr="001A455C">
              <w:rPr>
                <w:lang w:val="en-US"/>
              </w:rPr>
              <w:t xml:space="preserve"> for Latin names</w:t>
            </w:r>
          </w:p>
        </w:tc>
      </w:tr>
    </w:tbl>
    <w:p w14:paraId="7005D3B5" w14:textId="77777777" w:rsidR="001A455C" w:rsidRPr="001A455C" w:rsidRDefault="001A455C" w:rsidP="001A455C">
      <w:pPr>
        <w:spacing w:line="360" w:lineRule="auto"/>
        <w:rPr>
          <w:lang w:val="en-US"/>
        </w:rPr>
      </w:pPr>
    </w:p>
    <w:p w14:paraId="01346B9E" w14:textId="72A1C108" w:rsidR="001A455C" w:rsidRPr="001A455C" w:rsidRDefault="001A455C" w:rsidP="001A455C">
      <w:pPr>
        <w:spacing w:line="360" w:lineRule="auto"/>
        <w:rPr>
          <w:lang w:val="en-US"/>
        </w:rPr>
      </w:pPr>
      <w:r w:rsidRPr="001A455C">
        <w:rPr>
          <w:lang w:val="en-US"/>
        </w:rPr>
        <w:t xml:space="preserve">Ground cover composition was estimated from digital images taken in the fall (9 November 2018 and 1 November 2019) as done in Melander et al. (2013). </w:t>
      </w:r>
      <w:commentRangeStart w:id="65"/>
      <w:r w:rsidRPr="001A455C">
        <w:rPr>
          <w:lang w:val="en-US"/>
        </w:rPr>
        <w:t>Briefly, a 0.5 m</w:t>
      </w:r>
      <w:commentRangeEnd w:id="65"/>
      <w:r w:rsidR="00577904">
        <w:rPr>
          <w:rStyle w:val="CommentReference"/>
        </w:rPr>
        <w:commentReference w:id="65"/>
      </w:r>
      <w:r w:rsidRPr="001A455C">
        <w:rPr>
          <w:vertAlign w:val="superscript"/>
          <w:lang w:val="en-US"/>
        </w:rPr>
        <w:t>2</w:t>
      </w:r>
      <w:r w:rsidRPr="001A455C">
        <w:rPr>
          <w:lang w:val="en-US"/>
        </w:rPr>
        <w:t> quadrat was placed in the plot, and an image was taken from a height of 1 m above the center of the quadrat. Three images were taken in each plot, meaning 10% of the sub-subplot area was sampled (1.5 m</w:t>
      </w:r>
      <w:r w:rsidRPr="001A455C">
        <w:rPr>
          <w:vertAlign w:val="superscript"/>
          <w:lang w:val="en-US"/>
        </w:rPr>
        <w:t>2</w:t>
      </w:r>
      <w:r w:rsidRPr="001A455C">
        <w:rPr>
          <w:lang w:val="en-US"/>
        </w:rPr>
        <w:t xml:space="preserve"> per 15 m</w:t>
      </w:r>
      <w:r w:rsidRPr="001A455C">
        <w:rPr>
          <w:vertAlign w:val="superscript"/>
          <w:lang w:val="en-US"/>
        </w:rPr>
        <w:t>2</w:t>
      </w:r>
      <w:r w:rsidRPr="001A455C">
        <w:rPr>
          <w:lang w:val="en-US"/>
        </w:rPr>
        <w:t xml:space="preserve"> plot). Each image was subsequently overlaid with a grid consisting of 17 vertical and 17 horizontal lines, resulting in 289 intersections per image</w:t>
      </w:r>
      <w:r w:rsidR="00BC2028">
        <w:rPr>
          <w:lang w:val="en-US"/>
        </w:rPr>
        <w:t xml:space="preserve"> (</w:t>
      </w:r>
      <w:r w:rsidR="00737D7A">
        <w:rPr>
          <w:lang w:val="en-US"/>
        </w:rPr>
        <w:t>Supporting information</w:t>
      </w:r>
      <w:r w:rsidR="00BC2028">
        <w:rPr>
          <w:lang w:val="en-US"/>
        </w:rPr>
        <w:t>)</w:t>
      </w:r>
      <w:r w:rsidRPr="001A455C">
        <w:rPr>
          <w:lang w:val="en-US"/>
        </w:rPr>
        <w:t xml:space="preserve">. Each intersection was classified as a soil or plant. Plant </w:t>
      </w:r>
      <w:r w:rsidRPr="001A455C">
        <w:rPr>
          <w:lang w:val="en-US"/>
        </w:rPr>
        <w:lastRenderedPageBreak/>
        <w:t>intersections were further classified to the species (12) or genus (4) level (Table 2). Percent coverage of each type was then calculated by dividing the number of touched intersections in that category by 289 intersections. For categorical analyses</w:t>
      </w:r>
      <w:r w:rsidR="00402490">
        <w:rPr>
          <w:lang w:val="en-US"/>
        </w:rPr>
        <w:t xml:space="preserve"> of percent cover</w:t>
      </w:r>
      <w:r w:rsidRPr="001A455C">
        <w:rPr>
          <w:lang w:val="en-US"/>
        </w:rPr>
        <w:t>, each species/genus was classified as ‘cover crop</w:t>
      </w:r>
      <w:proofErr w:type="gramStart"/>
      <w:r w:rsidRPr="001A455C">
        <w:rPr>
          <w:lang w:val="en-US"/>
        </w:rPr>
        <w:t>’, ‘</w:t>
      </w:r>
      <w:proofErr w:type="gramEnd"/>
      <w:r w:rsidRPr="001A455C">
        <w:rPr>
          <w:lang w:val="en-US"/>
        </w:rPr>
        <w:t>volunteer’ or ‘other</w:t>
      </w:r>
      <w:r w:rsidR="006B4AC3">
        <w:rPr>
          <w:lang w:val="en-US"/>
        </w:rPr>
        <w:t>.</w:t>
      </w:r>
      <w:r w:rsidRPr="001A455C">
        <w:rPr>
          <w:lang w:val="en-US"/>
        </w:rPr>
        <w:t xml:space="preserve">’ </w:t>
      </w:r>
      <w:r w:rsidR="00770D8A">
        <w:rPr>
          <w:lang w:val="en-US"/>
        </w:rPr>
        <w:t xml:space="preserve">Species/genus coverages were assessed (not including soil as a coverage category) for evenness by dividing Shannon’s </w:t>
      </w:r>
      <w:r w:rsidR="00156D97">
        <w:rPr>
          <w:lang w:val="en-US"/>
        </w:rPr>
        <w:t>d</w:t>
      </w:r>
      <w:r w:rsidR="00770D8A">
        <w:rPr>
          <w:lang w:val="en-US"/>
        </w:rPr>
        <w:t xml:space="preserve">iversity </w:t>
      </w:r>
      <w:r w:rsidR="00156D97">
        <w:rPr>
          <w:lang w:val="en-US"/>
        </w:rPr>
        <w:t>i</w:t>
      </w:r>
      <w:r w:rsidR="00770D8A">
        <w:rPr>
          <w:lang w:val="en-US"/>
        </w:rPr>
        <w:t>ndex by the natural log of species richness</w:t>
      </w:r>
      <w:r w:rsidR="00156D97">
        <w:rPr>
          <w:lang w:val="en-US"/>
        </w:rPr>
        <w:t xml:space="preserve"> </w:t>
      </w:r>
      <w:r w:rsidR="00156D97">
        <w:rPr>
          <w:lang w:val="en-US"/>
        </w:rPr>
        <w:fldChar w:fldCharType="begin"/>
      </w:r>
      <w:r w:rsidR="00156D97">
        <w:rPr>
          <w:lang w:val="en-US"/>
        </w:rPr>
        <w:instrText xml:space="preserve"> ADDIN ZOTERO_ITEM CSL_CITATION {"citationID":"EedOhEaM","properties":{"formattedCitation":"(Pielou, 1966)","plainCitation":"(Pielou, 1966)","noteIndex":0},"citationItems":[{"id":2227,"uris":["http://zotero.org/users/3599437/items/PUY6BT86"],"itemData":{"id":2227,"type":"article-journal","container-title":"Journal of Theoretical Biology","DOI":"10.1016/0022-5193(66)90013-0","issue":"1","page":"131–144","title":"The measurement of diversity in different types of biological collections","volume":"13","author":[{"family":"Pielou","given":"E. C."}],"issued":{"date-parts":[["1966"]]}}}],"schema":"https://github.com/citation-style-language/schema/raw/master/csl-citation.json"} </w:instrText>
      </w:r>
      <w:r w:rsidR="00156D97">
        <w:rPr>
          <w:lang w:val="en-US"/>
        </w:rPr>
        <w:fldChar w:fldCharType="separate"/>
      </w:r>
      <w:r w:rsidR="00156D97" w:rsidRPr="00156D97">
        <w:t>(Pielou, 1966)</w:t>
      </w:r>
      <w:r w:rsidR="00156D97">
        <w:rPr>
          <w:lang w:val="en-US"/>
        </w:rPr>
        <w:fldChar w:fldCharType="end"/>
      </w:r>
      <w:r w:rsidR="007E73A6">
        <w:rPr>
          <w:lang w:val="en-US"/>
        </w:rPr>
        <w:t xml:space="preserve">. </w:t>
      </w:r>
    </w:p>
    <w:p w14:paraId="7A2B2242" w14:textId="2BC1974B" w:rsidR="001A455C" w:rsidRPr="001A455C" w:rsidRDefault="001A455C" w:rsidP="001A455C">
      <w:pPr>
        <w:spacing w:line="360" w:lineRule="auto"/>
        <w:rPr>
          <w:lang w:val="en-US"/>
        </w:rPr>
      </w:pPr>
      <w:r w:rsidRPr="001A455C">
        <w:rPr>
          <w:lang w:val="en-US"/>
        </w:rPr>
        <w:t xml:space="preserve">The amount of aboveground vegetative biomass in each treatment was measured shortly after image collection for fall ground cover measurements (15 November 2018 and 13 November 2019, respectively). Two 0.5 m2 quadrats were randomly placed in each plot, and all aboveground biomass was cut at ground level and removed. The biomass samples from the two quadrats were separated into three fractions: cover crops, </w:t>
      </w:r>
      <w:r w:rsidR="006B4AC3">
        <w:rPr>
          <w:lang w:val="en-US"/>
        </w:rPr>
        <w:t xml:space="preserve">volunteers, and </w:t>
      </w:r>
      <w:proofErr w:type="gramStart"/>
      <w:r w:rsidR="006B4AC3">
        <w:rPr>
          <w:lang w:val="en-US"/>
        </w:rPr>
        <w:t>other</w:t>
      </w:r>
      <w:proofErr w:type="gramEnd"/>
      <w:r w:rsidRPr="001A455C">
        <w:rPr>
          <w:lang w:val="en-US"/>
        </w:rPr>
        <w:t xml:space="preserve"> in 2018. In 2019, biomass was only separated into two fractions (cover crops and </w:t>
      </w:r>
      <w:proofErr w:type="gramStart"/>
      <w:r w:rsidRPr="001A455C">
        <w:rPr>
          <w:lang w:val="en-US"/>
        </w:rPr>
        <w:t>other</w:t>
      </w:r>
      <w:proofErr w:type="gramEnd"/>
      <w:r w:rsidRPr="001A455C">
        <w:rPr>
          <w:lang w:val="en-US"/>
        </w:rPr>
        <w:t xml:space="preserve">, the latter of which included both weeds and volunteers). </w:t>
      </w:r>
      <w:commentRangeStart w:id="66"/>
      <w:r w:rsidRPr="001A455C">
        <w:rPr>
          <w:lang w:val="en-US"/>
        </w:rPr>
        <w:t xml:space="preserve">Therefore, the categories ‘cover crop’ and ‘other’ were used for all </w:t>
      </w:r>
      <w:r w:rsidR="00402490">
        <w:rPr>
          <w:lang w:val="en-US"/>
        </w:rPr>
        <w:t xml:space="preserve">aboveground biomass </w:t>
      </w:r>
      <w:r w:rsidRPr="001A455C">
        <w:rPr>
          <w:lang w:val="en-US"/>
        </w:rPr>
        <w:t>statistics (</w:t>
      </w:r>
      <w:commentRangeEnd w:id="66"/>
      <w:r w:rsidR="003317B0">
        <w:rPr>
          <w:rStyle w:val="CommentReference"/>
        </w:rPr>
        <w:commentReference w:id="66"/>
      </w:r>
      <w:r w:rsidRPr="001A455C">
        <w:rPr>
          <w:lang w:val="en-US"/>
        </w:rPr>
        <w:t>Table 2). The biomass fractions were dried in the oven at 80</w:t>
      </w:r>
      <w:r w:rsidRPr="001A455C">
        <w:rPr>
          <w:vertAlign w:val="superscript"/>
          <w:lang w:val="en-US"/>
        </w:rPr>
        <w:t>o</w:t>
      </w:r>
      <w:r w:rsidRPr="001A455C">
        <w:rPr>
          <w:lang w:val="en-US"/>
        </w:rPr>
        <w:t>C for 24 hours and weighed. Dry biomass for each category was converted to grams per m</w:t>
      </w:r>
      <w:r w:rsidRPr="001A455C">
        <w:rPr>
          <w:vertAlign w:val="superscript"/>
          <w:lang w:val="en-US"/>
        </w:rPr>
        <w:t>2</w:t>
      </w:r>
      <w:r w:rsidRPr="001A455C">
        <w:rPr>
          <w:lang w:val="en-US"/>
        </w:rPr>
        <w:t xml:space="preserve">.  </w:t>
      </w:r>
    </w:p>
    <w:p w14:paraId="7A9E4469" w14:textId="752CFD5B" w:rsidR="001A455C" w:rsidRPr="001A455C" w:rsidRDefault="001A455C" w:rsidP="001A455C">
      <w:pPr>
        <w:spacing w:line="360" w:lineRule="auto"/>
        <w:rPr>
          <w:lang w:val="en-US"/>
        </w:rPr>
      </w:pPr>
      <w:r w:rsidRPr="001A455C">
        <w:rPr>
          <w:lang w:val="en-US"/>
        </w:rPr>
        <w:t xml:space="preserve">The flora emerging in spring in the experimental plots was assessed on 22 May 2019 and 27 May 2020 after post-emergence weed control. </w:t>
      </w:r>
      <w:commentRangeStart w:id="67"/>
      <w:r w:rsidRPr="001A455C">
        <w:rPr>
          <w:lang w:val="en-US"/>
        </w:rPr>
        <w:t>Four</w:t>
      </w:r>
      <w:r w:rsidR="00402490">
        <w:rPr>
          <w:lang w:val="en-US"/>
        </w:rPr>
        <w:t xml:space="preserve"> </w:t>
      </w:r>
      <w:r w:rsidRPr="001A455C">
        <w:rPr>
          <w:lang w:val="en-US"/>
        </w:rPr>
        <w:t>categories were counted in three randomly placed 0.25 m</w:t>
      </w:r>
      <w:r w:rsidRPr="00F36B54">
        <w:rPr>
          <w:vertAlign w:val="superscript"/>
          <w:lang w:val="en-US"/>
        </w:rPr>
        <w:t>2</w:t>
      </w:r>
      <w:r w:rsidRPr="001A455C">
        <w:rPr>
          <w:lang w:val="en-US"/>
        </w:rPr>
        <w:t xml:space="preserve"> quadrats per plot. The categories were dicots, monocots, Canada thistle (</w:t>
      </w:r>
      <w:r w:rsidRPr="001A455C">
        <w:rPr>
          <w:i/>
          <w:iCs/>
        </w:rPr>
        <w:t>Cirsium arvense</w:t>
      </w:r>
      <w:r w:rsidRPr="001A455C">
        <w:rPr>
          <w:lang w:val="en-US"/>
        </w:rPr>
        <w:t>) and horsetail (</w:t>
      </w:r>
      <w:r w:rsidRPr="001A455C">
        <w:rPr>
          <w:i/>
          <w:iCs/>
          <w:lang w:val="en-US"/>
        </w:rPr>
        <w:t>Equisetum arvense</w:t>
      </w:r>
      <w:r w:rsidRPr="001A455C">
        <w:rPr>
          <w:lang w:val="en-US"/>
        </w:rPr>
        <w:t>)</w:t>
      </w:r>
      <w:r w:rsidR="00402490">
        <w:rPr>
          <w:lang w:val="en-US"/>
        </w:rPr>
        <w:t xml:space="preserve">, </w:t>
      </w:r>
      <w:commentRangeEnd w:id="67"/>
      <w:r w:rsidR="009E1DA4">
        <w:rPr>
          <w:rStyle w:val="CommentReference"/>
        </w:rPr>
        <w:commentReference w:id="67"/>
      </w:r>
      <w:r w:rsidR="00402490">
        <w:rPr>
          <w:lang w:val="en-US"/>
        </w:rPr>
        <w:t>the latter two being problematic perennial weeds in Denmark</w:t>
      </w:r>
      <w:r w:rsidR="002A55FC">
        <w:rPr>
          <w:lang w:val="en-US"/>
        </w:rPr>
        <w:t xml:space="preserve"> </w:t>
      </w:r>
      <w:r w:rsidR="00DE3417">
        <w:rPr>
          <w:lang w:val="en-US"/>
        </w:rPr>
        <w:fldChar w:fldCharType="begin"/>
      </w:r>
      <w:r w:rsidR="00DE3417">
        <w:rPr>
          <w:lang w:val="en-US"/>
        </w:rPr>
        <w:instrText xml:space="preserve"> ADDIN ZOTERO_ITEM CSL_CITATION {"citationID":"emJ5h5wM","properties":{"formattedCitation":"(Salonen et al., 2008)","plainCitation":"(Salonen et al., 2008)","noteIndex":0},"citationItems":[{"id":2252,"uris":["http://zotero.org/users/3599437/items/KR738TSV"],"itemData":{"id":2252,"type":"article-journal","note":"publisher: European Weed Research Society","title":"Key perennial weeds in arable crops in the Nordic countries","author":[{"family":"Salonen","given":"Jukka"},{"family":"Andersson","given":"Lars"},{"family":"Andreasen","given":"Christian"},{"family":"Semb Torresen","given":"Kirsten"}],"issued":{"date-parts":[["2008"]]}}}],"schema":"https://github.com/citation-style-language/schema/raw/master/csl-citation.json"} </w:instrText>
      </w:r>
      <w:r w:rsidR="00DE3417">
        <w:rPr>
          <w:lang w:val="en-US"/>
        </w:rPr>
        <w:fldChar w:fldCharType="separate"/>
      </w:r>
      <w:r w:rsidR="00DE3417" w:rsidRPr="00DE3417">
        <w:t>(Salonen et al., 2008)</w:t>
      </w:r>
      <w:r w:rsidR="00DE3417">
        <w:rPr>
          <w:lang w:val="en-US"/>
        </w:rPr>
        <w:fldChar w:fldCharType="end"/>
      </w:r>
      <w:r w:rsidRPr="001A455C">
        <w:rPr>
          <w:lang w:val="en-US"/>
        </w:rPr>
        <w:t>. The spring counts were made to record whether there were any traceable effects from previous year’s cover crop treatments</w:t>
      </w:r>
      <w:r w:rsidR="00402490">
        <w:rPr>
          <w:lang w:val="en-US"/>
        </w:rPr>
        <w:t xml:space="preserve">, with the goal of </w:t>
      </w:r>
      <w:r w:rsidRPr="001A455C">
        <w:rPr>
          <w:lang w:val="en-US"/>
        </w:rPr>
        <w:t>assess</w:t>
      </w:r>
      <w:r w:rsidR="00402490">
        <w:rPr>
          <w:lang w:val="en-US"/>
        </w:rPr>
        <w:t>ing</w:t>
      </w:r>
      <w:r w:rsidRPr="001A455C">
        <w:rPr>
          <w:lang w:val="en-US"/>
        </w:rPr>
        <w:t xml:space="preserve"> whether the previous fall vegetation resulted in carry-over effects that were detectable even after </w:t>
      </w:r>
      <w:r w:rsidR="002A55FC">
        <w:rPr>
          <w:lang w:val="en-US"/>
        </w:rPr>
        <w:t xml:space="preserve">spring </w:t>
      </w:r>
      <w:r w:rsidRPr="001A455C">
        <w:rPr>
          <w:lang w:val="en-US"/>
        </w:rPr>
        <w:t>weed control measures</w:t>
      </w:r>
      <w:r w:rsidR="002A55FC">
        <w:rPr>
          <w:lang w:val="en-US"/>
        </w:rPr>
        <w:t xml:space="preserve"> were implemented</w:t>
      </w:r>
      <w:r w:rsidRPr="001A455C">
        <w:rPr>
          <w:lang w:val="en-US"/>
        </w:rPr>
        <w:t xml:space="preserve">. </w:t>
      </w:r>
    </w:p>
    <w:p w14:paraId="00BF3892" w14:textId="26DC0678" w:rsidR="001A455C" w:rsidRPr="00BC2028" w:rsidRDefault="00BC2028" w:rsidP="00045088">
      <w:pPr>
        <w:spacing w:line="360" w:lineRule="auto"/>
      </w:pPr>
      <w:r w:rsidRPr="00BC2028">
        <w:t xml:space="preserve">Potential ecological value was estimated using a methodology </w:t>
      </w:r>
      <w:r w:rsidR="00FD249C">
        <w:t xml:space="preserve">and database </w:t>
      </w:r>
      <w:r w:rsidRPr="00BC2028">
        <w:t xml:space="preserve">from </w:t>
      </w:r>
      <w:proofErr w:type="spellStart"/>
      <w:r w:rsidRPr="00BC2028">
        <w:t>Yvoz</w:t>
      </w:r>
      <w:proofErr w:type="spellEnd"/>
      <w:r w:rsidRPr="00BC2028">
        <w:t xml:space="preserve"> et al. 2021, including both pollinator value (the fall vegetation </w:t>
      </w:r>
      <w:r w:rsidR="002A55FC">
        <w:t>in the present study produced flowers</w:t>
      </w:r>
      <w:r w:rsidRPr="00BC2028">
        <w:t>) and ecological food web support</w:t>
      </w:r>
      <w:r>
        <w:t xml:space="preserve"> i</w:t>
      </w:r>
      <w:r w:rsidR="002A55FC">
        <w:t xml:space="preserve">ncluding but not limited to </w:t>
      </w:r>
      <w:r>
        <w:t>natural enemies</w:t>
      </w:r>
      <w:r w:rsidRPr="00BC2028">
        <w:t xml:space="preserve"> (</w:t>
      </w:r>
      <w:r>
        <w:t>in the form of green plant and seed</w:t>
      </w:r>
      <w:r w:rsidRPr="00BC2028">
        <w:t xml:space="preserve">). Details on this calculation are presented in supplementary material but </w:t>
      </w:r>
      <w:r w:rsidR="002A55FC">
        <w:t>are</w:t>
      </w:r>
      <w:r w:rsidRPr="00BC2028">
        <w:t xml:space="preserve"> described here briefly. The first component, potential benefits to pollinators, was comprised of three sub-indices representing (1a) the absolute benefit to bees (LATIN), (1b) bumble bees (LATIN), and (1c) hoverflies (LATIN). The second, potential benefits to food webs, was comprised of three sub-indices representing (2a) absolute contributions to farmland birds, (2b) carabids, and (2c) </w:t>
      </w:r>
      <w:r w:rsidR="00FD249C" w:rsidRPr="00BC2028">
        <w:t>parasitic</w:t>
      </w:r>
      <w:r w:rsidRPr="00BC2028">
        <w:t xml:space="preserve"> wasps. Organ level attributes reported by </w:t>
      </w:r>
      <w:proofErr w:type="spellStart"/>
      <w:r w:rsidRPr="00BC2028">
        <w:t>Yvoz</w:t>
      </w:r>
      <w:proofErr w:type="spellEnd"/>
      <w:r w:rsidRPr="00BC2028">
        <w:t xml:space="preserve"> et al. 2021 for 155 plant species were used to assign sub-index values. Out of the 11 </w:t>
      </w:r>
      <w:r w:rsidRPr="00BC2028">
        <w:lastRenderedPageBreak/>
        <w:t xml:space="preserve">species in our study, six had exact matches in </w:t>
      </w:r>
      <w:r>
        <w:t xml:space="preserve">the </w:t>
      </w:r>
      <w:proofErr w:type="spellStart"/>
      <w:r>
        <w:t>Yvoz</w:t>
      </w:r>
      <w:proofErr w:type="spellEnd"/>
      <w:r>
        <w:t xml:space="preserve"> et al.</w:t>
      </w:r>
      <w:r w:rsidRPr="00BC2028">
        <w:t xml:space="preserve"> database. For the other species and genus (Table 2), the mean value for all species within that genus reported in the database were used. </w:t>
      </w:r>
      <w:r w:rsidR="002A55FC" w:rsidRPr="00BC2028">
        <w:t xml:space="preserve">The volunteer crops (barley, oats) did not have values in the database, and were assigned </w:t>
      </w:r>
      <w:r w:rsidR="002A55FC">
        <w:t xml:space="preserve">ecological </w:t>
      </w:r>
      <w:r w:rsidR="002A55FC" w:rsidRPr="00BC2028">
        <w:t>values of 0</w:t>
      </w:r>
      <w:r w:rsidR="002A55FC">
        <w:t xml:space="preserve">  based on </w:t>
      </w:r>
      <w:r w:rsidR="00204786">
        <w:t>an assumption of</w:t>
      </w:r>
      <w:r w:rsidR="002A55FC">
        <w:t xml:space="preserve"> </w:t>
      </w:r>
      <w:r w:rsidR="00204786">
        <w:t>‘additional value</w:t>
      </w:r>
      <w:r w:rsidR="002A55FC">
        <w:t xml:space="preserve"> saturation</w:t>
      </w:r>
      <w:r w:rsidR="00204786">
        <w:t>’</w:t>
      </w:r>
      <w:r w:rsidR="002A55FC">
        <w:t xml:space="preserve"> </w:t>
      </w:r>
      <w:r w:rsidR="00204786">
        <w:fldChar w:fldCharType="begin"/>
      </w:r>
      <w:r w:rsidR="00204786">
        <w:instrText xml:space="preserve"> ADDIN ZOTERO_ITEM CSL_CITATION {"citationID":"FndwpBQ0","properties":{"formattedCitation":"(Bensch et al., 2025)","plainCitation":"(Bensch et al., 2025)","noteIndex":0},"citationItems":[{"id":2180,"uris":["http://zotero.org/users/3599437/items/UP2NMLWW"],"itemData":{"id":2180,"type":"article-journal","abstract":"Weeds on arable land present a double-edged sword: they negatively influence the quantity and qualities of cash crops, but they can also provide biodiversity benefits. The benefits are categorized into use (support for predators/parasitoids, pollinators, herbivores, and granivores) and non-use values (existence value) based on examples from the literature. Recognizing the potential benefits of weeds, it is important to integrate these aspects into weed control decision-making process. Building upon the traditional economic threshold model for insect pests, this paper presents a first step toward upgrading the economic threshold for arable weeds by incorporating biodiversity benefits of weeds. To determine the traditional threshold, a tool estimating crop yield loss caused by weeds was used. This tool also incorporates the intra- and inter-specific competition among weed plants. Due to the data limitation, we focus on the existence value of weeds in a case study for winter wheat in Germany. We estimated the weed economic thresholds incorporating existence values for three weed scenarios varying in species and densities. The results indicate that the updated weed thresholds would generally increase. This study highlights the importance to consider biodiversity benefits of weeds when developing a more holistic, agroecological approach to weed management.","container-title":"Journal of Crop Health","DOI":"10.1007/s10343-025-01165-1","ISSN":"2948-2658","issue":"3","journalAbbreviation":"Journal of Crop Health","language":"en","page":"96","source":"Springer Link","title":"Integrating Biodiversity Benefits of Weeds into the Economic Threshold Concept","volume":"77","author":[{"family":"Bensch","given":"Johanna"},{"family":"Mol","given":"Friederike","non-dropping-particle":"de"},{"family":"Gerowitt","given":"Bärbel"},{"family":"Zhang","given":"Han"}],"issued":{"date-parts":[["2025",5,24]]}}}],"schema":"https://github.com/citation-style-language/schema/raw/master/csl-citation.json"} </w:instrText>
      </w:r>
      <w:r w:rsidR="00204786">
        <w:fldChar w:fldCharType="separate"/>
      </w:r>
      <w:r w:rsidR="00204786" w:rsidRPr="00204786">
        <w:t>(Bensch et al., 2025)</w:t>
      </w:r>
      <w:r w:rsidR="00204786">
        <w:fldChar w:fldCharType="end"/>
      </w:r>
      <w:r w:rsidR="00204786">
        <w:t xml:space="preserve">, assuming the additional value of these plants is minimal </w:t>
      </w:r>
      <w:r w:rsidR="002A55FC">
        <w:t>given the prevalence of winter cereal fields in Denmark</w:t>
      </w:r>
      <w:r w:rsidR="00204786">
        <w:t xml:space="preserve"> (CITE)</w:t>
      </w:r>
      <w:r w:rsidR="002A55FC" w:rsidRPr="00BC2028">
        <w:t>.</w:t>
      </w:r>
      <w:r w:rsidR="00204786">
        <w:t xml:space="preserve"> </w:t>
      </w:r>
      <w:r w:rsidRPr="00BC2028">
        <w:t>Each sub-index was reported in different units, so after each species/genus in the present study was assigned a value for each of the sub-indices</w:t>
      </w:r>
      <w:r w:rsidRPr="00A51D66">
        <w:t>, the sub-indices were scaled within the present study such that the maximum corresponded to a value of 1, and the minimum a value of 0. While thi</w:t>
      </w:r>
      <w:r w:rsidRPr="00BC2028">
        <w:t>s has the potential to exaggerate differences between values that are similar on an absolute scale, we observed at least one magnitude of variation in our dataset</w:t>
      </w:r>
      <w:r w:rsidR="00204786">
        <w:t xml:space="preserve"> for each sub-ind</w:t>
      </w:r>
      <w:ins w:id="68" w:author="Mette Sønderskov" w:date="2026-01-09T13:41:00Z" w16du:dateUtc="2026-01-09T12:41:00Z">
        <w:r w:rsidR="0032017C">
          <w:t>ex</w:t>
        </w:r>
      </w:ins>
      <w:del w:id="69" w:author="Mette Sønderskov" w:date="2026-01-09T13:41:00Z" w16du:dateUtc="2026-01-09T12:41:00Z">
        <w:r w:rsidR="00204786" w:rsidDel="0032017C">
          <w:delText>ice</w:delText>
        </w:r>
      </w:del>
      <w:r w:rsidRPr="00BC2028">
        <w:t xml:space="preserve">, suggesting the variation in sub-index values was meaningful (see </w:t>
      </w:r>
      <w:r w:rsidR="00737D7A">
        <w:t>supporting information</w:t>
      </w:r>
      <w:r w:rsidRPr="00BC2028">
        <w:t>). Sub-indices were summed to provide an estimate</w:t>
      </w:r>
      <w:r w:rsidR="00204786">
        <w:t xml:space="preserve">d service value </w:t>
      </w:r>
      <w:r w:rsidRPr="00BC2028">
        <w:t>for each of the 16 species/genus observed in our study</w:t>
      </w:r>
      <w:r w:rsidR="00204786">
        <w:t xml:space="preserve">. </w:t>
      </w:r>
      <w:r w:rsidRPr="00BC2028">
        <w:t xml:space="preserve">These service values were weighted by the species/genus percent cover for each sample to calculate the fall vegetation community’s potential </w:t>
      </w:r>
      <w:r w:rsidR="00204786">
        <w:t>services (</w:t>
      </w:r>
      <w:r w:rsidRPr="00BC2028">
        <w:t>benefit</w:t>
      </w:r>
      <w:r w:rsidR="00204786">
        <w:t>s</w:t>
      </w:r>
      <w:r w:rsidRPr="00BC2028">
        <w:t xml:space="preserve"> to pollinators and contributions to organismal food webs</w:t>
      </w:r>
      <w:r w:rsidR="00204786">
        <w:t>)</w:t>
      </w:r>
      <w:r w:rsidRPr="00BC2028">
        <w:t>.</w:t>
      </w:r>
    </w:p>
    <w:p w14:paraId="233006A0" w14:textId="46CD3C3A" w:rsidR="00700ACD" w:rsidRDefault="00700ACD" w:rsidP="00700ACD">
      <w:pPr>
        <w:spacing w:line="360" w:lineRule="auto"/>
        <w:rPr>
          <w:b/>
          <w:bCs/>
        </w:rPr>
      </w:pPr>
      <w:r w:rsidRPr="003C7F19">
        <w:rPr>
          <w:b/>
          <w:bCs/>
        </w:rPr>
        <w:t>2.</w:t>
      </w:r>
      <w:r>
        <w:rPr>
          <w:b/>
          <w:bCs/>
        </w:rPr>
        <w:t>3</w:t>
      </w:r>
      <w:r w:rsidRPr="003C7F19">
        <w:rPr>
          <w:b/>
          <w:bCs/>
        </w:rPr>
        <w:t xml:space="preserve"> </w:t>
      </w:r>
      <w:proofErr w:type="gramStart"/>
      <w:r>
        <w:rPr>
          <w:b/>
          <w:bCs/>
        </w:rPr>
        <w:t>Multi-criteria summaries</w:t>
      </w:r>
      <w:proofErr w:type="gramEnd"/>
    </w:p>
    <w:p w14:paraId="534375A9" w14:textId="0687BFA2" w:rsidR="00700ACD" w:rsidRPr="00700ACD" w:rsidRDefault="00700ACD" w:rsidP="00700ACD">
      <w:pPr>
        <w:spacing w:line="360" w:lineRule="auto"/>
      </w:pPr>
      <w:r>
        <w:t>To summarise the performance of each system in</w:t>
      </w:r>
      <w:r w:rsidR="00204786">
        <w:t xml:space="preserve"> </w:t>
      </w:r>
      <w:r w:rsidR="00204786" w:rsidRPr="00A51D66">
        <w:t>our</w:t>
      </w:r>
      <w:r w:rsidRPr="00A51D66">
        <w:t xml:space="preserve"> six metrics, we</w:t>
      </w:r>
      <w:r>
        <w:t xml:space="preserve"> used scaling processes used in multi-criteria decision making</w:t>
      </w:r>
      <w:r w:rsidR="00204786">
        <w:t xml:space="preserve"> </w:t>
      </w:r>
      <w:r w:rsidR="007604BF">
        <w:fldChar w:fldCharType="begin"/>
      </w:r>
      <w:r w:rsidR="007604BF">
        <w:instrText xml:space="preserve"> ADDIN ZOTERO_ITEM CSL_CITATION {"citationID":"mScoP90h","properties":{"formattedCitation":"(Monat, 2009)","plainCitation":"(Monat, 2009)","noteIndex":0},"citationItems":[{"id":2253,"uris":["http://zotero.org/users/3599437/items/ENE8GSGX"],"itemData":{"id":2253,"type":"article-journal","abstract":"When there are multiple competing objectives in a decision-making process, Multi-Attribute Choice scoring models are excellent tools, permitting the incorporation of both subjective and objective attributes. However, their accuracy depends upon the subjective techniques used to construct the attribute scales and their concomitant weights. Conventional techniques using local scales tend to overemphasize small differences in attribute measures, which may yield erroneous conclusions. The Range Sensitivity Principle (RSP) is often invoked to adjust attribute weights when local scales are used. In practice, however, decision makers often do not follow the prescriptions of the Range Sensitivity Principle and under-adjust the weights, resulting in potentially poor decisions. Examples are discussed as is a proposed solution: the use of global scales instead of local scales.","container-title":"Judgment and Decision Making","DOI":"10.1017/S1930297500004034","ISSN":"1930-2975","issue":"6","language":"en","page":"492-508","source":"Cambridge University Press","title":"The benefits of global scaling in multi-criteria decision analysis","volume":"4","author":[{"family":"Monat","given":"Jamie P."}],"issued":{"date-parts":[["2009",10]]}}}],"schema":"https://github.com/citation-style-language/schema/raw/master/csl-citation.json"} </w:instrText>
      </w:r>
      <w:r w:rsidR="007604BF">
        <w:fldChar w:fldCharType="separate"/>
      </w:r>
      <w:r w:rsidR="007604BF" w:rsidRPr="007604BF">
        <w:t>(Monat, 2009)</w:t>
      </w:r>
      <w:r w:rsidR="007604BF">
        <w:fldChar w:fldCharType="end"/>
      </w:r>
      <w:r w:rsidR="007604BF">
        <w:t>.</w:t>
      </w:r>
      <w:r>
        <w:t xml:space="preserve"> </w:t>
      </w:r>
      <w:r w:rsidR="00B27B76">
        <w:t xml:space="preserve">First, mean values for each cropping system were </w:t>
      </w:r>
      <w:r w:rsidR="00E11F92">
        <w:t>extracted from statistical models</w:t>
      </w:r>
      <w:r w:rsidR="00B27B76">
        <w:t xml:space="preserve"> in the performance metric’s original units. In all </w:t>
      </w:r>
      <w:r w:rsidR="00E11F92">
        <w:t>metrics</w:t>
      </w:r>
      <w:r w:rsidR="00B27B76">
        <w:t xml:space="preserve">, a </w:t>
      </w:r>
      <w:r w:rsidR="00E11F92">
        <w:t xml:space="preserve">value of </w:t>
      </w:r>
      <w:r w:rsidR="00B27B76">
        <w:t>zero ha</w:t>
      </w:r>
      <w:r w:rsidR="00E11F92">
        <w:t>d</w:t>
      </w:r>
      <w:r w:rsidR="00B27B76">
        <w:t xml:space="preserve"> a physical interpretation, so we scaled the performances by dividing by the maximum performance value</w:t>
      </w:r>
      <w:r w:rsidR="00E11F92">
        <w:t xml:space="preserve"> observed</w:t>
      </w:r>
      <w:r w:rsidR="00B27B76">
        <w:t>, thus retaining a meaningful zero interpretation and avoiding exaggeration of small differences in absolute performances – this scaled all performance</w:t>
      </w:r>
      <w:r w:rsidR="00E11F92">
        <w:t xml:space="preserve">s in each </w:t>
      </w:r>
      <w:proofErr w:type="spellStart"/>
      <w:r w:rsidR="00E11F92">
        <w:t>metrtic</w:t>
      </w:r>
      <w:proofErr w:type="spellEnd"/>
      <w:r w:rsidR="00E11F92">
        <w:t xml:space="preserve"> to </w:t>
      </w:r>
      <w:r w:rsidR="00B27B76">
        <w:t xml:space="preserve">a scale from 0 to 1. When performance metrics represented a situation wherein a higher value is less desirable (e.g., perennial weed counts), </w:t>
      </w:r>
      <w:r w:rsidR="00E11F92">
        <w:t>the performances were flipped by taking a value of one and subtracting the performance</w:t>
      </w:r>
      <w:r w:rsidR="004E7F25">
        <w:t xml:space="preserve">, creating a mirrored scale such that a value of one always represents the most desirable situation. The total relative value of each system was calculated by </w:t>
      </w:r>
      <w:r w:rsidR="00A80E50">
        <w:t>assuming equal weights for all metr</w:t>
      </w:r>
      <w:r w:rsidR="00A80E50" w:rsidRPr="00CB3F1B">
        <w:t xml:space="preserve">ics, </w:t>
      </w:r>
      <w:r w:rsidR="004E7F25" w:rsidRPr="00CB3F1B">
        <w:t>summing the scaled performances together</w:t>
      </w:r>
      <w:r w:rsidR="00E11F92" w:rsidRPr="00CB3F1B">
        <w:t xml:space="preserve"> and dividing by six (the maximum performance possible)</w:t>
      </w:r>
      <w:r w:rsidR="004E7F25" w:rsidRPr="00CB3F1B">
        <w:t>.</w:t>
      </w:r>
      <w:r w:rsidR="00B27B76">
        <w:t xml:space="preserve"> </w:t>
      </w:r>
      <w:r>
        <w:t xml:space="preserve">  </w:t>
      </w:r>
    </w:p>
    <w:p w14:paraId="427A1079" w14:textId="7ECF8B0A" w:rsidR="001C7F6C" w:rsidRDefault="001C7F6C" w:rsidP="001C7F6C">
      <w:pPr>
        <w:spacing w:line="360" w:lineRule="auto"/>
        <w:rPr>
          <w:b/>
          <w:bCs/>
        </w:rPr>
      </w:pPr>
      <w:r w:rsidRPr="003C7F19">
        <w:rPr>
          <w:b/>
          <w:bCs/>
        </w:rPr>
        <w:t>2.</w:t>
      </w:r>
      <w:r w:rsidR="00700ACD">
        <w:rPr>
          <w:b/>
          <w:bCs/>
        </w:rPr>
        <w:t>4</w:t>
      </w:r>
      <w:r w:rsidRPr="003C7F19">
        <w:rPr>
          <w:b/>
          <w:bCs/>
        </w:rPr>
        <w:t xml:space="preserve"> </w:t>
      </w:r>
      <w:r>
        <w:rPr>
          <w:b/>
          <w:bCs/>
        </w:rPr>
        <w:t>Statistics</w:t>
      </w:r>
    </w:p>
    <w:p w14:paraId="50B87325" w14:textId="2B723870" w:rsidR="001C7F6C" w:rsidRPr="001C7F6C" w:rsidRDefault="001C7F6C" w:rsidP="001C7F6C">
      <w:pPr>
        <w:spacing w:line="360" w:lineRule="auto"/>
      </w:pPr>
      <w:r w:rsidRPr="001C7F6C">
        <w:t xml:space="preserve">All statistics and figures were done using R version 4.3.3 </w:t>
      </w:r>
      <w:r w:rsidR="00B4141B">
        <w:fldChar w:fldCharType="begin"/>
      </w:r>
      <w:r w:rsidR="00B4141B">
        <w:instrText xml:space="preserve"> ADDIN ZOTERO_ITEM CSL_CITATION {"citationID":"HW7Ljuwc","properties":{"formattedCitation":"(R Core Team, 2024)","plainCitation":"(R Core Team, 2024)","noteIndex":0},"citationItems":[{"id":2207,"uris":["http://zotero.org/users/3599437/items/AA8KJ2D3"],"itemData":{"id":2207,"type":"book","event-place":"Vienna, Austria","publisher":"R Foundation for Statistical Computing","publisher-place":"Vienna, Austria","title":"R: A Language and Environment for Statistical Computing","URL":"https://www.R-project.org/","author":[{"literal":"R Core Team"}],"issued":{"date-parts":[["2024"]]}}}],"schema":"https://github.com/citation-style-language/schema/raw/master/csl-citation.json"} </w:instrText>
      </w:r>
      <w:r w:rsidR="00B4141B">
        <w:fldChar w:fldCharType="separate"/>
      </w:r>
      <w:r w:rsidR="00B4141B" w:rsidRPr="00B4141B">
        <w:t>(R Core Team, 2024)</w:t>
      </w:r>
      <w:r w:rsidR="00B4141B">
        <w:fldChar w:fldCharType="end"/>
      </w:r>
      <w:ins w:id="70" w:author="Mette Sønderskov" w:date="2026-01-21T15:05:00Z" w16du:dateUtc="2026-01-21T14:05:00Z">
        <w:r w:rsidR="001F765E">
          <w:t>,</w:t>
        </w:r>
      </w:ins>
      <w:r w:rsidRPr="001C7F6C">
        <w:t xml:space="preserve"> </w:t>
      </w:r>
      <w:del w:id="71" w:author="Mette Sønderskov" w:date="2026-01-09T13:45:00Z" w16du:dateUtc="2026-01-09T12:45:00Z">
        <w:r w:rsidRPr="001C7F6C" w:rsidDel="009521A9">
          <w:delText>relying heavily on</w:delText>
        </w:r>
      </w:del>
      <w:ins w:id="72" w:author="Mette Sønderskov" w:date="2026-01-09T13:45:00Z" w16du:dateUtc="2026-01-09T12:45:00Z">
        <w:r w:rsidR="009521A9">
          <w:t>mainly</w:t>
        </w:r>
      </w:ins>
      <w:r w:rsidRPr="001C7F6C">
        <w:t xml:space="preserve"> the </w:t>
      </w:r>
      <w:proofErr w:type="spellStart"/>
      <w:r w:rsidRPr="00FD249C">
        <w:rPr>
          <w:i/>
          <w:iCs/>
        </w:rPr>
        <w:t>tidyverse</w:t>
      </w:r>
      <w:proofErr w:type="spellEnd"/>
      <w:r w:rsidRPr="001C7F6C">
        <w:t xml:space="preserve"> meta package</w:t>
      </w:r>
      <w:r w:rsidR="00B4141B">
        <w:t xml:space="preserve"> </w:t>
      </w:r>
      <w:r w:rsidR="00B4141B">
        <w:fldChar w:fldCharType="begin"/>
      </w:r>
      <w:r w:rsidR="00B4141B">
        <w:instrText xml:space="preserve"> ADDIN ZOTERO_ITEM CSL_CITATION {"citationID":"hNibWLuH","properties":{"formattedCitation":"(Wickham et al., 2019)","plainCitation":"(Wickham et al., 2019)","noteIndex":0},"citationItems":[{"id":2208,"uris":["http://zotero.org/users/3599437/items/8NKDN5EY"],"itemData":{"id":2208,"type":"article-journal","abstract":"Wickham et al., (2019). Welcome to the Tidyverse. Journal of Open Source Software, 4(43), 1686, https://doi.org/10.21105/joss.01686","container-title":"Journal of Open Source Software","DOI":"10.21105/joss.01686","ISSN":"2475-9066","issue":"43","language":"en","page":"1686","source":"joss.theoj.org","title":"Welcome to the Tidyverse","volume":"4","author":[{"family":"Wickham","given":"Hadley"},{"family":"Averick","given":"Mara"},{"family":"Bryan","given":"Jennifer"},{"family":"Chang","given":"Winston"},{"family":"McGowan","given":"Lucy D'Agostino"},{"family":"François","given":"Romain"},{"family":"Grolemund","given":"Garrett"},{"family":"Hayes","given":"Alex"},{"family":"Henry","given":"Lionel"},{"family":"Hester","given":"Jim"},{"family":"Kuhn","given":"Max"},{"family":"Pedersen","given":"Thomas Lin"},{"family":"Miller","given":"Evan"},{"family":"Bache","given":"Stephan Milton"},{"family":"Müller","given":"Kirill"},{"family":"Ooms","given":"Jeroen"},{"family":"Robinson","given":"David"},{"family":"Seidel","given":"Dana Paige"},{"family":"Spinu","given":"Vitalie"},{"family":"Takahashi","given":"Kohske"},{"family":"Vaughan","given":"Davis"},{"family":"Wilke","given":"Claus"},{"family":"Woo","given":"Kara"},{"family":"Yutani","given":"Hiroaki"}],"issued":{"date-parts":[["2019",11,21]]}}}],"schema":"https://github.com/citation-style-language/schema/raw/master/csl-citation.json"} </w:instrText>
      </w:r>
      <w:r w:rsidR="00B4141B">
        <w:fldChar w:fldCharType="separate"/>
      </w:r>
      <w:r w:rsidR="00B4141B" w:rsidRPr="00B4141B">
        <w:t>(Wickham et al., 2019)</w:t>
      </w:r>
      <w:r w:rsidR="00B4141B">
        <w:fldChar w:fldCharType="end"/>
      </w:r>
      <w:r w:rsidRPr="001C7F6C">
        <w:t>, and additional packages</w:t>
      </w:r>
      <w:r w:rsidR="00FD373D">
        <w:t xml:space="preserve"> for data wrangling and visualization</w:t>
      </w:r>
      <w:r w:rsidR="00E11F92">
        <w:t xml:space="preserve"> </w:t>
      </w:r>
      <w:r w:rsidR="00E11F92">
        <w:fldChar w:fldCharType="begin"/>
      </w:r>
      <w:r w:rsidR="00E11F92">
        <w:instrText xml:space="preserve"> ADDIN ZOTERO_ITEM CSL_CITATION {"citationID":"QwR20oSl","properties":{"formattedCitation":"(Silge &amp; Robinson, 2016; Wickham et al., 2025; Wickham &amp; Bryan, 2023)","plainCitation":"(Silge &amp; Robinson, 2016; Wickham et al., 2025; Wickham &amp; Bryan, 2023)","noteIndex":0},"citationItems":[{"id":2214,"uris":["http://zotero.org/users/3599437/items/CKPES83K"],"itemData":{"id":2214,"type":"article-journal","container-title":"JOSS","DOI":"10.21105/joss.00037","issue":"3","note":"publisher: The Open Journal","title":"tidytext: Text Mining and Analysis Using Tidy Data Principles in R","URL":"http://dx.doi.org/10.21105/joss.00037","volume":"1","author":[{"family":"Silge","given":"Julia"},{"family":"Robinson","given":"David"}],"issued":{"date-parts":[["2016"]]}}},{"id":2212,"uris":["http://zotero.org/users/3599437/items/HTFFQ8GW"],"itemData":{"id":2212,"type":"book","title":"scales: Scale Functions for Visualization","URL":"https://CRAN.R-project.org/package=scales","author":[{"family":"Wickham","given":"Hadley"},{"family":"Pedersen","given":"Thomas Lin"},{"family":"Seidel","given":"Dana"}],"issued":{"date-parts":[["2025"]]}}},{"id":2210,"uris":["http://zotero.org/users/3599437/items/NBEHCJPS"],"itemData":{"id":2210,"type":"book","title":"readxl: Read Excel Files","URL":"https://CRAN.R-project.org/package=readxl","author":[{"family":"Wickham","given":"Hadley"},{"family":"Bryan","given":"Jennifer"}],"issued":{"date-parts":[["2023"]]}}}],"schema":"https://github.com/citation-style-language/schema/raw/master/csl-citation.json"} </w:instrText>
      </w:r>
      <w:r w:rsidR="00E11F92">
        <w:fldChar w:fldCharType="separate"/>
      </w:r>
      <w:r w:rsidR="00E11F92" w:rsidRPr="00FD373D">
        <w:t xml:space="preserve">(Silge &amp; Robinson, 2016; Wickham et al., </w:t>
      </w:r>
      <w:r w:rsidR="00E11F92" w:rsidRPr="00FD373D">
        <w:lastRenderedPageBreak/>
        <w:t>2025; Wickham &amp; Bryan, 2023)</w:t>
      </w:r>
      <w:r w:rsidR="00E11F92">
        <w:fldChar w:fldCharType="end"/>
      </w:r>
      <w:r w:rsidRPr="001C7F6C">
        <w:t xml:space="preserve">. </w:t>
      </w:r>
      <w:r w:rsidR="0014626F">
        <w:t>Univariate statistical models were built</w:t>
      </w:r>
      <w:r w:rsidRPr="001C7F6C">
        <w:t xml:space="preserve"> using </w:t>
      </w:r>
      <w:r w:rsidRPr="00FD249C">
        <w:rPr>
          <w:i/>
          <w:iCs/>
        </w:rPr>
        <w:t>lme4</w:t>
      </w:r>
      <w:r w:rsidR="0014626F">
        <w:t xml:space="preserve"> </w:t>
      </w:r>
      <w:r w:rsidR="0014626F">
        <w:fldChar w:fldCharType="begin"/>
      </w:r>
      <w:r w:rsidR="0014626F">
        <w:instrText xml:space="preserve"> ADDIN ZOTERO_ITEM CSL_CITATION {"citationID":"plDZi2Qn","properties":{"formattedCitation":"(Bates et al., 2015)","plainCitation":"(Bates et al., 2015)","noteIndex":0},"citationItems":[{"id":2215,"uris":["http://zotero.org/users/3599437/items/RSSSGGX9"],"itemData":{"id":2215,"type":"article-journal","container-title":"Journal of Statistical Software","DOI":"10.18637/jss.v067.i01","issue":"1","page":"1–48","title":"Fitting Linear Mixed-Effects Models Using lme4","volume":"67","author":[{"family":"Bates","given":"Douglas"},{"family":"Mächler","given":"Martin"},{"family":"Bolker","given":"Ben"},{"family":"Walker","given":"Steve"}],"issued":{"date-parts":[["2015"]]}}}],"schema":"https://github.com/citation-style-language/schema/raw/master/csl-citation.json"} </w:instrText>
      </w:r>
      <w:r w:rsidR="0014626F">
        <w:fldChar w:fldCharType="separate"/>
      </w:r>
      <w:r w:rsidR="0014626F" w:rsidRPr="0014626F">
        <w:t>(Bates et al., 2015)</w:t>
      </w:r>
      <w:r w:rsidR="0014626F">
        <w:fldChar w:fldCharType="end"/>
      </w:r>
      <w:r w:rsidRPr="001C7F6C">
        <w:t xml:space="preserve"> and </w:t>
      </w:r>
      <w:proofErr w:type="spellStart"/>
      <w:r w:rsidRPr="00FD249C">
        <w:rPr>
          <w:i/>
          <w:iCs/>
        </w:rPr>
        <w:t>glmmTMB</w:t>
      </w:r>
      <w:proofErr w:type="spellEnd"/>
      <w:r w:rsidRPr="001C7F6C">
        <w:t xml:space="preserve"> </w:t>
      </w:r>
      <w:r w:rsidR="0014626F">
        <w:fldChar w:fldCharType="begin"/>
      </w:r>
      <w:r w:rsidR="0014626F">
        <w:instrText xml:space="preserve"> ADDIN ZOTERO_ITEM CSL_CITATION {"citationID":"aCg8P4jx","properties":{"formattedCitation":"(Brooks et al., 2017)","plainCitation":"(Brooks et al., 2017)","noteIndex":0},"citationItems":[{"id":2216,"uris":["http://zotero.org/users/3599437/items/93GIZ5NF"],"itemData":{"id":2216,"type":"article-journal","container-title":"The R Journal","DOI":"10.32614/RJ-2017-066","issue":"2","page":"378–400","title":"glmmTMB Balances Speed and Flexibility Among Packages for Zero-inflated Generalized Linear Mixed Modeling","volume":"9","author":[{"family":"Brooks","given":"Mollie E."},{"family":"Kristensen","given":"Kasper"},{"family":"Benthem","given":"Koen J.","dropping-particle":"van"},{"family":"Magnusson","given":"Arni"},{"family":"Berg","given":"Casper W."},{"family":"Nielsen","given":"Anders"},{"family":"Skaug","given":"Hans J."},{"family":"Maechler","given":"Martin"},{"family":"Bolker","given":"Benjamin M."}],"issued":{"date-parts":[["2017"]]}}}],"schema":"https://github.com/citation-style-language/schema/raw/master/csl-citation.json"} </w:instrText>
      </w:r>
      <w:r w:rsidR="0014626F">
        <w:fldChar w:fldCharType="separate"/>
      </w:r>
      <w:r w:rsidR="0014626F" w:rsidRPr="0014626F">
        <w:t>(Brooks et al., 2017)</w:t>
      </w:r>
      <w:r w:rsidR="0014626F">
        <w:fldChar w:fldCharType="end"/>
      </w:r>
      <w:r w:rsidRPr="001C7F6C">
        <w:t>, and the best fit was chosen based on inspection of residual plots and AIC criteria</w:t>
      </w:r>
      <w:r w:rsidR="00782F03">
        <w:t xml:space="preserve"> </w:t>
      </w:r>
      <w:r w:rsidR="00782F03">
        <w:fldChar w:fldCharType="begin"/>
      </w:r>
      <w:r w:rsidR="00782F03">
        <w:instrText xml:space="preserve"> ADDIN ZOTERO_ITEM CSL_CITATION {"citationID":"TQFoxJk8","properties":{"formattedCitation":"(Bozdogan, 1987)","plainCitation":"(Bozdogan, 1987)","noteIndex":0},"citationItems":[{"id":2221,"uris":["http://zotero.org/users/3599437/items/SEWXH7R6"],"itemData":{"id":2221,"type":"article-journal","abstract":"During the last fifteen years, Akaike's entropy-based Information Criterion (AIC) has had a fundamental impact in statistical model evaluation problems. This paper studies the general theory of the AIC procedure and provides its analytical extensions in two ways without violating Akaike's main principles. These extensions make AIC asymptotically consistent and penalize overparameterization more stringently to pick only the simplest of the “true” models. These selection criteria are called CAIC and CAICF. Asymptotic properties of AIC and its extensions are investigated, and empirical performances of these criteria are studied in choosing the correct degree of a polynomial model in two different Monte Carlo experiments under different conditions.","container-title":"Psychometrika","DOI":"10.1007/BF02294361","ISSN":"0033-3123, 1860-0980","issue":"3","language":"en","page":"345-370","source":"Cambridge University Press","title":"Model Selection and Akaike's Information Criterion (AIC): The General Theory and its Analytical Extensions","title-short":"Model Selection and Akaike's Information Criterion (AIC)","volume":"52","author":[{"family":"Bozdogan","given":"Hamparsum"}],"issued":{"date-parts":[["1987",9]]}}}],"schema":"https://github.com/citation-style-language/schema/raw/master/csl-citation.json"} </w:instrText>
      </w:r>
      <w:r w:rsidR="00782F03">
        <w:fldChar w:fldCharType="separate"/>
      </w:r>
      <w:r w:rsidR="00782F03" w:rsidRPr="00782F03">
        <w:t>(Bozdogan, 1987)</w:t>
      </w:r>
      <w:r w:rsidR="00782F03">
        <w:fldChar w:fldCharType="end"/>
      </w:r>
      <w:r w:rsidRPr="001C7F6C">
        <w:t xml:space="preserve">. </w:t>
      </w:r>
      <w:r w:rsidR="0014626F">
        <w:t xml:space="preserve">The best fitting model was summarised using </w:t>
      </w:r>
      <w:proofErr w:type="spellStart"/>
      <w:r w:rsidR="0014626F" w:rsidRPr="00FD249C">
        <w:rPr>
          <w:i/>
          <w:iCs/>
        </w:rPr>
        <w:t>emmeans</w:t>
      </w:r>
      <w:proofErr w:type="spellEnd"/>
      <w:r w:rsidR="0014626F">
        <w:t xml:space="preserve"> </w:t>
      </w:r>
      <w:r w:rsidR="0014626F">
        <w:fldChar w:fldCharType="begin"/>
      </w:r>
      <w:r w:rsidR="0014626F">
        <w:instrText xml:space="preserve"> ADDIN ZOTERO_ITEM CSL_CITATION {"citationID":"pfNeJdf7","properties":{"formattedCitation":"(Lenth, 2024)","plainCitation":"(Lenth, 2024)","noteIndex":0},"citationItems":[{"id":2219,"uris":["http://zotero.org/users/3599437/items/LWYMRLBN"],"itemData":{"id":2219,"type":"book","title":"emmeans: Estimated Marginal Means, aka Least-Squares Means","URL":"https://CRAN.R-project.org/package=emmeans","author":[{"family":"Lenth","given":"Russell V."}],"issued":{"date-parts":[["2024"]]}}}],"schema":"https://github.com/citation-style-language/schema/raw/master/csl-citation.json"} </w:instrText>
      </w:r>
      <w:r w:rsidR="0014626F">
        <w:fldChar w:fldCharType="separate"/>
      </w:r>
      <w:r w:rsidR="0014626F" w:rsidRPr="0014626F">
        <w:t>(Lenth, 2024)</w:t>
      </w:r>
      <w:r w:rsidR="0014626F">
        <w:fldChar w:fldCharType="end"/>
      </w:r>
      <w:r w:rsidR="0014626F">
        <w:t>.</w:t>
      </w:r>
      <w:r w:rsidR="002A4453">
        <w:t xml:space="preserve"> Multivariate models were built and analysed using </w:t>
      </w:r>
      <w:r w:rsidR="002A4453" w:rsidRPr="002A4453">
        <w:rPr>
          <w:i/>
          <w:iCs/>
        </w:rPr>
        <w:t>vegan</w:t>
      </w:r>
      <w:r w:rsidR="002A4453">
        <w:t xml:space="preserve"> </w:t>
      </w:r>
      <w:r w:rsidR="002A4453">
        <w:fldChar w:fldCharType="begin"/>
      </w:r>
      <w:r w:rsidR="002A4453">
        <w:instrText xml:space="preserve"> ADDIN ZOTERO_ITEM CSL_CITATION {"citationID":"gmaie1CL","properties":{"formattedCitation":"(Oksanen et al., 2024)","plainCitation":"(Oksanen et al., 2024)","noteIndex":0},"citationItems":[{"id":2225,"uris":["http://zotero.org/users/3599437/items/XU5LN86M"],"itemData":{"id":2225,"type":"book","title":"vegan: Community Ecology Package","URL":"https://CRAN.R-project.org/package=vegan","author":[{"family":"Oksanen","given":"Jari"},{"family":"Simpson","given":"Gavin L."},{"family":"Blanchet","given":"F. Guillaume"},{"family":"Kindt","given":"Roeland"},{"family":"Legendre","given":"Pierre"},{"family":"Minchin","given":"Peter R."},{"family":"O'Hara","given":"R. B."},{"family":"Solymos","given":"Peter"},{"family":"Stevens","given":"M. Henry H."},{"family":"Szoecs","given":"Eduard"},{"family":"Wagner","given":"Helene"},{"family":"Barbour","given":"Matt"},{"family":"Bedward","given":"Michael"},{"family":"Bolker","given":"Ben"},{"family":"Borcard","given":"Daniel"},{"family":"Carvalho","given":"Gustavo"},{"family":"Chirico","given":"Michael"},{"family":"Caceres","given":"Miquel De"},{"family":"Durand","given":"Sebastien"},{"family":"Evangelista","given":"Heloisa Beatriz Antoniazi"},{"family":"FitzJohn","given":"Rich"},{"family":"Friendly","given":"Michael"},{"family":"Furneaux","given":"Brendan"},{"family":"Hannigan","given":"Geoffrey"},{"family":"Hill","given":"Mark O."},{"family":"Lahti","given":"Leo"},{"family":"McGlinn","given":"Dan"},{"family":"Ouellette","given":"Marie-Helene"},{"family":"Cunha","given":"Eduardo Ribeiro"},{"family":"Smith","given":"Tyler"},{"family":"Stier","given":"Adrian"},{"family":"Braak","given":"Cajo J. F. Ter"},{"family":"Weedon","given":"James"}],"issued":{"date-parts":[["2024"]]}}}],"schema":"https://github.com/citation-style-language/schema/raw/master/csl-citation.json"} </w:instrText>
      </w:r>
      <w:r w:rsidR="002A4453">
        <w:fldChar w:fldCharType="separate"/>
      </w:r>
      <w:r w:rsidR="002A4453" w:rsidRPr="002A4453">
        <w:t>(Oksanen et al., 2024)</w:t>
      </w:r>
      <w:r w:rsidR="002A4453">
        <w:fldChar w:fldCharType="end"/>
      </w:r>
      <w:r w:rsidR="0025438D">
        <w:t>.</w:t>
      </w:r>
      <w:r w:rsidR="0014626F">
        <w:t xml:space="preserve"> Specific analyses are described </w:t>
      </w:r>
      <w:r w:rsidR="00782F03">
        <w:t xml:space="preserve">in detail in </w:t>
      </w:r>
      <w:r w:rsidR="00737D7A">
        <w:t>supporting information</w:t>
      </w:r>
      <w:r w:rsidR="00782F03">
        <w:t>, and a</w:t>
      </w:r>
      <w:r w:rsidR="0014626F">
        <w:t>ll</w:t>
      </w:r>
      <w:r w:rsidRPr="001C7F6C">
        <w:t xml:space="preserve"> R code is available as part of the </w:t>
      </w:r>
      <w:proofErr w:type="spellStart"/>
      <w:r w:rsidR="00FD249C">
        <w:t>G</w:t>
      </w:r>
      <w:r w:rsidRPr="001C7F6C">
        <w:t>ithub</w:t>
      </w:r>
      <w:proofErr w:type="spellEnd"/>
      <w:r w:rsidRPr="001C7F6C">
        <w:t xml:space="preserve"> repository for this publication (</w:t>
      </w:r>
      <w:r w:rsidR="0014626F">
        <w:t>available upon acceptance</w:t>
      </w:r>
      <w:r w:rsidR="00E11F92">
        <w:t xml:space="preserve"> of the publication</w:t>
      </w:r>
      <w:r w:rsidRPr="001C7F6C">
        <w:t xml:space="preserve">). </w:t>
      </w:r>
    </w:p>
    <w:p w14:paraId="60CB05BD" w14:textId="77777777" w:rsidR="00782F03" w:rsidRPr="00045088" w:rsidRDefault="00782F03" w:rsidP="00045088">
      <w:pPr>
        <w:spacing w:line="360" w:lineRule="auto"/>
      </w:pPr>
    </w:p>
    <w:p w14:paraId="0DA2A854" w14:textId="6529F919" w:rsidR="0053182E" w:rsidRPr="00D00706" w:rsidRDefault="00BA7F3D" w:rsidP="00045088">
      <w:pPr>
        <w:spacing w:line="360" w:lineRule="auto"/>
        <w:rPr>
          <w:b/>
          <w:bCs/>
        </w:rPr>
      </w:pPr>
      <w:proofErr w:type="gramStart"/>
      <w:r w:rsidRPr="00D00706">
        <w:rPr>
          <w:b/>
          <w:bCs/>
        </w:rPr>
        <w:t>3  RESULTS</w:t>
      </w:r>
      <w:proofErr w:type="gramEnd"/>
    </w:p>
    <w:p w14:paraId="34205FB4" w14:textId="069B2DBA" w:rsidR="0053182E" w:rsidRPr="00A52678" w:rsidRDefault="007D24BE" w:rsidP="00045088">
      <w:pPr>
        <w:spacing w:line="360" w:lineRule="auto"/>
        <w:rPr>
          <w:b/>
          <w:bCs/>
          <w:i/>
          <w:iCs/>
        </w:rPr>
      </w:pPr>
      <w:r w:rsidRPr="00A52678">
        <w:rPr>
          <w:b/>
          <w:bCs/>
          <w:i/>
          <w:iCs/>
        </w:rPr>
        <w:t>3.1 Weather and crop yields</w:t>
      </w:r>
    </w:p>
    <w:p w14:paraId="63BE67B5" w14:textId="1B540F89" w:rsidR="00DA570F" w:rsidRDefault="00953C94" w:rsidP="00045088">
      <w:pPr>
        <w:spacing w:line="360" w:lineRule="auto"/>
      </w:pPr>
      <w:r>
        <w:t xml:space="preserve">The three years of production covered extreme conditions compared to 30-year averages; 2018 was the driest year of the past 30 years, and 2020 was the warmest. All production years started the season with more precipitation than average, but both 2018 (spring barley) and 2020 (faba bean) moved into drought conditions as the season progressed. </w:t>
      </w:r>
    </w:p>
    <w:p w14:paraId="2E61CD6B" w14:textId="77777777" w:rsidR="007D24BE" w:rsidRDefault="007D24BE" w:rsidP="00045088">
      <w:pPr>
        <w:spacing w:line="360" w:lineRule="auto"/>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026"/>
      </w:tblGrid>
      <w:tr w:rsidR="00F07C2C" w14:paraId="590C1A0F" w14:textId="77777777" w:rsidTr="006774E5">
        <w:tc>
          <w:tcPr>
            <w:tcW w:w="9016" w:type="dxa"/>
          </w:tcPr>
          <w:p w14:paraId="334A8DA4" w14:textId="4E712C74" w:rsidR="00CC097D" w:rsidRPr="00CC097D" w:rsidRDefault="00AD6F9E" w:rsidP="00CC097D">
            <w:pPr>
              <w:spacing w:line="360" w:lineRule="auto"/>
              <w:rPr>
                <w:lang w:val="da-DK"/>
              </w:rPr>
            </w:pPr>
            <w:r w:rsidRPr="00AD6F9E">
              <w:rPr>
                <w:noProof/>
                <w:lang w:val="da-DK"/>
              </w:rPr>
              <w:drawing>
                <wp:inline distT="0" distB="0" distL="0" distR="0" wp14:anchorId="5BE22884" wp14:editId="6A441050">
                  <wp:extent cx="5731510" cy="4457700"/>
                  <wp:effectExtent l="0" t="0" r="2540" b="0"/>
                  <wp:docPr id="6214298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731510" cy="4457700"/>
                          </a:xfrm>
                          <a:prstGeom prst="rect">
                            <a:avLst/>
                          </a:prstGeom>
                          <a:noFill/>
                          <a:ln>
                            <a:noFill/>
                          </a:ln>
                        </pic:spPr>
                      </pic:pic>
                    </a:graphicData>
                  </a:graphic>
                </wp:inline>
              </w:drawing>
            </w:r>
          </w:p>
          <w:p w14:paraId="731072AC" w14:textId="4E28A49E" w:rsidR="00F07C2C" w:rsidRDefault="00F07C2C" w:rsidP="00045088">
            <w:pPr>
              <w:spacing w:line="360" w:lineRule="auto"/>
            </w:pPr>
          </w:p>
        </w:tc>
      </w:tr>
      <w:tr w:rsidR="00F07C2C" w14:paraId="6C9AABF3" w14:textId="77777777" w:rsidTr="006774E5">
        <w:tc>
          <w:tcPr>
            <w:tcW w:w="9016" w:type="dxa"/>
          </w:tcPr>
          <w:p w14:paraId="405088BE" w14:textId="0A9C67B3" w:rsidR="00F07C2C" w:rsidRPr="00F07C2C" w:rsidRDefault="00F07C2C" w:rsidP="00CF32A9">
            <w:pPr>
              <w:rPr>
                <w:i/>
                <w:iCs/>
              </w:rPr>
            </w:pPr>
            <w:r w:rsidRPr="007D24BE">
              <w:rPr>
                <w:i/>
                <w:iCs/>
              </w:rPr>
              <w:lastRenderedPageBreak/>
              <w:t>Figure 1</w:t>
            </w:r>
            <w:r w:rsidR="00953C94">
              <w:rPr>
                <w:i/>
                <w:iCs/>
              </w:rPr>
              <w:t xml:space="preserve">. (Top) </w:t>
            </w:r>
            <w:r w:rsidR="00A75203">
              <w:rPr>
                <w:i/>
                <w:iCs/>
              </w:rPr>
              <w:t xml:space="preserve">Weather summaries comparing study years to 30-year averages. (Bottom) Study yields were comparable to mean yields observed in Denmark for each year (horizontal dashed lines) and </w:t>
            </w:r>
            <w:r w:rsidR="00AD6F9E">
              <w:rPr>
                <w:i/>
                <w:iCs/>
              </w:rPr>
              <w:t>were significantly</w:t>
            </w:r>
            <w:r w:rsidR="00A75203">
              <w:rPr>
                <w:i/>
                <w:iCs/>
              </w:rPr>
              <w:t xml:space="preserve"> impacted </w:t>
            </w:r>
            <w:r w:rsidR="00AD6F9E">
              <w:rPr>
                <w:i/>
                <w:iCs/>
              </w:rPr>
              <w:t xml:space="preserve">only </w:t>
            </w:r>
            <w:r w:rsidR="00A75203">
              <w:rPr>
                <w:i/>
                <w:iCs/>
              </w:rPr>
              <w:t>by cover crop treatment, with the mid-season planted radish (</w:t>
            </w:r>
            <w:proofErr w:type="spellStart"/>
            <w:r w:rsidR="00A75203">
              <w:rPr>
                <w:i/>
                <w:iCs/>
              </w:rPr>
              <w:t>RadM</w:t>
            </w:r>
            <w:proofErr w:type="spellEnd"/>
            <w:r w:rsidR="00A75203">
              <w:rPr>
                <w:i/>
                <w:iCs/>
              </w:rPr>
              <w:t xml:space="preserve">) treatment producing significantly higher yields (asterisk) compared to the other </w:t>
            </w:r>
            <w:r w:rsidR="005642B7">
              <w:rPr>
                <w:i/>
                <w:iCs/>
              </w:rPr>
              <w:t xml:space="preserve">cover crop </w:t>
            </w:r>
            <w:r w:rsidR="00A75203">
              <w:rPr>
                <w:i/>
                <w:iCs/>
              </w:rPr>
              <w:t>treatments.</w:t>
            </w:r>
          </w:p>
        </w:tc>
      </w:tr>
    </w:tbl>
    <w:p w14:paraId="2B820F6B" w14:textId="77777777" w:rsidR="00F07C2C" w:rsidRDefault="00F07C2C" w:rsidP="00045088">
      <w:pPr>
        <w:spacing w:line="360" w:lineRule="auto"/>
      </w:pPr>
    </w:p>
    <w:p w14:paraId="0D6E7803" w14:textId="41681601" w:rsidR="00953C94" w:rsidRPr="00A75203" w:rsidRDefault="00953C94" w:rsidP="00A75203">
      <w:pPr>
        <w:spacing w:line="360" w:lineRule="auto"/>
      </w:pPr>
      <w:r w:rsidRPr="00A75203">
        <w:t>Yields varied significantly by crop (p&lt;0.001) and by cover crop treatment (p&lt;0.001</w:t>
      </w:r>
      <w:proofErr w:type="gramStart"/>
      <w:r w:rsidRPr="00A75203">
        <w:t>), but</w:t>
      </w:r>
      <w:proofErr w:type="gramEnd"/>
      <w:r w:rsidRPr="00A75203">
        <w:t xml:space="preserve"> did not vary significantly by any other factors or their interactions. In 2018 spring barley yields averaged 4.07 </w:t>
      </w:r>
      <w:commentRangeStart w:id="73"/>
      <w:r w:rsidRPr="00A75203">
        <w:t>Mg ha-</w:t>
      </w:r>
      <w:commentRangeEnd w:id="73"/>
      <w:r w:rsidR="00937914">
        <w:rPr>
          <w:rStyle w:val="CommentReference"/>
        </w:rPr>
        <w:commentReference w:id="73"/>
      </w:r>
      <w:r w:rsidRPr="00A75203">
        <w:t xml:space="preserve">1, in 2019 </w:t>
      </w:r>
      <w:r w:rsidR="000347C5">
        <w:t xml:space="preserve">spring </w:t>
      </w:r>
      <w:r w:rsidRPr="00A75203">
        <w:t xml:space="preserve">oat yields averaged 4.28 Mg ha-1, and in 2020 faba bean yields averaged 3.47 Mg ha-1. On average, the </w:t>
      </w:r>
      <w:proofErr w:type="spellStart"/>
      <w:r w:rsidRPr="00A75203">
        <w:t>RadM</w:t>
      </w:r>
      <w:proofErr w:type="spellEnd"/>
      <w:r w:rsidRPr="00A75203">
        <w:t xml:space="preserve"> cover crop treatment exhibited 8% higher crop yields compared to all other cover crop treatments</w:t>
      </w:r>
      <w:r w:rsidR="00A75203">
        <w:t xml:space="preserve"> (p&lt;0.001)</w:t>
      </w:r>
      <w:r w:rsidR="005642B7">
        <w:t xml:space="preserve">; the other cover crop treatments </w:t>
      </w:r>
      <w:r w:rsidRPr="00A75203">
        <w:t>did not vary significantly from each other</w:t>
      </w:r>
      <w:r w:rsidR="005642B7">
        <w:t xml:space="preserve"> at a p=0.05 significance threshold (adjusted for multiple comparisons using the Tukey method (CITE))</w:t>
      </w:r>
      <w:r w:rsidRPr="00A75203">
        <w:t xml:space="preserve">. </w:t>
      </w:r>
    </w:p>
    <w:p w14:paraId="39D2C597" w14:textId="579D4368" w:rsidR="007D24BE" w:rsidRPr="00A52678" w:rsidRDefault="007D24BE" w:rsidP="00045088">
      <w:pPr>
        <w:spacing w:line="360" w:lineRule="auto"/>
        <w:rPr>
          <w:b/>
          <w:bCs/>
          <w:i/>
          <w:iCs/>
        </w:rPr>
      </w:pPr>
      <w:r w:rsidRPr="00A52678">
        <w:rPr>
          <w:b/>
          <w:bCs/>
          <w:i/>
          <w:iCs/>
        </w:rPr>
        <w:t>3.2 Fall vegetation</w:t>
      </w:r>
    </w:p>
    <w:p w14:paraId="59A3C5E8" w14:textId="77777777" w:rsidR="007D24BE" w:rsidRPr="00A52678" w:rsidRDefault="007D24BE" w:rsidP="00045088">
      <w:pPr>
        <w:spacing w:line="360" w:lineRule="auto"/>
        <w:rPr>
          <w:i/>
          <w:iCs/>
        </w:rPr>
      </w:pPr>
      <w:r w:rsidRPr="00A52678">
        <w:rPr>
          <w:i/>
          <w:iCs/>
        </w:rPr>
        <w:t>3.2.1 Biomass</w:t>
      </w:r>
    </w:p>
    <w:p w14:paraId="2BF6C4D9" w14:textId="5C16DCC8" w:rsidR="00F07C2C" w:rsidRDefault="00A75203" w:rsidP="00045088">
      <w:pPr>
        <w:spacing w:line="360" w:lineRule="auto"/>
      </w:pPr>
      <w:r>
        <w:t>The full statistical model showed complex interactions</w:t>
      </w:r>
      <w:r w:rsidR="008D2724">
        <w:t xml:space="preserve">, but year </w:t>
      </w:r>
      <w:r w:rsidR="005642B7">
        <w:t xml:space="preserve">explained the largest magnitude of variation </w:t>
      </w:r>
      <w:r w:rsidR="008D2724">
        <w:t xml:space="preserve">(p&lt;0.001). </w:t>
      </w:r>
      <w:r w:rsidR="003E7CBF" w:rsidRPr="003E7CBF">
        <w:t>In 2018, average fall biomass production was 2.27 Mg ha-1</w:t>
      </w:r>
      <w:r w:rsidR="003E7CBF">
        <w:t>, while in 2019 the average fall biomass production was less than half</w:t>
      </w:r>
      <w:r w:rsidR="005642B7">
        <w:t xml:space="preserve"> of the 2018 value</w:t>
      </w:r>
      <w:r w:rsidR="003E7CBF">
        <w:t xml:space="preserve"> (0.99 Mg ha-1). </w:t>
      </w:r>
      <w:r w:rsidR="000347C5">
        <w:t xml:space="preserve">Residue treatment had a small but significant (p&lt;0.001) main effect without significant interactions, with residue removal reducing fall biomass by 0.2 Mg ha-1 (SE:0.05). </w:t>
      </w:r>
      <w:r w:rsidR="008A45D0">
        <w:t>The effects of tillage and cover crop were amplified in 2018</w:t>
      </w:r>
      <w:r w:rsidR="00DC0149">
        <w:t xml:space="preserve"> compared to 2019</w:t>
      </w:r>
      <w:r w:rsidR="008A45D0">
        <w:t xml:space="preserve">, resulting in significant year interactions. </w:t>
      </w:r>
      <w:r w:rsidR="008D2724" w:rsidRPr="008D2724">
        <w:t xml:space="preserve">On average, increasing tillage intensity significantly decreased fall biomass by 27% and 9% when moving from no-till to surface tillage, and surface to inversion to surface, respectively. </w:t>
      </w:r>
      <w:r w:rsidR="00DC0149">
        <w:t xml:space="preserve">Tillage effects on biomass were strongest in the </w:t>
      </w:r>
      <w:proofErr w:type="spellStart"/>
      <w:r w:rsidR="00DC0149">
        <w:t>RadM</w:t>
      </w:r>
      <w:proofErr w:type="spellEnd"/>
      <w:r w:rsidR="00DC0149">
        <w:t xml:space="preserve"> and </w:t>
      </w:r>
      <w:proofErr w:type="spellStart"/>
      <w:r w:rsidR="00DC0149">
        <w:t>RadL</w:t>
      </w:r>
      <w:proofErr w:type="spellEnd"/>
      <w:r w:rsidR="00DC0149">
        <w:t xml:space="preserve"> </w:t>
      </w:r>
      <w:r w:rsidR="00DC0149" w:rsidRPr="008D2724">
        <w:t>(p=0.048)</w:t>
      </w:r>
      <w:r w:rsidR="00DC0149">
        <w:t xml:space="preserve"> compared to other treatments, and this pattern was consistent across years. </w:t>
      </w:r>
      <w:r w:rsidR="002314A6">
        <w:t>Growing degree days accumulated from cover crop planting to biomass sampling were not related to fall biomass values</w:t>
      </w:r>
      <w:ins w:id="74" w:author="Mette Sønderskov" w:date="2026-01-09T14:00:00Z" w16du:dateUtc="2026-01-09T13:00:00Z">
        <w:r w:rsidR="0095037A">
          <w:t xml:space="preserve"> (Fi</w:t>
        </w:r>
        <w:r w:rsidR="00BB39E6">
          <w:t>g</w:t>
        </w:r>
        <w:r w:rsidR="0095037A">
          <w:t>u</w:t>
        </w:r>
        <w:r w:rsidR="00BB39E6">
          <w:t>re</w:t>
        </w:r>
        <w:r w:rsidR="0095037A">
          <w:t xml:space="preserve"> 2</w:t>
        </w:r>
        <w:r w:rsidR="00BB39E6">
          <w:t>)</w:t>
        </w:r>
      </w:ins>
      <w:r w:rsidR="002314A6">
        <w:t>.</w:t>
      </w:r>
    </w:p>
    <w:p w14:paraId="27107AF0" w14:textId="77777777" w:rsidR="008877EC" w:rsidRDefault="008877EC" w:rsidP="00045088">
      <w:pPr>
        <w:spacing w:line="360" w:lineRule="auto"/>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026"/>
      </w:tblGrid>
      <w:tr w:rsidR="00F07C2C" w14:paraId="174270A8" w14:textId="77777777" w:rsidTr="006774E5">
        <w:tc>
          <w:tcPr>
            <w:tcW w:w="9016" w:type="dxa"/>
          </w:tcPr>
          <w:p w14:paraId="4A5114B0" w14:textId="06E8559F" w:rsidR="001D3CD3" w:rsidRPr="001D3CD3" w:rsidRDefault="00A52678" w:rsidP="001D3CD3">
            <w:pPr>
              <w:spacing w:line="360" w:lineRule="auto"/>
              <w:rPr>
                <w:lang w:val="da-DK"/>
              </w:rPr>
            </w:pPr>
            <w:r w:rsidRPr="00A52678">
              <w:rPr>
                <w:noProof/>
                <w:lang w:val="da-DK"/>
              </w:rPr>
              <w:lastRenderedPageBreak/>
              <w:drawing>
                <wp:inline distT="0" distB="0" distL="0" distR="0" wp14:anchorId="6139E5E2" wp14:editId="64A5D2DA">
                  <wp:extent cx="5731510" cy="4011930"/>
                  <wp:effectExtent l="0" t="0" r="2540" b="7620"/>
                  <wp:docPr id="2084119940"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731510" cy="4011930"/>
                          </a:xfrm>
                          <a:prstGeom prst="rect">
                            <a:avLst/>
                          </a:prstGeom>
                          <a:noFill/>
                          <a:ln>
                            <a:noFill/>
                          </a:ln>
                        </pic:spPr>
                      </pic:pic>
                    </a:graphicData>
                  </a:graphic>
                </wp:inline>
              </w:drawing>
            </w:r>
          </w:p>
          <w:p w14:paraId="77E13F33" w14:textId="24C4E07E" w:rsidR="00F07C2C" w:rsidRDefault="00F07C2C" w:rsidP="00045088">
            <w:pPr>
              <w:spacing w:line="360" w:lineRule="auto"/>
            </w:pPr>
          </w:p>
        </w:tc>
      </w:tr>
      <w:tr w:rsidR="00F07C2C" w14:paraId="7616A73E" w14:textId="77777777" w:rsidTr="006774E5">
        <w:tc>
          <w:tcPr>
            <w:tcW w:w="9016" w:type="dxa"/>
          </w:tcPr>
          <w:p w14:paraId="6AE88A83" w14:textId="2E06599B" w:rsidR="00F07C2C" w:rsidRPr="00F07C2C" w:rsidRDefault="00F07C2C" w:rsidP="00AF5044">
            <w:pPr>
              <w:rPr>
                <w:i/>
                <w:iCs/>
              </w:rPr>
            </w:pPr>
            <w:commentRangeStart w:id="75"/>
            <w:r w:rsidRPr="00F07C2C">
              <w:rPr>
                <w:i/>
                <w:iCs/>
              </w:rPr>
              <w:t>Figure 2</w:t>
            </w:r>
            <w:r w:rsidR="00950EEA">
              <w:rPr>
                <w:i/>
                <w:iCs/>
              </w:rPr>
              <w:t xml:space="preserve"> (T</w:t>
            </w:r>
            <w:commentRangeEnd w:id="75"/>
            <w:r w:rsidR="007C4B1C">
              <w:rPr>
                <w:rStyle w:val="CommentReference"/>
              </w:rPr>
              <w:commentReference w:id="75"/>
            </w:r>
            <w:r w:rsidR="00950EEA">
              <w:rPr>
                <w:i/>
                <w:iCs/>
              </w:rPr>
              <w:t>op) Fall biomass was not related to growing degree days (GDDs, italic number in red</w:t>
            </w:r>
            <w:r w:rsidR="00AF5044">
              <w:rPr>
                <w:i/>
                <w:iCs/>
              </w:rPr>
              <w:t>) and exhibited complex treatment interactions (letters within a year indicate significant differences)</w:t>
            </w:r>
            <w:r w:rsidR="00950EEA">
              <w:rPr>
                <w:i/>
                <w:iCs/>
              </w:rPr>
              <w:t xml:space="preserve">. (Bottom) </w:t>
            </w:r>
            <w:r w:rsidR="001D3CD3">
              <w:rPr>
                <w:i/>
                <w:iCs/>
              </w:rPr>
              <w:t>F</w:t>
            </w:r>
            <w:r w:rsidR="00AF5044">
              <w:rPr>
                <w:i/>
                <w:iCs/>
              </w:rPr>
              <w:t>all ground cover consisted mainly of cash crop volunteers</w:t>
            </w:r>
            <w:r w:rsidR="001D3CD3">
              <w:rPr>
                <w:i/>
                <w:iCs/>
              </w:rPr>
              <w:t>, with cover crop coverage ranging from 1-</w:t>
            </w:r>
            <w:r w:rsidR="00785EAA">
              <w:rPr>
                <w:i/>
                <w:iCs/>
              </w:rPr>
              <w:t>72% (white labels)</w:t>
            </w:r>
            <w:r w:rsidR="00AF5044">
              <w:rPr>
                <w:i/>
                <w:iCs/>
              </w:rPr>
              <w:t>.</w:t>
            </w:r>
          </w:p>
        </w:tc>
      </w:tr>
    </w:tbl>
    <w:p w14:paraId="6A1DD954" w14:textId="77777777" w:rsidR="00F07C2C" w:rsidRDefault="00F07C2C" w:rsidP="00045088">
      <w:pPr>
        <w:spacing w:line="360" w:lineRule="auto"/>
      </w:pPr>
    </w:p>
    <w:p w14:paraId="74A01EFB" w14:textId="3A6911B3" w:rsidR="007D24BE" w:rsidRPr="00A52678" w:rsidRDefault="007D24BE" w:rsidP="00045088">
      <w:pPr>
        <w:spacing w:line="360" w:lineRule="auto"/>
        <w:rPr>
          <w:i/>
          <w:iCs/>
        </w:rPr>
      </w:pPr>
      <w:r w:rsidRPr="00A52678">
        <w:rPr>
          <w:i/>
          <w:iCs/>
        </w:rPr>
        <w:t>3.2.2 Cover</w:t>
      </w:r>
    </w:p>
    <w:p w14:paraId="56C0BF29" w14:textId="1B7B8333" w:rsidR="005C0BB4" w:rsidRPr="005C0BB4" w:rsidRDefault="002314A6" w:rsidP="005C0BB4">
      <w:pPr>
        <w:spacing w:line="360" w:lineRule="auto"/>
        <w:rPr>
          <w:lang w:val="en-US"/>
        </w:rPr>
      </w:pPr>
      <w:r>
        <w:t xml:space="preserve">The percentage of the soil covered by vegetation </w:t>
      </w:r>
      <w:r w:rsidR="00CF32A9">
        <w:t>varied</w:t>
      </w:r>
      <w:r>
        <w:t xml:space="preserve"> </w:t>
      </w:r>
      <w:r w:rsidR="008B07A4">
        <w:t>significantly by year (p=0.03)</w:t>
      </w:r>
      <w:r w:rsidR="00AF348D">
        <w:t xml:space="preserve"> with a mean of </w:t>
      </w:r>
      <w:r w:rsidR="006774E5">
        <w:t>77</w:t>
      </w:r>
      <w:r w:rsidR="00AF348D">
        <w:t xml:space="preserve">% (SE:2%) soil </w:t>
      </w:r>
      <w:r w:rsidR="00DC0149">
        <w:t xml:space="preserve">coverage </w:t>
      </w:r>
      <w:r w:rsidR="008B07A4">
        <w:t xml:space="preserve">in 2018 and </w:t>
      </w:r>
      <w:r w:rsidR="006774E5">
        <w:t>7</w:t>
      </w:r>
      <w:r w:rsidR="008B07A4">
        <w:t>0% (SE:3%) in 2019</w:t>
      </w:r>
      <w:r>
        <w:t xml:space="preserve">. </w:t>
      </w:r>
      <w:r w:rsidR="00AF348D">
        <w:t xml:space="preserve">Overall, </w:t>
      </w:r>
      <w:r w:rsidR="006774E5">
        <w:t>soil coverage by cover crop</w:t>
      </w:r>
      <w:r w:rsidR="00A3505F">
        <w:t>s</w:t>
      </w:r>
      <w:r w:rsidR="006774E5">
        <w:t xml:space="preserve"> averaged </w:t>
      </w:r>
      <w:r w:rsidR="00AF348D">
        <w:t xml:space="preserve">15%, </w:t>
      </w:r>
      <w:r w:rsidR="00763F20">
        <w:t xml:space="preserve">but this varied significantly by cover crop treatment (p&lt;0.001). </w:t>
      </w:r>
      <w:r w:rsidR="00EA5B2A">
        <w:t xml:space="preserve">Tillage, residue, nor their interactions had significant impacts on the coverage categories. The impact of cover crop treatment on </w:t>
      </w:r>
      <w:r w:rsidR="00CF32A9">
        <w:t xml:space="preserve">cover crop </w:t>
      </w:r>
      <w:r w:rsidR="00EA5B2A">
        <w:t>coverage depended on the year, an effect driven b</w:t>
      </w:r>
      <w:commentRangeStart w:id="76"/>
      <w:r w:rsidR="00EA5B2A">
        <w:t xml:space="preserve">y </w:t>
      </w:r>
      <w:proofErr w:type="spellStart"/>
      <w:r w:rsidR="00EA5B2A">
        <w:t>MixE</w:t>
      </w:r>
      <w:proofErr w:type="spellEnd"/>
      <w:r w:rsidR="00EA5B2A">
        <w:t>:</w:t>
      </w:r>
      <w:commentRangeEnd w:id="76"/>
      <w:r w:rsidR="00F743A5">
        <w:rPr>
          <w:rStyle w:val="CommentReference"/>
        </w:rPr>
        <w:commentReference w:id="76"/>
      </w:r>
      <w:r w:rsidR="00EA5B2A">
        <w:t xml:space="preserve"> in 2018 the </w:t>
      </w:r>
      <w:proofErr w:type="spellStart"/>
      <w:r w:rsidR="00A3505F">
        <w:t>MixE</w:t>
      </w:r>
      <w:proofErr w:type="spellEnd"/>
      <w:r w:rsidR="00A3505F">
        <w:t xml:space="preserve"> </w:t>
      </w:r>
      <w:r w:rsidR="00EA5B2A">
        <w:t>cover crop</w:t>
      </w:r>
      <w:r w:rsidR="00CF32A9">
        <w:t>s</w:t>
      </w:r>
      <w:r w:rsidR="00EA5B2A">
        <w:t xml:space="preserve"> contributed an average of 21% (SE</w:t>
      </w:r>
      <w:r w:rsidR="00AF348D">
        <w:t xml:space="preserve">:5%) </w:t>
      </w:r>
      <w:r w:rsidR="00CF32A9">
        <w:t xml:space="preserve">coverage, </w:t>
      </w:r>
      <w:r w:rsidR="00AF348D">
        <w:t xml:space="preserve">while in 2019 </w:t>
      </w:r>
      <w:r w:rsidR="00226AAF">
        <w:t xml:space="preserve">they contributed an </w:t>
      </w:r>
      <w:r w:rsidR="00AF348D">
        <w:t xml:space="preserve">average of 58% (SE:6%). </w:t>
      </w:r>
      <w:r w:rsidR="00226AAF">
        <w:t>In the other cover crop treatments, t</w:t>
      </w:r>
      <w:r w:rsidR="00AF348D">
        <w:t xml:space="preserve">he contributions of the cover crop </w:t>
      </w:r>
      <w:r w:rsidR="00226AAF">
        <w:t xml:space="preserve">to coverage </w:t>
      </w:r>
      <w:r w:rsidR="00AF348D">
        <w:t>did not vary significantly by year</w:t>
      </w:r>
      <w:r w:rsidR="005C0BB4">
        <w:t xml:space="preserve">, with </w:t>
      </w:r>
      <w:proofErr w:type="spellStart"/>
      <w:r w:rsidR="005C0BB4">
        <w:t>RadM</w:t>
      </w:r>
      <w:proofErr w:type="spellEnd"/>
      <w:r w:rsidR="005C0BB4">
        <w:t xml:space="preserve"> having the highest cover crop coverage (50%, SE:4%), followed by </w:t>
      </w:r>
      <w:proofErr w:type="spellStart"/>
      <w:r w:rsidR="005C0BB4">
        <w:t>RadL</w:t>
      </w:r>
      <w:proofErr w:type="spellEnd"/>
      <w:r w:rsidR="005C0BB4">
        <w:t xml:space="preserve"> (25%, SE:4%), </w:t>
      </w:r>
      <w:proofErr w:type="spellStart"/>
      <w:r w:rsidR="005C0BB4">
        <w:t>MixM</w:t>
      </w:r>
      <w:proofErr w:type="spellEnd"/>
      <w:r w:rsidR="005C0BB4">
        <w:t xml:space="preserve"> (7%, SE:3%) and </w:t>
      </w:r>
      <w:proofErr w:type="spellStart"/>
      <w:r w:rsidR="005C0BB4">
        <w:t>NoCC</w:t>
      </w:r>
      <w:proofErr w:type="spellEnd"/>
      <w:r w:rsidR="005C0BB4">
        <w:t xml:space="preserve"> (&lt;1%, SE:3%)</w:t>
      </w:r>
      <w:r w:rsidR="00AF348D">
        <w:t>.</w:t>
      </w:r>
      <w:r w:rsidR="00F87470">
        <w:t xml:space="preserve"> Cover crop coverage and volunteer/weed coverage was inversely correlated (</w:t>
      </w:r>
      <w:r w:rsidR="009A7EA2">
        <w:t>ρ</w:t>
      </w:r>
      <w:r w:rsidR="00276F65">
        <w:t xml:space="preserve"> = -0.88</w:t>
      </w:r>
      <w:r w:rsidR="009A7EA2">
        <w:t>).</w:t>
      </w:r>
      <w:r w:rsidR="005C0BB4" w:rsidRPr="005C0BB4">
        <w:rPr>
          <w:lang w:val="en-US"/>
        </w:rPr>
        <w:t xml:space="preserve"> </w:t>
      </w:r>
    </w:p>
    <w:p w14:paraId="24FE91C1" w14:textId="77777777" w:rsidR="005C0BB4" w:rsidRPr="005C0BB4" w:rsidRDefault="005C0BB4" w:rsidP="00045088">
      <w:pPr>
        <w:spacing w:line="360" w:lineRule="auto"/>
        <w:rPr>
          <w:lang w:val="en-US"/>
        </w:rPr>
      </w:pPr>
    </w:p>
    <w:p w14:paraId="5050B1A4" w14:textId="29DB48B4" w:rsidR="007D24BE" w:rsidRPr="00A52678" w:rsidRDefault="007D24BE" w:rsidP="00045088">
      <w:pPr>
        <w:spacing w:line="360" w:lineRule="auto"/>
        <w:rPr>
          <w:i/>
          <w:iCs/>
        </w:rPr>
      </w:pPr>
      <w:r w:rsidRPr="00A52678">
        <w:rPr>
          <w:i/>
          <w:iCs/>
        </w:rPr>
        <w:lastRenderedPageBreak/>
        <w:t xml:space="preserve">3.2.3 </w:t>
      </w:r>
      <w:r w:rsidR="00785EAA" w:rsidRPr="00A52678">
        <w:rPr>
          <w:i/>
          <w:iCs/>
        </w:rPr>
        <w:t>Fall vegetation c</w:t>
      </w:r>
      <w:r w:rsidRPr="00A52678">
        <w:rPr>
          <w:i/>
          <w:iCs/>
        </w:rPr>
        <w:t>ommunity</w:t>
      </w:r>
    </w:p>
    <w:p w14:paraId="25D8B1AB" w14:textId="4F15F022" w:rsidR="00EA65A3" w:rsidRDefault="008302FF" w:rsidP="00045088">
      <w:pPr>
        <w:spacing w:line="360" w:lineRule="auto"/>
      </w:pPr>
      <w:r>
        <w:t>Communities were most strongly dictated by year of measurement</w:t>
      </w:r>
      <w:r w:rsidR="00785EAA">
        <w:t xml:space="preserve"> due to the crop volunteer species varying by year</w:t>
      </w:r>
      <w:r w:rsidR="00EA65A3">
        <w:t>. Model fit</w:t>
      </w:r>
      <w:r w:rsidR="00EF62F9">
        <w:t xml:space="preserve">, </w:t>
      </w:r>
      <w:r w:rsidR="00EA65A3">
        <w:t>convergence</w:t>
      </w:r>
      <w:r w:rsidR="00EF62F9">
        <w:t xml:space="preserve"> and interpretability</w:t>
      </w:r>
      <w:r w:rsidR="00EA65A3">
        <w:t xml:space="preserve"> w</w:t>
      </w:r>
      <w:r w:rsidR="00EF62F9">
        <w:t>ere</w:t>
      </w:r>
      <w:r w:rsidR="00EA65A3">
        <w:t xml:space="preserve"> improved when models were fit to years individually, so results are reported for those models. Within a year, cover crop treatment explained 65-70% of the variance and had a significant effect on community structure (p&lt;0.001), with tillage and straw removal treatments explaining less than 1% of the total variance each, respectively. </w:t>
      </w:r>
      <w:r w:rsidR="00041F28">
        <w:t xml:space="preserve">The two </w:t>
      </w:r>
      <w:r w:rsidR="00EF62F9">
        <w:t xml:space="preserve">cover crop </w:t>
      </w:r>
      <w:r w:rsidR="00041F28">
        <w:t>mix</w:t>
      </w:r>
      <w:r w:rsidR="00EF62F9">
        <w:t>ture</w:t>
      </w:r>
      <w:r w:rsidR="00041F28">
        <w:t xml:space="preserve"> treatments </w:t>
      </w:r>
      <w:commentRangeStart w:id="77"/>
      <w:commentRangeStart w:id="78"/>
      <w:r w:rsidR="00041F28">
        <w:t>(</w:t>
      </w:r>
      <w:proofErr w:type="spellStart"/>
      <w:r w:rsidR="00041F28">
        <w:t>MixE</w:t>
      </w:r>
      <w:proofErr w:type="spellEnd"/>
      <w:r w:rsidR="00041F28">
        <w:t xml:space="preserve"> and </w:t>
      </w:r>
      <w:proofErr w:type="spellStart"/>
      <w:r w:rsidR="00041F28">
        <w:t>MixM</w:t>
      </w:r>
      <w:proofErr w:type="spellEnd"/>
      <w:r w:rsidR="00041F28">
        <w:t xml:space="preserve">) </w:t>
      </w:r>
      <w:commentRangeEnd w:id="77"/>
      <w:r w:rsidR="00C65299">
        <w:rPr>
          <w:rStyle w:val="CommentReference"/>
        </w:rPr>
        <w:commentReference w:id="77"/>
      </w:r>
      <w:commentRangeEnd w:id="78"/>
      <w:r w:rsidR="009B7549">
        <w:rPr>
          <w:rStyle w:val="CommentReference"/>
        </w:rPr>
        <w:commentReference w:id="78"/>
      </w:r>
      <w:r w:rsidR="00041F28">
        <w:t>had communities distinct from the two radish treatments (</w:t>
      </w:r>
      <w:proofErr w:type="spellStart"/>
      <w:r w:rsidR="00041F28">
        <w:t>RadM</w:t>
      </w:r>
      <w:proofErr w:type="spellEnd"/>
      <w:r w:rsidR="00041F28">
        <w:t xml:space="preserve"> and </w:t>
      </w:r>
      <w:proofErr w:type="spellStart"/>
      <w:r w:rsidR="00041F28">
        <w:t>RadL</w:t>
      </w:r>
      <w:proofErr w:type="spellEnd"/>
      <w:r w:rsidR="00041F28">
        <w:t xml:space="preserve">), with the </w:t>
      </w:r>
      <w:proofErr w:type="spellStart"/>
      <w:r w:rsidR="00041F28">
        <w:t>NoCC</w:t>
      </w:r>
      <w:proofErr w:type="spellEnd"/>
      <w:r w:rsidR="00041F28">
        <w:t xml:space="preserve"> communities being more </w:t>
      </w:r>
      <w:proofErr w:type="gramStart"/>
      <w:r w:rsidR="00041F28">
        <w:t>similar to</w:t>
      </w:r>
      <w:proofErr w:type="gramEnd"/>
      <w:r w:rsidR="00041F28">
        <w:t xml:space="preserve"> the mix</w:t>
      </w:r>
      <w:r w:rsidR="00EF62F9">
        <w:t>ture</w:t>
      </w:r>
      <w:r w:rsidR="00041F28">
        <w:t xml:space="preserve"> treatments in both years (Figure 3). </w:t>
      </w:r>
    </w:p>
    <w:tbl>
      <w:tblPr>
        <w:tblStyle w:val="TableGrid"/>
        <w:tblW w:w="0" w:type="auto"/>
        <w:tblLook w:val="04A0" w:firstRow="1" w:lastRow="0" w:firstColumn="1" w:lastColumn="0" w:noHBand="0" w:noVBand="1"/>
      </w:tblPr>
      <w:tblGrid>
        <w:gridCol w:w="9016"/>
      </w:tblGrid>
      <w:tr w:rsidR="0038548F" w14:paraId="31900BDC" w14:textId="77777777" w:rsidTr="0038548F">
        <w:tc>
          <w:tcPr>
            <w:tcW w:w="9016" w:type="dxa"/>
          </w:tcPr>
          <w:p w14:paraId="21AB856E" w14:textId="668D0E16" w:rsidR="00602B25" w:rsidRPr="00602B25" w:rsidRDefault="00602B25" w:rsidP="00602B25">
            <w:pPr>
              <w:spacing w:line="360" w:lineRule="auto"/>
              <w:rPr>
                <w:lang w:val="da-DK"/>
              </w:rPr>
            </w:pPr>
            <w:r w:rsidRPr="00602B25">
              <w:rPr>
                <w:noProof/>
                <w:lang w:val="da-DK"/>
              </w:rPr>
              <w:drawing>
                <wp:inline distT="0" distB="0" distL="0" distR="0" wp14:anchorId="029ED059" wp14:editId="295D318A">
                  <wp:extent cx="5532120" cy="5532120"/>
                  <wp:effectExtent l="0" t="0" r="0" b="0"/>
                  <wp:docPr id="203468837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532120" cy="5532120"/>
                          </a:xfrm>
                          <a:prstGeom prst="rect">
                            <a:avLst/>
                          </a:prstGeom>
                          <a:noFill/>
                          <a:ln>
                            <a:noFill/>
                          </a:ln>
                        </pic:spPr>
                      </pic:pic>
                    </a:graphicData>
                  </a:graphic>
                </wp:inline>
              </w:drawing>
            </w:r>
          </w:p>
          <w:p w14:paraId="04F1211D" w14:textId="1D77427D" w:rsidR="0038548F" w:rsidRDefault="0038548F" w:rsidP="00045088">
            <w:pPr>
              <w:spacing w:line="360" w:lineRule="auto"/>
            </w:pPr>
          </w:p>
        </w:tc>
      </w:tr>
      <w:tr w:rsidR="0038548F" w14:paraId="3D438F13" w14:textId="77777777" w:rsidTr="0038548F">
        <w:tc>
          <w:tcPr>
            <w:tcW w:w="9016" w:type="dxa"/>
          </w:tcPr>
          <w:p w14:paraId="7E23C4D8" w14:textId="0F6AE806" w:rsidR="0038548F" w:rsidRDefault="0038548F" w:rsidP="00045088">
            <w:pPr>
              <w:spacing w:line="360" w:lineRule="auto"/>
            </w:pPr>
            <w:r w:rsidRPr="00D86704">
              <w:rPr>
                <w:b/>
                <w:bCs/>
              </w:rPr>
              <w:lastRenderedPageBreak/>
              <w:t>Figure 3</w:t>
            </w:r>
            <w:r w:rsidR="009133AC">
              <w:t xml:space="preserve"> </w:t>
            </w:r>
            <w:r w:rsidR="009133AC" w:rsidRPr="00D86704">
              <w:rPr>
                <w:i/>
                <w:iCs/>
              </w:rPr>
              <w:t>(Top)</w:t>
            </w:r>
            <w:r w:rsidR="009133AC">
              <w:t xml:space="preserve"> Cover crop system had the largest impact on fall vegetation communities, with a minor impact of tillage system</w:t>
            </w:r>
            <w:r w:rsidR="00EF62F9">
              <w:t xml:space="preserve"> and straw removal</w:t>
            </w:r>
            <w:r w:rsidR="009133AC">
              <w:t xml:space="preserve"> </w:t>
            </w:r>
            <w:r w:rsidR="009133AC" w:rsidRPr="00D86704">
              <w:rPr>
                <w:i/>
                <w:iCs/>
              </w:rPr>
              <w:t>(Bottom)</w:t>
            </w:r>
            <w:r w:rsidR="009133AC">
              <w:t xml:space="preserve"> Radish cover crop systems (</w:t>
            </w:r>
            <w:proofErr w:type="spellStart"/>
            <w:r w:rsidR="009133AC">
              <w:t>RadM</w:t>
            </w:r>
            <w:proofErr w:type="spellEnd"/>
            <w:r w:rsidR="009133AC">
              <w:t xml:space="preserve">, </w:t>
            </w:r>
            <w:proofErr w:type="spellStart"/>
            <w:r w:rsidR="009133AC">
              <w:t>RadL</w:t>
            </w:r>
            <w:proofErr w:type="spellEnd"/>
            <w:r w:rsidR="009133AC">
              <w:t>) had the highest potential ecosystem value, with the mixes (</w:t>
            </w:r>
            <w:proofErr w:type="spellStart"/>
            <w:r w:rsidR="009133AC">
              <w:t>MixE</w:t>
            </w:r>
            <w:proofErr w:type="spellEnd"/>
            <w:r w:rsidR="009133AC">
              <w:t xml:space="preserve">, </w:t>
            </w:r>
            <w:proofErr w:type="spellStart"/>
            <w:r w:rsidR="009133AC">
              <w:t>MixM</w:t>
            </w:r>
            <w:proofErr w:type="spellEnd"/>
            <w:r w:rsidR="009133AC">
              <w:t xml:space="preserve">) and </w:t>
            </w:r>
            <w:proofErr w:type="spellStart"/>
            <w:r w:rsidR="009133AC">
              <w:t>NoCC</w:t>
            </w:r>
            <w:proofErr w:type="spellEnd"/>
            <w:r w:rsidR="009133AC">
              <w:t xml:space="preserve"> systems having similarly low ecosystem value, due to a high percent</w:t>
            </w:r>
            <w:r w:rsidR="00D86704">
              <w:t xml:space="preserve"> coverage</w:t>
            </w:r>
            <w:r w:rsidR="009133AC">
              <w:t xml:space="preserve"> of low value crop volunteers</w:t>
            </w:r>
            <w:r w:rsidR="00D86704">
              <w:t xml:space="preserve"> in the community (see Figure 2). </w:t>
            </w:r>
            <w:r w:rsidR="009133AC">
              <w:t xml:space="preserve"> </w:t>
            </w:r>
          </w:p>
        </w:tc>
      </w:tr>
    </w:tbl>
    <w:p w14:paraId="1FF9CD11" w14:textId="77777777" w:rsidR="0038548F" w:rsidRDefault="0038548F" w:rsidP="00045088">
      <w:pPr>
        <w:spacing w:line="360" w:lineRule="auto"/>
      </w:pPr>
    </w:p>
    <w:p w14:paraId="46D6F3F9" w14:textId="7571518C" w:rsidR="00CA273C" w:rsidRDefault="00B83835" w:rsidP="00045088">
      <w:pPr>
        <w:spacing w:line="360" w:lineRule="auto"/>
      </w:pPr>
      <w:r>
        <w:t xml:space="preserve">Year and cover crop treatment had significant impacts on the number of species observed in a community (p&lt;0.001). </w:t>
      </w:r>
      <w:r w:rsidR="006D5A73">
        <w:t xml:space="preserve">The number of species observed ranged from one to eight, with a </w:t>
      </w:r>
      <w:commentRangeStart w:id="79"/>
      <w:r w:rsidR="006D5A73">
        <w:t xml:space="preserve">mode </w:t>
      </w:r>
      <w:commentRangeEnd w:id="79"/>
      <w:r w:rsidR="008C680E">
        <w:rPr>
          <w:rStyle w:val="CommentReference"/>
        </w:rPr>
        <w:commentReference w:id="79"/>
      </w:r>
      <w:r w:rsidR="006D5A73">
        <w:t xml:space="preserve">of two in 2018 and three in 2019. </w:t>
      </w:r>
      <w:r>
        <w:t xml:space="preserve">The </w:t>
      </w:r>
      <w:proofErr w:type="spellStart"/>
      <w:r>
        <w:t>MixE</w:t>
      </w:r>
      <w:proofErr w:type="spellEnd"/>
      <w:r>
        <w:t xml:space="preserve"> community had 1</w:t>
      </w:r>
      <w:r w:rsidR="006804BA">
        <w:t>.</w:t>
      </w:r>
      <w:r>
        <w:t>4 (SE:</w:t>
      </w:r>
      <w:r w:rsidR="006804BA">
        <w:t>0.</w:t>
      </w:r>
      <w:r w:rsidR="006D5A73">
        <w:t>2</w:t>
      </w:r>
      <w:r w:rsidR="006804BA">
        <w:t>, p=0.02</w:t>
      </w:r>
      <w:r>
        <w:t>) and 1</w:t>
      </w:r>
      <w:r w:rsidR="006804BA">
        <w:t>.</w:t>
      </w:r>
      <w:r>
        <w:t>5</w:t>
      </w:r>
      <w:r w:rsidR="006804BA">
        <w:t xml:space="preserve"> (SE:0.</w:t>
      </w:r>
      <w:r w:rsidR="006D5A73">
        <w:t>2</w:t>
      </w:r>
      <w:r w:rsidR="006804BA">
        <w:t xml:space="preserve">, p&lt;0.001) </w:t>
      </w:r>
      <w:r w:rsidR="006D5A73">
        <w:t xml:space="preserve">times </w:t>
      </w:r>
      <w:r w:rsidR="006804BA">
        <w:t xml:space="preserve">more species compared to the </w:t>
      </w:r>
      <w:proofErr w:type="spellStart"/>
      <w:r w:rsidR="006804BA">
        <w:t>RadL</w:t>
      </w:r>
      <w:proofErr w:type="spellEnd"/>
      <w:r w:rsidR="006804BA">
        <w:t xml:space="preserve"> and </w:t>
      </w:r>
      <w:proofErr w:type="spellStart"/>
      <w:r w:rsidR="006804BA">
        <w:t>RadM</w:t>
      </w:r>
      <w:proofErr w:type="spellEnd"/>
      <w:r w:rsidR="006804BA">
        <w:t xml:space="preserve"> communities, respectively, but the number of species in all other cover crop treatment comparisons were not significantly different. </w:t>
      </w:r>
      <w:r w:rsidR="00CA273C">
        <w:t xml:space="preserve">The evenness of the communities </w:t>
      </w:r>
      <w:r w:rsidR="00770D8A">
        <w:t>ranged from 0.09 to 1, and there was an amplifying interaction between cover crop treatment and year (p&lt;0.001)</w:t>
      </w:r>
      <w:r w:rsidR="00A3505F">
        <w:t>. E</w:t>
      </w:r>
      <w:r w:rsidR="00770D8A">
        <w:t xml:space="preserve">venness </w:t>
      </w:r>
      <w:r w:rsidR="00B20190">
        <w:t>was generally higher in the radish cover crop treatments</w:t>
      </w:r>
      <w:r w:rsidR="00770D8A">
        <w:t xml:space="preserve">, followed by the </w:t>
      </w:r>
      <w:del w:id="80" w:author="Mette Sønderskov" w:date="2026-01-09T15:16:00Z" w16du:dateUtc="2026-01-09T14:16:00Z">
        <w:r w:rsidR="00770D8A" w:rsidDel="00565184">
          <w:delText>early-planted mix</w:delText>
        </w:r>
      </w:del>
      <w:proofErr w:type="spellStart"/>
      <w:ins w:id="81" w:author="Mette Sønderskov" w:date="2026-01-09T15:16:00Z" w16du:dateUtc="2026-01-09T14:16:00Z">
        <w:r w:rsidR="00565184">
          <w:t>MixE</w:t>
        </w:r>
      </w:ins>
      <w:proofErr w:type="spellEnd"/>
      <w:r w:rsidR="00770D8A">
        <w:t xml:space="preserve">, followed by the </w:t>
      </w:r>
      <w:del w:id="82" w:author="Mette Sønderskov" w:date="2026-01-09T15:16:00Z" w16du:dateUtc="2026-01-09T14:16:00Z">
        <w:r w:rsidR="00770D8A" w:rsidDel="00565184">
          <w:delText xml:space="preserve">mid-planted mix </w:delText>
        </w:r>
      </w:del>
      <w:proofErr w:type="spellStart"/>
      <w:ins w:id="83" w:author="Mette Sønderskov" w:date="2026-01-09T15:16:00Z" w16du:dateUtc="2026-01-09T14:16:00Z">
        <w:r w:rsidR="00565184">
          <w:t>MixM</w:t>
        </w:r>
        <w:proofErr w:type="spellEnd"/>
        <w:r w:rsidR="00565184">
          <w:t xml:space="preserve"> </w:t>
        </w:r>
      </w:ins>
      <w:r w:rsidR="00770D8A">
        <w:t xml:space="preserve">and </w:t>
      </w:r>
      <w:del w:id="84" w:author="Mette Sønderskov" w:date="2026-01-09T15:16:00Z" w16du:dateUtc="2026-01-09T14:16:00Z">
        <w:r w:rsidR="00770D8A" w:rsidDel="00565184">
          <w:delText>no cover treatments</w:delText>
        </w:r>
      </w:del>
      <w:proofErr w:type="spellStart"/>
      <w:ins w:id="85" w:author="Mette Sønderskov" w:date="2026-01-09T15:16:00Z" w16du:dateUtc="2026-01-09T14:16:00Z">
        <w:r w:rsidR="00565184">
          <w:t>NoCC</w:t>
        </w:r>
      </w:ins>
      <w:proofErr w:type="spellEnd"/>
      <w:r w:rsidR="00770D8A">
        <w:t xml:space="preserve">; this pattern was true </w:t>
      </w:r>
      <w:r w:rsidR="00B20190">
        <w:t>regardless of tillage</w:t>
      </w:r>
      <w:r w:rsidR="00770D8A">
        <w:t xml:space="preserve"> system, straw management, and year</w:t>
      </w:r>
      <w:r w:rsidR="00B20190">
        <w:t xml:space="preserve"> (supporting information). </w:t>
      </w:r>
    </w:p>
    <w:p w14:paraId="7815ADC7" w14:textId="72A88A85" w:rsidR="00041F28" w:rsidRDefault="00041F28" w:rsidP="00045088">
      <w:pPr>
        <w:spacing w:line="360" w:lineRule="auto"/>
      </w:pPr>
      <w:r>
        <w:t>Radish species were estimated to have the highest ecological value</w:t>
      </w:r>
      <w:r w:rsidR="00602B25">
        <w:t xml:space="preserve"> while spring barley and spring oat volunteers had no value (</w:t>
      </w:r>
      <w:r w:rsidR="00737D7A">
        <w:t>supporting information</w:t>
      </w:r>
      <w:r w:rsidR="00602B25">
        <w:t xml:space="preserve">), resulting in treatments with high percent </w:t>
      </w:r>
      <w:commentRangeStart w:id="86"/>
      <w:r w:rsidR="00602B25">
        <w:t>RAPSR</w:t>
      </w:r>
      <w:commentRangeEnd w:id="86"/>
      <w:r w:rsidR="008546EA">
        <w:rPr>
          <w:rStyle w:val="CommentReference"/>
        </w:rPr>
        <w:commentReference w:id="86"/>
      </w:r>
      <w:r w:rsidR="00602B25">
        <w:t xml:space="preserve"> coverage having the highest potential ecosystem value (Figure 3). While the mixes</w:t>
      </w:r>
      <w:r w:rsidR="00EC5CCC">
        <w:t>’ communities</w:t>
      </w:r>
      <w:r w:rsidR="00602B25">
        <w:t xml:space="preserve"> contained species with high ecological value</w:t>
      </w:r>
      <w:r w:rsidR="00EC5CCC">
        <w:t xml:space="preserve"> (e.g.</w:t>
      </w:r>
      <w:r w:rsidR="00602B25">
        <w:t xml:space="preserve">, </w:t>
      </w:r>
      <w:r w:rsidR="00EC5CCC">
        <w:t xml:space="preserve">TAROF, LAMSS) that were absent in the radish systems, </w:t>
      </w:r>
      <w:r w:rsidR="00602B25">
        <w:t>the</w:t>
      </w:r>
      <w:r w:rsidR="00EC5CCC">
        <w:t>se high-value species had</w:t>
      </w:r>
      <w:r w:rsidR="00602B25">
        <w:t xml:space="preserve"> small contributions to the percent </w:t>
      </w:r>
      <w:proofErr w:type="gramStart"/>
      <w:r w:rsidR="00602B25">
        <w:t>coverage, and</w:t>
      </w:r>
      <w:proofErr w:type="gramEnd"/>
      <w:r w:rsidR="00602B25">
        <w:t xml:space="preserve"> therefore did not result in high estimated </w:t>
      </w:r>
      <w:r w:rsidR="009133AC">
        <w:t>ecosystem</w:t>
      </w:r>
      <w:r w:rsidR="00EF62F9">
        <w:t xml:space="preserve"> support</w:t>
      </w:r>
      <w:r w:rsidR="009133AC">
        <w:t xml:space="preserve"> potential. </w:t>
      </w:r>
    </w:p>
    <w:p w14:paraId="19BD8C5C" w14:textId="5D08A97E" w:rsidR="007D24BE" w:rsidRPr="00A52678" w:rsidRDefault="007D24BE" w:rsidP="00045088">
      <w:pPr>
        <w:spacing w:line="360" w:lineRule="auto"/>
        <w:rPr>
          <w:b/>
          <w:bCs/>
          <w:i/>
          <w:iCs/>
        </w:rPr>
      </w:pPr>
      <w:r w:rsidRPr="00A52678">
        <w:rPr>
          <w:b/>
          <w:bCs/>
          <w:i/>
          <w:iCs/>
        </w:rPr>
        <w:t>3.3 Spring weed counts</w:t>
      </w:r>
    </w:p>
    <w:p w14:paraId="02BC897D" w14:textId="670947B3" w:rsidR="00E83610" w:rsidRPr="00E83610" w:rsidRDefault="00523DF1" w:rsidP="00030F1C">
      <w:pPr>
        <w:spacing w:line="360" w:lineRule="auto"/>
        <w:rPr>
          <w:i/>
          <w:iCs/>
          <w:color w:val="EE0000"/>
        </w:rPr>
      </w:pPr>
      <w:r>
        <w:t xml:space="preserve">Total spring </w:t>
      </w:r>
      <w:r w:rsidR="00EF62F9">
        <w:t>weed</w:t>
      </w:r>
      <w:r>
        <w:t xml:space="preserve"> counts ranged from 28-1600 plants m-2, with a median of 296 plants m-2. There were complex treatment interactions, with a significant three-way interaction between year, tillage, and cover crop (p&lt;0.001) and a significant two-way interaction between year and residue (p&lt;0.001). Within the no-till system, </w:t>
      </w:r>
      <w:proofErr w:type="spellStart"/>
      <w:r>
        <w:t>MixE</w:t>
      </w:r>
      <w:proofErr w:type="spellEnd"/>
      <w:r>
        <w:t xml:space="preserve"> had </w:t>
      </w:r>
      <w:r w:rsidR="00030F1C">
        <w:t xml:space="preserve">significantly more </w:t>
      </w:r>
      <w:r w:rsidR="00D215C3">
        <w:t xml:space="preserve">weeds compared to all other treatments (p&lt;0.001), while in all other tillage systems there were no differences between cover crop treatments; this effect was </w:t>
      </w:r>
      <w:r w:rsidR="00030F1C">
        <w:t xml:space="preserve">significantly </w:t>
      </w:r>
      <w:r w:rsidR="00D215C3">
        <w:t xml:space="preserve">more pronounced in 2019 </w:t>
      </w:r>
      <w:r w:rsidR="00030F1C">
        <w:t xml:space="preserve">(2.6-3.7 times more weeds) </w:t>
      </w:r>
      <w:r w:rsidR="00D215C3">
        <w:t>compared to 2020</w:t>
      </w:r>
      <w:r w:rsidR="00030F1C">
        <w:t xml:space="preserve"> (1.6-1.7 times more weeds), but the patterns were the same. The most dramatic differences were between </w:t>
      </w:r>
      <w:proofErr w:type="spellStart"/>
      <w:r w:rsidR="00030F1C">
        <w:t>MixE</w:t>
      </w:r>
      <w:proofErr w:type="spellEnd"/>
      <w:r w:rsidR="00030F1C">
        <w:t xml:space="preserve"> and </w:t>
      </w:r>
      <w:proofErr w:type="spellStart"/>
      <w:r w:rsidR="00030F1C">
        <w:t>RadM</w:t>
      </w:r>
      <w:proofErr w:type="spellEnd"/>
      <w:r w:rsidR="00030F1C">
        <w:t xml:space="preserve">. </w:t>
      </w:r>
      <w:r w:rsidR="0086566B">
        <w:t xml:space="preserve">The total number of weeds was highest in the inversion tillage systems, followed by surface tillage systems, with the no-till systems having the smallest number of total weeds; these </w:t>
      </w:r>
      <w:r w:rsidR="0086566B">
        <w:lastRenderedPageBreak/>
        <w:t>effects were magnified in 2019 compared to 2020, and in 2020 the difference between no-till and surface tillage was borderline significant (p = 0.06). On average, inversion tillage had three and two times more spring weeds compared to the surface and no-till systems, respectively</w:t>
      </w:r>
      <w:r w:rsidR="00BE5883">
        <w:t xml:space="preserve"> (</w:t>
      </w:r>
      <w:r w:rsidR="00BE5883" w:rsidRPr="00133612">
        <w:rPr>
          <w:b/>
          <w:bCs/>
        </w:rPr>
        <w:t>Figure 4</w:t>
      </w:r>
      <w:r w:rsidR="00BE5883">
        <w:t>)</w:t>
      </w:r>
      <w:r w:rsidR="0086566B">
        <w:t>.</w:t>
      </w:r>
    </w:p>
    <w:p w14:paraId="309B4CF5" w14:textId="21BBC7E8" w:rsidR="00030F1C" w:rsidRDefault="00542FF3" w:rsidP="00030F1C">
      <w:pPr>
        <w:spacing w:line="360" w:lineRule="auto"/>
      </w:pPr>
      <w:r>
        <w:t xml:space="preserve">Despite having </w:t>
      </w:r>
      <w:proofErr w:type="gramStart"/>
      <w:r>
        <w:t>less</w:t>
      </w:r>
      <w:proofErr w:type="gramEnd"/>
      <w:r>
        <w:t xml:space="preserve"> total weeds, b</w:t>
      </w:r>
      <w:r w:rsidR="00BE5883">
        <w:t>oth no-till and surface tillage had significantly increased numbers of perennial weeds compared to inversion tillage. Averaged over no-till and surface tillage treatments, t</w:t>
      </w:r>
      <w:r w:rsidR="00D96229">
        <w:t xml:space="preserve">he number of perennial weeds </w:t>
      </w:r>
      <w:r w:rsidR="002D10E5">
        <w:t xml:space="preserve">in the </w:t>
      </w:r>
      <w:proofErr w:type="spellStart"/>
      <w:r w:rsidR="002D10E5">
        <w:t>MixE</w:t>
      </w:r>
      <w:proofErr w:type="spellEnd"/>
      <w:r w:rsidR="002D10E5">
        <w:t xml:space="preserve"> </w:t>
      </w:r>
      <w:r w:rsidR="00E50922">
        <w:t>was</w:t>
      </w:r>
      <w:r w:rsidR="002D10E5">
        <w:t xml:space="preserve"> </w:t>
      </w:r>
      <w:r w:rsidR="00E50922">
        <w:t xml:space="preserve">11 times higher (SE:6; p&lt;0.001) compared to the </w:t>
      </w:r>
      <w:proofErr w:type="spellStart"/>
      <w:r w:rsidR="00E50922">
        <w:t>t</w:t>
      </w:r>
      <w:r w:rsidR="002D10E5">
        <w:t>he</w:t>
      </w:r>
      <w:proofErr w:type="spellEnd"/>
      <w:r w:rsidR="002D10E5">
        <w:t xml:space="preserve"> </w:t>
      </w:r>
      <w:proofErr w:type="spellStart"/>
      <w:r w:rsidR="002D10E5">
        <w:t>NoCC</w:t>
      </w:r>
      <w:proofErr w:type="spellEnd"/>
      <w:r w:rsidR="002D10E5">
        <w:t xml:space="preserve"> treatment</w:t>
      </w:r>
      <w:r w:rsidR="00E9789B">
        <w:t>, and 2.6-8.6 times higher than the other cover crop treatments</w:t>
      </w:r>
      <w:r w:rsidR="00BE5883">
        <w:t>; these effects were erased in the inversion tillage treatment</w:t>
      </w:r>
      <w:r w:rsidR="00E83610">
        <w:t>.</w:t>
      </w:r>
      <w:r w:rsidR="00E9789B">
        <w:t xml:space="preserve"> The </w:t>
      </w:r>
      <w:proofErr w:type="spellStart"/>
      <w:r w:rsidR="00E9789B">
        <w:t>MixM</w:t>
      </w:r>
      <w:proofErr w:type="spellEnd"/>
      <w:r w:rsidR="00E9789B">
        <w:t xml:space="preserve"> had a borderline significant increase in perennial weeds compared to the </w:t>
      </w:r>
      <w:proofErr w:type="spellStart"/>
      <w:r w:rsidR="00E9789B">
        <w:t>NoCC</w:t>
      </w:r>
      <w:proofErr w:type="spellEnd"/>
      <w:r w:rsidR="00E9789B">
        <w:t xml:space="preserve"> (p=0.05), but all other treatments were not significantly different from the </w:t>
      </w:r>
      <w:proofErr w:type="spellStart"/>
      <w:r w:rsidR="00E9789B">
        <w:t>NoCC</w:t>
      </w:r>
      <w:proofErr w:type="spellEnd"/>
      <w:r w:rsidR="00E9789B">
        <w:t>.</w:t>
      </w:r>
      <w:r w:rsidR="00E83610">
        <w:t xml:space="preserve"> </w:t>
      </w:r>
      <w:r w:rsidR="000508B5">
        <w:t xml:space="preserve">The correlation between </w:t>
      </w:r>
      <w:commentRangeStart w:id="87"/>
      <w:r w:rsidR="000508B5">
        <w:t xml:space="preserve">faba bean </w:t>
      </w:r>
      <w:commentRangeEnd w:id="87"/>
      <w:r w:rsidR="00BE42CD">
        <w:rPr>
          <w:rStyle w:val="CommentReference"/>
        </w:rPr>
        <w:commentReference w:id="87"/>
      </w:r>
      <w:r w:rsidR="000508B5">
        <w:t>yields and annual weeds was not significant</w:t>
      </w:r>
      <w:r w:rsidR="00DA3E7B">
        <w:t xml:space="preserve"> (ρ=0.002, p=0.98)</w:t>
      </w:r>
      <w:r w:rsidR="000508B5">
        <w:t xml:space="preserve">, while the correlation </w:t>
      </w:r>
      <w:r w:rsidR="00A81ACF">
        <w:t>between yields and</w:t>
      </w:r>
      <w:r w:rsidR="000508B5">
        <w:t xml:space="preserve"> perennial weeds was (</w:t>
      </w:r>
      <w:r w:rsidR="00DA3E7B">
        <w:t>ρ=-0.28, p&lt;0.001</w:t>
      </w:r>
      <w:r w:rsidR="00A81ACF">
        <w:t xml:space="preserve">; </w:t>
      </w:r>
      <w:r w:rsidR="00A81ACF" w:rsidRPr="00A81ACF">
        <w:rPr>
          <w:b/>
          <w:bCs/>
        </w:rPr>
        <w:t>Figure 4</w:t>
      </w:r>
      <w:r w:rsidR="000508B5">
        <w:t>)</w:t>
      </w:r>
      <w:r w:rsidR="00DA3E7B">
        <w: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026"/>
      </w:tblGrid>
      <w:tr w:rsidR="005E12EA" w14:paraId="1B83127F" w14:textId="77777777" w:rsidTr="0054576C">
        <w:tc>
          <w:tcPr>
            <w:tcW w:w="9026" w:type="dxa"/>
          </w:tcPr>
          <w:p w14:paraId="2C35802D" w14:textId="1B3EA2FA" w:rsidR="005E12EA" w:rsidRPr="005E12EA" w:rsidRDefault="00717BE6" w:rsidP="00030F1C">
            <w:pPr>
              <w:spacing w:line="360" w:lineRule="auto"/>
              <w:rPr>
                <w:lang w:val="da-DK"/>
              </w:rPr>
            </w:pPr>
            <w:r w:rsidRPr="00717BE6">
              <w:rPr>
                <w:noProof/>
                <w:lang w:val="da-DK"/>
              </w:rPr>
              <w:lastRenderedPageBreak/>
              <w:drawing>
                <wp:inline distT="0" distB="0" distL="0" distR="0" wp14:anchorId="09C9707F" wp14:editId="024C5E7E">
                  <wp:extent cx="5731510" cy="6550025"/>
                  <wp:effectExtent l="0" t="0" r="2540" b="3175"/>
                  <wp:docPr id="172668479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731510" cy="6550025"/>
                          </a:xfrm>
                          <a:prstGeom prst="rect">
                            <a:avLst/>
                          </a:prstGeom>
                          <a:noFill/>
                          <a:ln>
                            <a:noFill/>
                          </a:ln>
                        </pic:spPr>
                      </pic:pic>
                    </a:graphicData>
                  </a:graphic>
                </wp:inline>
              </w:drawing>
            </w:r>
          </w:p>
        </w:tc>
      </w:tr>
      <w:tr w:rsidR="005E12EA" w14:paraId="77868ADE" w14:textId="77777777" w:rsidTr="0054576C">
        <w:tc>
          <w:tcPr>
            <w:tcW w:w="9026" w:type="dxa"/>
          </w:tcPr>
          <w:p w14:paraId="0E6944F1" w14:textId="34B53626" w:rsidR="005E12EA" w:rsidRPr="00133612" w:rsidRDefault="005E12EA" w:rsidP="00030F1C">
            <w:pPr>
              <w:spacing w:line="360" w:lineRule="auto"/>
              <w:rPr>
                <w:b/>
                <w:bCs/>
              </w:rPr>
            </w:pPr>
            <w:r w:rsidRPr="00BE5883">
              <w:rPr>
                <w:b/>
                <w:bCs/>
              </w:rPr>
              <w:t xml:space="preserve">Figure </w:t>
            </w:r>
            <w:r w:rsidR="00BE5883" w:rsidRPr="00BE5883">
              <w:rPr>
                <w:b/>
                <w:bCs/>
              </w:rPr>
              <w:t>4</w:t>
            </w:r>
            <w:r w:rsidRPr="00BE5883">
              <w:rPr>
                <w:b/>
                <w:bCs/>
              </w:rPr>
              <w:t>.</w:t>
            </w:r>
            <w:r w:rsidR="00BE5883">
              <w:rPr>
                <w:b/>
                <w:bCs/>
              </w:rPr>
              <w:t xml:space="preserve"> </w:t>
            </w:r>
            <w:r w:rsidR="00133612" w:rsidRPr="00133612">
              <w:rPr>
                <w:i/>
                <w:iCs/>
              </w:rPr>
              <w:t xml:space="preserve">(Top) </w:t>
            </w:r>
            <w:r w:rsidR="00BE5883">
              <w:t>Spring weed counts were significantly impacted by tillage system and cover crop treatment</w:t>
            </w:r>
            <w:r w:rsidR="00133612">
              <w:t>, with the early-planted mix exhibiting the highest perennial and overall weed count</w:t>
            </w:r>
            <w:r w:rsidRPr="00BE5883">
              <w:rPr>
                <w:b/>
                <w:bCs/>
              </w:rPr>
              <w:t xml:space="preserve"> </w:t>
            </w:r>
            <w:r w:rsidR="00133612" w:rsidRPr="00133612">
              <w:rPr>
                <w:i/>
                <w:iCs/>
              </w:rPr>
              <w:t>(Bottom)</w:t>
            </w:r>
            <w:r w:rsidR="00133612">
              <w:rPr>
                <w:i/>
                <w:iCs/>
              </w:rPr>
              <w:t xml:space="preserve"> </w:t>
            </w:r>
            <w:r w:rsidR="00133612">
              <w:t>Faba bean grain yields were negatively correlated with the number of perennial weeds present in the spring.</w:t>
            </w:r>
          </w:p>
        </w:tc>
      </w:tr>
    </w:tbl>
    <w:p w14:paraId="0FE38C89" w14:textId="77777777" w:rsidR="0054576C" w:rsidRDefault="0054576C" w:rsidP="0054576C">
      <w:pPr>
        <w:spacing w:line="360" w:lineRule="auto"/>
      </w:pPr>
    </w:p>
    <w:p w14:paraId="44CACAD0" w14:textId="1B718EC5" w:rsidR="0054576C" w:rsidRPr="00A52678" w:rsidRDefault="0054576C" w:rsidP="0054576C">
      <w:pPr>
        <w:spacing w:line="360" w:lineRule="auto"/>
        <w:rPr>
          <w:b/>
          <w:bCs/>
          <w:i/>
          <w:iCs/>
        </w:rPr>
      </w:pPr>
      <w:r w:rsidRPr="00A52678">
        <w:rPr>
          <w:b/>
          <w:bCs/>
          <w:i/>
          <w:iCs/>
        </w:rPr>
        <w:t xml:space="preserve">3.3 Pesticide </w:t>
      </w:r>
      <w:r w:rsidR="00A81ACF">
        <w:rPr>
          <w:b/>
          <w:bCs/>
          <w:i/>
          <w:iCs/>
        </w:rPr>
        <w:t xml:space="preserve">toxicity </w:t>
      </w:r>
      <w:r w:rsidRPr="00A52678">
        <w:rPr>
          <w:b/>
          <w:bCs/>
          <w:i/>
          <w:iCs/>
        </w:rPr>
        <w:t>loads</w:t>
      </w:r>
    </w:p>
    <w:p w14:paraId="156746C6" w14:textId="392D8C1A" w:rsidR="0054576C" w:rsidRDefault="0040336B" w:rsidP="0054576C">
      <w:pPr>
        <w:spacing w:line="360" w:lineRule="auto"/>
      </w:pPr>
      <w:r>
        <w:t>Pesticide usage (and therefore pesticide</w:t>
      </w:r>
      <w:r w:rsidR="00A81ACF">
        <w:t xml:space="preserve"> toxicity</w:t>
      </w:r>
      <w:r>
        <w:t xml:space="preserve"> loads) differed by year, tillage system, and cover crop system; s</w:t>
      </w:r>
      <w:r w:rsidR="00765D21">
        <w:t>traw retention had no impact on the system’s pesticide use. In all systems</w:t>
      </w:r>
      <w:r>
        <w:t xml:space="preserve"> </w:t>
      </w:r>
      <w:r>
        <w:lastRenderedPageBreak/>
        <w:t>and years</w:t>
      </w:r>
      <w:r w:rsidR="00765D21">
        <w:t xml:space="preserve">, pesticide loads were lowest in the </w:t>
      </w:r>
      <w:proofErr w:type="spellStart"/>
      <w:r w:rsidR="00765D21">
        <w:t>MixE</w:t>
      </w:r>
      <w:proofErr w:type="spellEnd"/>
      <w:r w:rsidR="00765D21">
        <w:t xml:space="preserve"> treatments. Pesticide use was lowest in the inversion tillage system and did not differ between the surface and no-till systems (</w:t>
      </w:r>
      <w:r w:rsidR="00737D7A">
        <w:t>supporting information</w:t>
      </w:r>
      <w:r w:rsidR="00765D21">
        <w:t xml:space="preserve">). </w:t>
      </w:r>
    </w:p>
    <w:p w14:paraId="28CC9E30" w14:textId="29B33CCF" w:rsidR="007348E9" w:rsidRPr="007348E9" w:rsidRDefault="007348E9" w:rsidP="0054576C">
      <w:pPr>
        <w:spacing w:line="360" w:lineRule="auto"/>
        <w:rPr>
          <w:b/>
          <w:bCs/>
          <w:i/>
          <w:iCs/>
        </w:rPr>
      </w:pPr>
      <w:r w:rsidRPr="007348E9">
        <w:rPr>
          <w:b/>
          <w:bCs/>
          <w:i/>
          <w:iCs/>
        </w:rPr>
        <w:t xml:space="preserve">3.4 </w:t>
      </w:r>
      <w:proofErr w:type="gramStart"/>
      <w:r w:rsidRPr="007348E9">
        <w:rPr>
          <w:b/>
          <w:bCs/>
          <w:i/>
          <w:iCs/>
        </w:rPr>
        <w:t>Multi-criteria summary</w:t>
      </w:r>
      <w:proofErr w:type="gramEnd"/>
    </w:p>
    <w:p w14:paraId="7B060C0D" w14:textId="12C01231" w:rsidR="007348E9" w:rsidRDefault="00A80E50" w:rsidP="0054576C">
      <w:pPr>
        <w:spacing w:line="360" w:lineRule="auto"/>
      </w:pPr>
      <w:r>
        <w:t>The system with the highest overall value (assuming equal weighting for all metrics) was the mid-season planted radish (</w:t>
      </w:r>
      <w:proofErr w:type="spellStart"/>
      <w:r>
        <w:t>RadM</w:t>
      </w:r>
      <w:proofErr w:type="spellEnd"/>
      <w:r>
        <w:t>) implemented in a no-till system with retained residue (</w:t>
      </w:r>
      <w:r w:rsidRPr="00A80E50">
        <w:rPr>
          <w:b/>
          <w:bCs/>
        </w:rPr>
        <w:t>Figure 5</w:t>
      </w:r>
      <w:r>
        <w:t>), while the system with the lowest overall value was the mid-season planted mixture (</w:t>
      </w:r>
      <w:proofErr w:type="spellStart"/>
      <w:r>
        <w:t>MixM</w:t>
      </w:r>
      <w:proofErr w:type="spellEnd"/>
      <w:r>
        <w:t xml:space="preserve">) implemented in a no-till system with residue removal. Across tillage and residue management systems, the </w:t>
      </w:r>
      <w:proofErr w:type="spellStart"/>
      <w:r>
        <w:t>RadM</w:t>
      </w:r>
      <w:proofErr w:type="spellEnd"/>
      <w:r>
        <w:t xml:space="preserve"> was the best performing cover crop treatment, and the </w:t>
      </w:r>
      <w:proofErr w:type="spellStart"/>
      <w:r>
        <w:t>MixM</w:t>
      </w:r>
      <w:proofErr w:type="spellEnd"/>
      <w:r>
        <w:t xml:space="preserve"> the worst.</w:t>
      </w:r>
      <w:r w:rsidR="00F61077">
        <w:t xml:space="preserve"> The early-planted mixture (</w:t>
      </w:r>
      <w:proofErr w:type="spellStart"/>
      <w:r w:rsidR="00F61077">
        <w:t>MixE</w:t>
      </w:r>
      <w:proofErr w:type="spellEnd"/>
      <w:r w:rsidR="00F61077">
        <w:t xml:space="preserve">) performed well in the inversion tillage system, but poorly in the other tillage systems. The impact of residue management system on the total value was marginal in the inversion tillage system, but residue retention in the </w:t>
      </w:r>
      <w:r w:rsidR="00F508EF">
        <w:t xml:space="preserve">surface and no-till systems increased total value. </w:t>
      </w:r>
    </w:p>
    <w:tbl>
      <w:tblPr>
        <w:tblStyle w:val="TableGrid"/>
        <w:tblW w:w="0" w:type="auto"/>
        <w:tblLook w:val="04A0" w:firstRow="1" w:lastRow="0" w:firstColumn="1" w:lastColumn="0" w:noHBand="0" w:noVBand="1"/>
      </w:tblPr>
      <w:tblGrid>
        <w:gridCol w:w="9016"/>
      </w:tblGrid>
      <w:tr w:rsidR="007348E9" w14:paraId="2F7ABF75" w14:textId="77777777" w:rsidTr="007348E9">
        <w:tc>
          <w:tcPr>
            <w:tcW w:w="9016" w:type="dxa"/>
          </w:tcPr>
          <w:p w14:paraId="7D227F4E" w14:textId="2578A012" w:rsidR="007348E9" w:rsidRPr="007348E9" w:rsidRDefault="007348E9" w:rsidP="0054576C">
            <w:pPr>
              <w:spacing w:line="360" w:lineRule="auto"/>
              <w:rPr>
                <w:lang w:val="da-DK"/>
              </w:rPr>
            </w:pPr>
            <w:r w:rsidRPr="007348E9">
              <w:rPr>
                <w:noProof/>
                <w:lang w:val="da-DK"/>
              </w:rPr>
              <w:lastRenderedPageBreak/>
              <w:drawing>
                <wp:inline distT="0" distB="0" distL="0" distR="0" wp14:anchorId="68215D70" wp14:editId="5C11A787">
                  <wp:extent cx="5731510" cy="5731510"/>
                  <wp:effectExtent l="0" t="0" r="2540" b="2540"/>
                  <wp:docPr id="154278889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731510" cy="5731510"/>
                          </a:xfrm>
                          <a:prstGeom prst="rect">
                            <a:avLst/>
                          </a:prstGeom>
                          <a:noFill/>
                          <a:ln>
                            <a:noFill/>
                          </a:ln>
                        </pic:spPr>
                      </pic:pic>
                    </a:graphicData>
                  </a:graphic>
                </wp:inline>
              </w:drawing>
            </w:r>
          </w:p>
        </w:tc>
      </w:tr>
      <w:tr w:rsidR="007348E9" w14:paraId="5FB38B66" w14:textId="77777777" w:rsidTr="007348E9">
        <w:tc>
          <w:tcPr>
            <w:tcW w:w="9016" w:type="dxa"/>
          </w:tcPr>
          <w:p w14:paraId="130FC98B" w14:textId="5DAE5A23" w:rsidR="007348E9" w:rsidRPr="007348E9" w:rsidRDefault="007348E9" w:rsidP="0054576C">
            <w:pPr>
              <w:spacing w:line="360" w:lineRule="auto"/>
              <w:rPr>
                <w:b/>
                <w:bCs/>
              </w:rPr>
            </w:pPr>
            <w:r w:rsidRPr="007348E9">
              <w:rPr>
                <w:b/>
                <w:bCs/>
              </w:rPr>
              <w:t xml:space="preserve">Figure 5. </w:t>
            </w:r>
            <w:r>
              <w:t xml:space="preserve">Summary of cropping systems’ performance in protecting soil </w:t>
            </w:r>
            <w:r w:rsidRPr="007348E9">
              <w:t>(Soi)</w:t>
            </w:r>
            <w:r>
              <w:t>, mitigation of fall nitrate leaching via fall biomass production (Bio), supporting ecosystems (Eco), grain production (Gra), perennial weed suppression (Per), and promoting human health and environmental safety (Saf)</w:t>
            </w:r>
            <w:r w:rsidR="00D92540">
              <w:t xml:space="preserve">; rows represent cover crop treatments, and columns represent tillage and small grain residue management systems. </w:t>
            </w:r>
          </w:p>
        </w:tc>
      </w:tr>
    </w:tbl>
    <w:p w14:paraId="6B583748" w14:textId="77777777" w:rsidR="007348E9" w:rsidRDefault="007348E9" w:rsidP="0054576C">
      <w:pPr>
        <w:spacing w:line="360" w:lineRule="auto"/>
      </w:pPr>
    </w:p>
    <w:p w14:paraId="639F27A7" w14:textId="77777777" w:rsidR="00030F1C" w:rsidRDefault="00030F1C" w:rsidP="00030F1C">
      <w:pPr>
        <w:spacing w:line="360" w:lineRule="auto"/>
      </w:pPr>
    </w:p>
    <w:p w14:paraId="38BFA72B" w14:textId="69C978AD" w:rsidR="0053182E" w:rsidRPr="003C7F19" w:rsidRDefault="00BA7F3D" w:rsidP="00045088">
      <w:pPr>
        <w:spacing w:line="360" w:lineRule="auto"/>
        <w:rPr>
          <w:b/>
          <w:bCs/>
        </w:rPr>
      </w:pPr>
      <w:proofErr w:type="gramStart"/>
      <w:r w:rsidRPr="003C7F19">
        <w:rPr>
          <w:b/>
          <w:bCs/>
        </w:rPr>
        <w:t>4  DISCUSSION</w:t>
      </w:r>
      <w:proofErr w:type="gramEnd"/>
    </w:p>
    <w:p w14:paraId="24D02701" w14:textId="78963F29" w:rsidR="005E150B" w:rsidRPr="00A52678" w:rsidRDefault="005E150B" w:rsidP="00045088">
      <w:pPr>
        <w:spacing w:line="360" w:lineRule="auto"/>
        <w:rPr>
          <w:b/>
          <w:bCs/>
          <w:i/>
          <w:iCs/>
        </w:rPr>
      </w:pPr>
      <w:r w:rsidRPr="00A52678">
        <w:rPr>
          <w:b/>
          <w:bCs/>
          <w:i/>
          <w:iCs/>
        </w:rPr>
        <w:t>4.1 Representativeness of results</w:t>
      </w:r>
    </w:p>
    <w:p w14:paraId="4A7D89AB" w14:textId="294A652F" w:rsidR="005E150B" w:rsidRDefault="000347C5" w:rsidP="00045088">
      <w:pPr>
        <w:spacing w:line="360" w:lineRule="auto"/>
      </w:pPr>
      <w:r w:rsidRPr="00A75203">
        <w:t xml:space="preserve">The average grain yields </w:t>
      </w:r>
      <w:r w:rsidR="005E150B">
        <w:t xml:space="preserve">in each year </w:t>
      </w:r>
      <w:r w:rsidRPr="00A75203">
        <w:t>of the present study were lower than national averages for the same crops in the same years [4.28 Mg ha-1 spring barley, 4.94 oats, and 4.08 Mg ha-</w:t>
      </w:r>
      <w:r w:rsidRPr="00A75203">
        <w:lastRenderedPageBreak/>
        <w:t xml:space="preserve">1 faba bean, respectively </w:t>
      </w:r>
      <w:r w:rsidRPr="00A75203">
        <w:fldChar w:fldCharType="begin"/>
      </w:r>
      <w:r w:rsidRPr="00A75203">
        <w:instrText xml:space="preserve"> ADDIN ZOTERO_ITEM CSL_CITATION {"citationID":"E6tVRQcl","properties":{"formattedCitation":"(FAO, 2023)","plainCitation":"(FAO, 2023)","noteIndex":0},"citationItems":[{"id":1012,"uris":["http://zotero.org/users/3599437/items/JXEWLHKI"],"itemData":{"id":1012,"type":"dataset","publisher":"Food and Agriculture Organization of the United Nations","title":"Crop and Livestock Products","URL":"https://www.fao.org/faostat/en/#data/QCL","author":[{"family":"FAO","given":""}],"issued":{"date-parts":[["2023"]]}}}],"schema":"https://github.com/citation-style-language/schema/raw/master/csl-citation.json"} </w:instrText>
      </w:r>
      <w:r w:rsidRPr="00A75203">
        <w:fldChar w:fldCharType="separate"/>
      </w:r>
      <w:r w:rsidRPr="00A75203">
        <w:t>(FAO, 2023)</w:t>
      </w:r>
      <w:r w:rsidRPr="00A75203">
        <w:fldChar w:fldCharType="end"/>
      </w:r>
      <w:r w:rsidRPr="00A75203">
        <w:t>], but the maximum grain yields observed each year exceeded the national averages</w:t>
      </w:r>
      <w:r w:rsidR="00737D7A">
        <w:t>, demonstrating our results are reasonably representative of production environments.</w:t>
      </w:r>
      <w:r w:rsidR="005E150B">
        <w:t xml:space="preserve"> While the study was only in place for three cash crop cycles, the weather years represented a range of conditions that provide a reasonable amount of inference space</w:t>
      </w:r>
      <w:r w:rsidR="00A52678">
        <w:t xml:space="preserve"> (Figure 1) wherein our results are informative</w:t>
      </w:r>
      <w:r w:rsidR="005E150B">
        <w:t xml:space="preserve">. </w:t>
      </w:r>
    </w:p>
    <w:p w14:paraId="2B7D00A7" w14:textId="1BF4D1F3" w:rsidR="0053182E" w:rsidRPr="00A52678" w:rsidRDefault="00737D7A" w:rsidP="00045088">
      <w:pPr>
        <w:spacing w:line="360" w:lineRule="auto"/>
        <w:rPr>
          <w:b/>
          <w:bCs/>
          <w:i/>
          <w:iCs/>
        </w:rPr>
      </w:pPr>
      <w:r w:rsidRPr="00A52678">
        <w:rPr>
          <w:b/>
          <w:bCs/>
          <w:i/>
          <w:iCs/>
        </w:rPr>
        <w:t xml:space="preserve"> </w:t>
      </w:r>
      <w:r w:rsidR="005E150B" w:rsidRPr="00A52678">
        <w:rPr>
          <w:b/>
          <w:bCs/>
          <w:i/>
          <w:iCs/>
        </w:rPr>
        <w:t>4.2 Interactions between management practices</w:t>
      </w:r>
    </w:p>
    <w:p w14:paraId="1989F081" w14:textId="7E196853" w:rsidR="00E33D15" w:rsidRDefault="00E33D15" w:rsidP="00E33D15">
      <w:pPr>
        <w:spacing w:line="360" w:lineRule="auto"/>
      </w:pPr>
      <w:r>
        <w:t xml:space="preserve">Our results suggest radish cover crops, especially when planted mid-season, are a robust cover cropping system that performed well </w:t>
      </w:r>
      <w:r w:rsidR="00A52678">
        <w:t xml:space="preserve">in the majority of performance metrics </w:t>
      </w:r>
      <w:r>
        <w:t xml:space="preserve">across tillage systems, straw managements, and weather years in </w:t>
      </w:r>
      <w:r w:rsidR="0098059C">
        <w:t>a</w:t>
      </w:r>
      <w:r>
        <w:t xml:space="preserve"> </w:t>
      </w:r>
      <w:r w:rsidR="00A52678">
        <w:t>temperate oceanic</w:t>
      </w:r>
      <w:r>
        <w:t xml:space="preserve"> climate</w:t>
      </w:r>
      <w:r w:rsidR="0098059C">
        <w:t xml:space="preserve"> </w:t>
      </w:r>
      <w:r w:rsidR="0098059C">
        <w:fldChar w:fldCharType="begin"/>
      </w:r>
      <w:r w:rsidR="0098059C">
        <w:instrText xml:space="preserve"> ADDIN ZOTERO_ITEM CSL_CITATION {"citationID":"LCxzZLb4","properties":{"formattedCitation":"(Peel et al., 2007)","plainCitation":"(Peel et al., 2007)","noteIndex":0},"citationItems":[{"id":2228,"uris":["http://zotero.org/users/3599437/items/HT5JEB2G"],"itemData":{"id":2228,"type":"article-journal","container-title":"Hydrology and Earth System Sciences","DOI":"10.5194/hess-11-1633-2007","issue":"5","page":"1633–1644","title":"Updated world map of the Köppen–Geiger climate classification","volume":"11","author":[{"family":"Peel","given":"M. C."},{"family":"Finlayson","given":"B. L."},{"family":"McMahon","given":"T. A."}],"issued":{"date-parts":[["2007"]]}}}],"schema":"https://github.com/citation-style-language/schema/raw/master/csl-citation.json"} </w:instrText>
      </w:r>
      <w:r w:rsidR="0098059C">
        <w:fldChar w:fldCharType="separate"/>
      </w:r>
      <w:r w:rsidR="0098059C" w:rsidRPr="0098059C">
        <w:t>(Peel et al., 2007)</w:t>
      </w:r>
      <w:r w:rsidR="0098059C">
        <w:fldChar w:fldCharType="end"/>
      </w:r>
      <w:r>
        <w:t>. Other temperate areas in Europe have likewise found radish cover crop systems perform well in a variety of contexts</w:t>
      </w:r>
      <w:r w:rsidR="006B785A">
        <w:t xml:space="preserve"> </w:t>
      </w:r>
      <w:r w:rsidR="001479F9">
        <w:fldChar w:fldCharType="begin"/>
      </w:r>
      <w:r w:rsidR="001479F9">
        <w:instrText xml:space="preserve"> ADDIN ZOTERO_ITEM CSL_CITATION {"citationID":"RK8vCJp4","properties":{"formattedCitation":"(Elhakeem et al., 2023; Leskov\\uc0\\u353{}ek et al., 2025)","plainCitation":"(Elhakeem et al., 2023; Leskovšek et al., 2025)","noteIndex":0},"citationItems":[{"id":2264,"uris":["http://zotero.org/users/3599437/items/7G5WW9KY"],"itemData":{"id":2264,"type":"article-journal","abstract":"Agricultural soils are at risk of nitrogen (N) leaching especially during the fallow period in autumn and winter. Cover crops are grown to capture soil mineral N that otherwise would leach to the groundwater. They can serve as green manure providing mineral N to the cash crop in spring. We investigated whether mixing species of cover crops can enhance N capture and therefore reduce N leaching more effectively than pure stands in autumn without increasing the risk of N leaching in spring. We hypothesised that mixed species with complementary traits will capture more N and accumulate more biomass. It was also expected that residues from cover crops with higher biomass and lower C:N ratio would mineralise faster and subsequently increase N leaching in spring. In a 4-year field experiment, cover crops were grown between August and February in a rotation with different cash crops. We used eight cover crop treatments, including three pure stands: radish (Raphanus sativus), vetch (Vicia sativa) and oats (Avena strigosa), all possible 2- and 3-species mixtures and a fallow (no cover crop). Treatment effects on leaching losses were estimated by analysing N concentrations in samples of leached pore water below the rooting zone and by modelling the volume of water leached per plot. Most N leaching occurred in autumn and winter while the amount of N leached in spring was negligible due to the lower precipitation. N leaching in autumn correlated negatively with cover crop biomass, N uptake and root length density. Radish and oats were the most productive species and dominated mixtures. Compared to the fallow, radish and mixtures that contained radish reduced N leaching by 49–73% and were characterized by quick soil cover, high N uptake and low to moderate C:N ratio. Subsequently, residues from radish and mixtures containing radish mineralized quickly, resulting in an increase in soil mineral N in spring by 70–110% as compared to fallow. This mineral N did not leach in spring and was available to the subsequent cash crop. This study demonstrates the importance of species selection in cover crop mixtures and recommends the use of radish-based mixtures if the purpose is to reduce N leaching in autumn and provide mineral N in spring.","container-title":"Field Crops Research","DOI":"10.1016/j.fcr.2022.108803","ISSN":"0378-4290","journalAbbreviation":"Field Crops Research","page":"108803","source":"ScienceDirect","title":"Radish-based cover crop mixtures mitigate leaching and increase availability of nitrogen to the cash crop","volume":"292","author":[{"family":"Elhakeem","given":"Ali"},{"family":"Porre","given":"Rima J."},{"family":"Hoffland","given":"Ellis"},{"family":"Van Dam","given":"Jos C."},{"family":"Drost","given":"Sytske M."},{"family":"De Deyn","given":"Gerlinde B."}],"issued":{"date-parts":[["2023",3,1]]}}},{"id":1527,"uris":["http://zotero.org/users/3599437/items/BQVLIYFN"],"itemData":{"id":1527,"type":"article-journal","abstract":"The integration of cover crops into cropping systems has demonstrated significant potential for enhancing weed suppression, improving soil health, and reducing dependence on chemical herbicides. A three-year field study conducted in Slovenia between 2020 and 2023 aimed to quantify the seasonal competitive relationships between cover crop and weeds while also evaluating potential yield benefits for the subsequent maize crop. A randomized complete block design accounted for variations in soil tillage (conventional and conservation) and cover crop type (single species: oilseed radish and berseem clover; a simple five-species cover crop mixture; and a functionally diverse seven-species cover crop mixture). Oilseed radish imposed the highest level of competition against weeds within the first four weeks post-sowing. The highest levels of weed suppression across years and tillage practices were observed with oilseed radish and the simple cover crop mixture (81–85 %). The functionally more diverse cover crop mixture was not more productive or weed suppressive than other cover crops neither did improve the level of weed control. The weed suppression level not closely linked to cover crop biomass production, suggests that rapid early growth may be more relevant functional trait for cover crop weed suppression capabilities. Maize yields were insignificantly improved with berseem clover and the most productive simple cover crop mixture by 0.7 t ha −1. The present study confirms the importance of cover crops as a key non-chemical weed management strategy for diversification. However, it also indicates the need for developing trait-based cover crop mixtures to further enhance cover crop-weed competition and main crop yield outcomes under specific resource availability, management practices, and desired ecosystem services.","container-title":"Agriculture, Ecosystems &amp; Environment","DOI":"10.1016/j.agee.2025.109530","ISSN":"0167-8809","journalAbbreviation":"Agriculture, Ecosystems &amp; Environment","page":"109530","source":"ScienceDirect","title":"Weed suppression and maize yield influenced by cover crop mixture diversity and tillage","volume":"383","author":[{"family":"Leskovšek","given":"Robert"},{"family":"Eler","given":"Klemen"},{"family":"Zamljen","given":"Sergeja Adamič"}],"issued":{"date-parts":[["2025",5,1]]}}}],"schema":"https://github.com/citation-style-language/schema/raw/master/csl-citation.json"} </w:instrText>
      </w:r>
      <w:r w:rsidR="001479F9">
        <w:fldChar w:fldCharType="separate"/>
      </w:r>
      <w:r w:rsidR="001479F9" w:rsidRPr="001479F9">
        <w:t>(Elhakeem et al., 2023; Leskovšek et al., 2025)</w:t>
      </w:r>
      <w:r w:rsidR="001479F9">
        <w:fldChar w:fldCharType="end"/>
      </w:r>
      <w:r w:rsidR="006B785A">
        <w:t>. In Northern latitudes where available heat units reduce quickly following August cash crop harvests, species that establish and grow quickly such as radish likely provide more reliable performance</w:t>
      </w:r>
      <w:r w:rsidR="00F508EF">
        <w:t xml:space="preserve"> compared to slower growing grass and clover species, which may only perform well under certain conditions (CITE)</w:t>
      </w:r>
      <w:r w:rsidR="006B785A">
        <w:t xml:space="preserve">. </w:t>
      </w:r>
      <w:r>
        <w:t xml:space="preserve">     </w:t>
      </w:r>
    </w:p>
    <w:p w14:paraId="746931A3" w14:textId="0C800DF0" w:rsidR="002E4D53" w:rsidRDefault="00260E18" w:rsidP="00045088">
      <w:pPr>
        <w:spacing w:line="360" w:lineRule="auto"/>
      </w:pPr>
      <w:r>
        <w:t>While year had a strong impact on all outcomes</w:t>
      </w:r>
      <w:r w:rsidR="00E33D15">
        <w:t xml:space="preserve"> in this study</w:t>
      </w:r>
      <w:r>
        <w:t xml:space="preserve">, it interacted with management practices by amplifying or dampening effects, rather than inducing cross-over </w:t>
      </w:r>
      <w:r w:rsidR="002E4D53">
        <w:t xml:space="preserve">interactions. A notable exception is performance of the early-planted cover crop mixture – in one year the resulting fall biomass contained very little contribution from the planted cover crop, while in another year it contributed over half of the total </w:t>
      </w:r>
      <w:r w:rsidR="00BD0B68">
        <w:t xml:space="preserve">fall </w:t>
      </w:r>
      <w:r w:rsidR="002E4D53">
        <w:t xml:space="preserve">biomass (Figure 2). However, in both cases the absolute amount of </w:t>
      </w:r>
      <w:r w:rsidR="00BD0B68">
        <w:t xml:space="preserve">cover crop </w:t>
      </w:r>
      <w:r w:rsidR="002E4D53">
        <w:t xml:space="preserve">biomass produced was still low. </w:t>
      </w:r>
    </w:p>
    <w:p w14:paraId="09AB2D1F" w14:textId="45214639" w:rsidR="00E33D15" w:rsidRDefault="00BD0B68" w:rsidP="00045088">
      <w:pPr>
        <w:spacing w:line="360" w:lineRule="auto"/>
      </w:pPr>
      <w:r>
        <w:t>The tillage system also amplified differences between cover crop treatments,</w:t>
      </w:r>
      <w:r w:rsidR="00E33D15">
        <w:t xml:space="preserve"> but in general did not change cover crop systems’ biomass and cover</w:t>
      </w:r>
      <w:r w:rsidR="00F508EF">
        <w:t>age</w:t>
      </w:r>
      <w:r w:rsidR="00E33D15">
        <w:t xml:space="preserve"> </w:t>
      </w:r>
      <w:proofErr w:type="gramStart"/>
      <w:r w:rsidR="00E33D15">
        <w:t>rankings</w:t>
      </w:r>
      <w:r w:rsidR="00F508EF">
        <w:t>,</w:t>
      </w:r>
      <w:r w:rsidR="00E33D15">
        <w:t xml:space="preserve"> and</w:t>
      </w:r>
      <w:proofErr w:type="gramEnd"/>
      <w:r w:rsidR="00E33D15">
        <w:t xml:space="preserve"> had </w:t>
      </w:r>
      <w:r w:rsidR="00F508EF">
        <w:t xml:space="preserve">only minor </w:t>
      </w:r>
      <w:r w:rsidR="00E33D15">
        <w:t>impacts on fall communities compared to the cover crop treatment.</w:t>
      </w:r>
    </w:p>
    <w:p w14:paraId="6FEFBC32" w14:textId="03A5C25D" w:rsidR="00260E18" w:rsidRDefault="00260E18" w:rsidP="00045088">
      <w:pPr>
        <w:spacing w:line="360" w:lineRule="auto"/>
      </w:pPr>
      <w:commentRangeStart w:id="88"/>
      <w:r>
        <w:t>Of the management practices investigated, s</w:t>
      </w:r>
      <w:r w:rsidR="005E150B">
        <w:t xml:space="preserve">traw </w:t>
      </w:r>
      <w:r>
        <w:t>management (</w:t>
      </w:r>
      <w:r w:rsidR="005E150B">
        <w:t>retention</w:t>
      </w:r>
      <w:r>
        <w:t xml:space="preserve"> or </w:t>
      </w:r>
      <w:r w:rsidR="005E150B">
        <w:t>removal</w:t>
      </w:r>
      <w:r>
        <w:t>)</w:t>
      </w:r>
      <w:r w:rsidR="005E150B">
        <w:t xml:space="preserve"> had </w:t>
      </w:r>
      <w:r>
        <w:t xml:space="preserve">the weakest </w:t>
      </w:r>
      <w:r w:rsidR="005E150B">
        <w:t xml:space="preserve">impacts on the </w:t>
      </w:r>
      <w:r>
        <w:t>outcomes</w:t>
      </w:r>
      <w:r w:rsidR="005E150B">
        <w:t xml:space="preserve"> evaluated in this study.</w:t>
      </w:r>
      <w:commentRangeEnd w:id="88"/>
      <w:r w:rsidR="00B25E0A">
        <w:rPr>
          <w:rStyle w:val="CommentReference"/>
        </w:rPr>
        <w:commentReference w:id="88"/>
      </w:r>
      <w:r w:rsidR="005E150B">
        <w:t xml:space="preserve"> This could be due to the incomplete removal of straw using a two-pass system wherein the </w:t>
      </w:r>
      <w:r>
        <w:t>straw is removed after grain has been harvested, resulting in around 60% of the straw being removed (CITE). A layer of straw mulch is therefore present in both systems,</w:t>
      </w:r>
      <w:r w:rsidR="009A203A">
        <w:t xml:space="preserve"> and </w:t>
      </w:r>
      <w:r w:rsidR="00A82D15">
        <w:t>the impact of the layer thickness may only manifest under certain environmental conditions</w:t>
      </w:r>
      <w:r>
        <w:t xml:space="preserve">. </w:t>
      </w:r>
    </w:p>
    <w:p w14:paraId="722498FE" w14:textId="0092D2CE" w:rsidR="00737D7A" w:rsidRPr="00602609" w:rsidRDefault="005E150B" w:rsidP="00045088">
      <w:pPr>
        <w:spacing w:line="360" w:lineRule="auto"/>
        <w:rPr>
          <w:lang w:val="da-DK"/>
        </w:rPr>
      </w:pPr>
      <w:commentRangeStart w:id="89"/>
      <w:r>
        <w:t xml:space="preserve">In our study the cover crop mixtures performed poorly in </w:t>
      </w:r>
      <w:proofErr w:type="gramStart"/>
      <w:r>
        <w:t>the majority of</w:t>
      </w:r>
      <w:proofErr w:type="gramEnd"/>
      <w:r>
        <w:t xml:space="preserve"> performance metrics employed. </w:t>
      </w:r>
      <w:commentRangeEnd w:id="89"/>
      <w:r w:rsidR="009F509F">
        <w:rPr>
          <w:rStyle w:val="CommentReference"/>
        </w:rPr>
        <w:commentReference w:id="89"/>
      </w:r>
      <w:r w:rsidR="00A82D15">
        <w:t xml:space="preserve">This adds to </w:t>
      </w:r>
      <w:r w:rsidR="00737D7A">
        <w:t xml:space="preserve">a growing body of research suggesting the use of cover crop mixes must be carefully </w:t>
      </w:r>
      <w:r>
        <w:t xml:space="preserve">and thoughtfully </w:t>
      </w:r>
      <w:r w:rsidR="00737D7A">
        <w:t>implemented</w:t>
      </w:r>
      <w:r>
        <w:t>, and the goals for the use of the mixes must be clearly articulated</w:t>
      </w:r>
      <w:r w:rsidR="00A82D15">
        <w:t xml:space="preserve">, as desirable outcomes are not guaranteed through diversity alone </w:t>
      </w:r>
      <w:r w:rsidR="00A82D15">
        <w:lastRenderedPageBreak/>
        <w:fldChar w:fldCharType="begin"/>
      </w:r>
      <w:r w:rsidR="00602609">
        <w:instrText xml:space="preserve"> ADDIN ZOTERO_ITEM CSL_CITATION {"citationID":"CwHy9nyI","properties":{"formattedCitation":"(Florence &amp; McGuire, 2020; MacLaren et al., 2019; McKenzie-Gopsill et al., 2022; Smith et al., 2020)","plainCitation":"(Florence &amp; McGuire, 2020; MacLaren et al., 2019; McKenzie-Gopsill et al., 2022; Smith et al., 2020)","noteIndex":0},"citationItems":[{"id":405,"uris":["http://zotero.org/users/3599437/items/GQRWTVRG"],"itemData":{"id":405,"type":"article-journal","abstract":"Multi-species cover crop mixtures have been increasing in popularity. It has been hypothesized these mixtures produce more biomass, suppress more weeds, scavenge more N, conserve more soil water, stimulate more soil biology, promote higher yields of subsequent crops, and have higher production stability than the best of their monoculture counterparts. This systematic review synthesizes a growing body of cover crop mixture research to assess, for these metrics, whether cover crop mixtures can perform better than their constituent species when planted alone. Searching three databases, we identified 27 studies which compared cover crop mixtures (containing at least three species) to all their constituent species. The studies contained 119 sampled cover crop plantings that met our eligibility criteria. From these, we extracted 243 full comparisons of the best-performing mixture and best-performing monoculture for the selected metrics. In 88% of these comparisons, the monoculture and mixture performed comparably. In 10% of the comparisons, the monoculture did better, and in 2% of comparisons the mixture performed better. Overall, there are few published studies documenting the superiority of cover crop mixtures over monocultures for our selected metrics.","container-title":"Agronomy Journal","DOI":"10.1002/agj2.20340","ISSN":"1435-0645","issue":"5","language":"en","license":"© 2020 The Authors. Agronomy Journal published by Wiley Periodicals LLC on behalf of American Society of Agronomy","note":"_eprint: https://onlinelibrary.wiley.com/doi/pdf/10.1002/agj2.20340","page":"3513-3534","source":"Wiley Online Library","title":"Do diverse cover crop mixtures perform better than monocultures? A systematic review","title-short":"Do diverse cover crop mixtures perform better than monocultures?","volume":"112","author":[{"family":"Florence","given":"A. M."},{"family":"McGuire","given":"A. M."}],"issued":{"date-parts":[["2020"]]}}},{"id":2275,"uris":["http://zotero.org/users/3599437/items/EQ8IH92E"],"itemData":{"id":2275,"type":"article-journal","container-title":"Crop Science","issue":"2","note":"publisher: Wiley Online Library","page":"733–748","title":"Cover crop biomass production is more important than diversity for weed suppression","volume":"59","author":[{"family":"MacLaren","given":"Chloe"},{"family":"Swanepoel","given":"Pieter"},{"family":"Bennett","given":"James"},{"family":"Wright","given":"Julia"},{"family":"Dehnen-Schmutz","given":"Katharina"}],"issued":{"date-parts":[["2019"]]}}},{"id":2270,"uris":["http://zotero.org/users/3599437/items/UIUPVGPT"],"itemData":{"id":2270,"type":"article-journal","abstract":"Cover crops are increasingly being included in crop rotations as a mechanism to promote diversity and provide agroecosystem services, including weed suppression. Recently, cover crop mixtures have increased in popularity in an attempt to provide a greater diversity in ecological services as compared with monocultures. Several recent studies, however, have failed to detect a positive effect of cover crop diversity on biomass production or weed suppression. Here we assessed biomass productivity and weed suppression in 19 cover crops seeded as monocultures and 19 mixtures of varying species composition and functional richness (two- and three-species mixtures) of full-season cover crops in Atlantic Canada. Cover crop biomass production and weed suppression varied by species identity, functional diversity, and species richness. As cover crop biomass increased regardless of diversity, weed biomass declined. Highly productive forbs and grasses provided the greatest weed suppression in monoculture. In line with previous observations, mixtures were not more productive or weed suppressive on average than the most productive monocultures. We observed that the inclusion of the highly productive species buckwheat (Fagopyrum esculentum Moench) and sorghum–sudangrass [Sorghum × drummondi (Nees ex Steud.) Millsp. &amp; Chase] in a mixture increased stand evenness, productivity, weed suppression, and spatiotemporal stability. Taken together, our results suggest that effects of diversity on mixture productivity and weed suppression are species specific. This further demonstrates the importance of species selection in cover crop mixture design.","container-title":"Weed Science","DOI":"10.1017/wsc.2022.28","ISSN":"0043-1745, 1550-2759","issue":"4","language":"en","page":"436-447","source":"Cambridge University Press","title":"The importance of species selection in cover crop mixture design","volume":"70","author":[{"family":"McKenzie-Gopsill","given":"Andrew"},{"family":"Mills","given":"Aaron"},{"family":"MacDonald","given":"Ashley Nicolle"},{"family":"Wyand","given":"Sylvia"}],"issued":{"date-parts":[["2022",7]]}}},{"id":2272,"uris":["http://zotero.org/users/3599437/items/H2QNEQEU"],"itemData":{"id":2272,"type":"article-journal","abstract":"Cover crops are increasingly being used for weed management, and planting them as diverse mixtures has become an increasingly popular strategy for their implementation. While ecological theory suggests that cover crop mixtures should be more weed suppressive than cover crop monocultures, few experiments have explicitly tested this for more than a single temporal niche. We assessed the effects of cover crop mixtures (5- or 6-species and 14-species mixtures) and monocultures on weed abundance (weed biomass) and weed suppression at the time of cover crop termination. Separate experiments were conducted in Madbury, NH, from 2014 to 2017 for each of three temporal cover-cropping niches: summer (spring planting–summer termination), fall (summer planting–fall termination), and spring (fall planting–subsequent spring termination). Regardless of temporal niche, mixtures were never more weed suppressive than the most weed-suppressive cover crop grown as a monoculture, and the more diverse mixture (14 species) never outperformed the less diverse mi</w:instrText>
      </w:r>
      <w:r w:rsidR="00602609" w:rsidRPr="00602609">
        <w:rPr>
          <w:lang w:val="da-DK"/>
        </w:rPr>
        <w:instrText xml:space="preserve">xture. Mean weed-suppression levels of the best-performing monocultures in each temporal niche ranged from 97% to 98% for buckwheat (Fagopyrum esculentum Moench) in the summer niche and forage radish (Raphanus sativus L. var. niger J. Kern.) in the fall niche, and 83% to 100% for triticale (×Triticosecale Wittm. ex A. Camus [Secale × Triticum]) in the winter–spring niche. In comparison, weed-suppression levels for the mixtures ranged from 66% to 97%, 70% to 90%, and 67% to 99% in the summer, fall, and spring niches, respectively. Stability of weed suppression, measured as the coefficient of variation, was two to six times greater in the best-performing monoculture compared with the most stable mixture, depending on the temporal niche. Results of this study suggest that when weed suppression is the sole objective, farmers are more likely to achieve better results planting the most weed-suppressive cover crop as a monoculture than a mixture.","container-title":"Weed Science","DOI":"10.1017/wsc.2020.12","ISSN":"0043-1745, 1550-2759","issue":"2","language":"en","page":"186-194","source":"Cambridge University Press","title":"Are cover crop mixtures better at suppressing weeds than cover crop monocultures?","volume":"68","author":[{"family":"Smith","given":"Richard G."},{"family":"Warren","given":"Nicholas D."},{"family":"Cordeau","given":"Stéphane"}],"issued":{"date-parts":[["2020",3]]}}}],"schema":"https://github.com/citation-style-language/schema/raw/master/csl-citation.json"} </w:instrText>
      </w:r>
      <w:r w:rsidR="00A82D15">
        <w:fldChar w:fldCharType="separate"/>
      </w:r>
      <w:r w:rsidR="00602609" w:rsidRPr="00602609">
        <w:rPr>
          <w:lang w:val="da-DK"/>
        </w:rPr>
        <w:t>(Florence &amp; McGuire, 2020; MacLaren et al., 2019; McKenzie-Gopsill et al., 2022; Smith et al., 2020)</w:t>
      </w:r>
      <w:r w:rsidR="00A82D15">
        <w:fldChar w:fldCharType="end"/>
      </w:r>
      <w:r w:rsidRPr="00602609">
        <w:rPr>
          <w:lang w:val="da-DK"/>
        </w:rPr>
        <w:t xml:space="preserve">.  </w:t>
      </w:r>
      <w:r w:rsidR="00737D7A" w:rsidRPr="00602609">
        <w:rPr>
          <w:lang w:val="da-DK"/>
        </w:rPr>
        <w:t xml:space="preserve"> </w:t>
      </w:r>
    </w:p>
    <w:p w14:paraId="055086BC" w14:textId="77777777" w:rsidR="000347C5" w:rsidRPr="00602609" w:rsidRDefault="000347C5" w:rsidP="00045088">
      <w:pPr>
        <w:spacing w:line="360" w:lineRule="auto"/>
        <w:rPr>
          <w:lang w:val="da-DK"/>
        </w:rPr>
      </w:pPr>
    </w:p>
    <w:p w14:paraId="05B2048B" w14:textId="77777777" w:rsidR="009A203A" w:rsidRPr="009A203A" w:rsidRDefault="009A203A" w:rsidP="009A203A">
      <w:pPr>
        <w:spacing w:line="360" w:lineRule="auto"/>
        <w:rPr>
          <w:b/>
          <w:bCs/>
        </w:rPr>
      </w:pPr>
      <w:r w:rsidRPr="009A203A">
        <w:rPr>
          <w:b/>
          <w:bCs/>
        </w:rPr>
        <w:t xml:space="preserve">4.3 Fall community compositions </w:t>
      </w:r>
    </w:p>
    <w:p w14:paraId="1964F8E7" w14:textId="316D1E80" w:rsidR="009A203A" w:rsidRDefault="009A203A" w:rsidP="009A203A">
      <w:pPr>
        <w:spacing w:line="360" w:lineRule="auto"/>
      </w:pPr>
      <w:r>
        <w:t xml:space="preserve">In our study, fall vegetation was mainly comprised of cash crop volunteers, which effectively competed with weeds (Figure 2). Previous studies in Denmark have shown that although fall communities dominated by cash crop volunteers reduce nitrate leaching compared to fallow land, radish cover cropping systems consistently reduce nitrate leaching compared to systems relying on spontaneous vegetation such as crop volunteers and weeds due to higher biomass </w:t>
      </w:r>
      <w:proofErr w:type="gramStart"/>
      <w:r>
        <w:t>production</w:t>
      </w:r>
      <w:r w:rsidR="00602609">
        <w:t xml:space="preserve"> </w:t>
      </w:r>
      <w:r>
        <w:t xml:space="preserve"> (</w:t>
      </w:r>
      <w:proofErr w:type="gramEnd"/>
      <w:r>
        <w:t xml:space="preserve">CITE). Our results show that in addition to supporting higher biomass production that effectively competes with other vegetation </w:t>
      </w:r>
      <w:r>
        <w:fldChar w:fldCharType="begin"/>
      </w:r>
      <w:r>
        <w:instrText xml:space="preserve"> ADDIN ZOTERO_ITEM CSL_CITATION {"citationID":"TsnxnQay","properties":{"formattedCitation":"(Lawley et al., 2012)","plainCitation":"(Lawley et al., 2012)","noteIndex":0},"citationItems":[{"id":2223,"uris":["http://zotero.org/users/3599437/items/YBXMEIRX"],"itemData":{"id":2223,"type":"article-journal","abstract":"Little is known about the mechanism of winter annual weed suppression by forage radish (Raphanus sativus L. variety longipinnatus) winter cover crops. Previous studies suggest that allelopathy from decomposing residue and competition due to rapid canopy development contribute to weed suppression by other Brassica cover crops. Four contrasting experimental approaches were used to identify the mechanism of weed suppression by forage radish cover crops. Results of a field based cover crop residue-transfer experiment supported the hypothesis that fall cover crop weed competition is the dominant mechanism of weed suppression following forage radish cover crops. A high level of early spring weed suppression was observed where forage radish grew in the fall regardless of whether residues were left in place or removed. In contrast, there was limited weed suppression in bare soil treatments that received additions of forage radish tissues. Bioassays using cover crop amended soil or aqueous extracts of cover crop tissues and amended soil did not reveal any allelopathic activity limiting seed germination or seedling establishment. In a field-based weed seed bioassay, forage radish cover crops did not inhibit emergence of winter-planted weed seeds relative to a no cover crop control. Forage radish amended soils stimulated seedling growth of lettuce (Lactuca sativa L.) in all types of bioassays. The results of the four experiments in this study point to a common conclusion that fall weed competition is the dominant mechanism for early spring weed suppression following forage radish winter cover crops.","container-title":"Agronomy Journal","DOI":"10.2134/agronj2011.0128","ISSN":"1435-0645","issue":"2","language":"en","license":"Copyright © 2012 by the American Society of Agronomy, Inc.","note":"_eprint: https://acsess.onlinelibrary.wiley.com/doi/pdf/10.2134/agronj2011.0128","page":"205-214","source":"Wiley Online Library","title":"The Mechanism for Weed Suppression by a Forage Radish Cover Crop","volume":"104","author":[{"family":"Lawley","given":"Yvonne E."},{"family":"Teasdale","given":"John R."},{"family":"Weil","given":"Ray R."}],"issued":{"date-parts":[["2012"]]}}}],"schema":"https://github.com/citation-style-language/schema/raw/master/csl-citation.json"} </w:instrText>
      </w:r>
      <w:r>
        <w:fldChar w:fldCharType="separate"/>
      </w:r>
      <w:r w:rsidRPr="00CA273C">
        <w:t>(Lawley et al., 2012)</w:t>
      </w:r>
      <w:r>
        <w:fldChar w:fldCharType="end"/>
      </w:r>
      <w:r>
        <w:t>, radish cover crops may also support fall vegetation communities with higher potential ecological value compared to vegetation resulting from both no-cover and cover crop mixtures. In our study, this was largely due to the radish cover crop replacing low-ecological value cash crop volunteers in the communities (Figure 3). While the other treatments supported more diverse fall communities, the communities were less even than the radish treatments; the contributions of species to soil cover w</w:t>
      </w:r>
      <w:ins w:id="90" w:author="Mette Sønderskov" w:date="2026-01-09T15:48:00Z" w16du:dateUtc="2026-01-09T14:48:00Z">
        <w:r w:rsidR="008558D4">
          <w:t>ere</w:t>
        </w:r>
      </w:ins>
      <w:del w:id="91" w:author="Mette Sønderskov" w:date="2026-01-09T15:48:00Z" w16du:dateUtc="2026-01-09T14:48:00Z">
        <w:r w:rsidDel="008558D4">
          <w:delText>as</w:delText>
        </w:r>
      </w:del>
      <w:r>
        <w:t xml:space="preserve"> small compared to the cash crop volunteers, resulting in small contributions to the potential ecological value of the communities. Our research suggests that while policies currently support radish cover crops for reducing fall nitrate leaching, they may also be promoting vegetation that provides value to ecosystems more broadly. However, the methods available for calculating potential ecosystem value are generalized and do not reflect local landscape compositions and ecologies, and more robust methods are needed to truly evaluate this hypothesis. Additionally, the potential for radish cover crops to provide winter bridges for disease and insect pest propagation requires consideration. </w:t>
      </w:r>
    </w:p>
    <w:p w14:paraId="6B271877" w14:textId="77777777" w:rsidR="000347C5" w:rsidRPr="00045088" w:rsidRDefault="000347C5" w:rsidP="00045088">
      <w:pPr>
        <w:spacing w:line="360" w:lineRule="auto"/>
      </w:pPr>
    </w:p>
    <w:p w14:paraId="41A4806E" w14:textId="77777777" w:rsidR="00B76139" w:rsidRPr="00045088" w:rsidRDefault="00B76139" w:rsidP="00045088">
      <w:pPr>
        <w:spacing w:line="360" w:lineRule="auto"/>
      </w:pPr>
    </w:p>
    <w:p w14:paraId="5EDFDA4B" w14:textId="5F3A9FC7" w:rsidR="0053182E" w:rsidRPr="003C7F19" w:rsidRDefault="00BA7F3D" w:rsidP="00045088">
      <w:pPr>
        <w:spacing w:line="360" w:lineRule="auto"/>
        <w:rPr>
          <w:b/>
          <w:bCs/>
        </w:rPr>
      </w:pPr>
      <w:proofErr w:type="gramStart"/>
      <w:r w:rsidRPr="003C7F19">
        <w:rPr>
          <w:b/>
          <w:bCs/>
        </w:rPr>
        <w:t>5  CONCLUSIONS</w:t>
      </w:r>
      <w:proofErr w:type="gramEnd"/>
    </w:p>
    <w:p w14:paraId="2223803F" w14:textId="2224DE71" w:rsidR="00D00706" w:rsidRDefault="00494819" w:rsidP="00045088">
      <w:pPr>
        <w:spacing w:line="360" w:lineRule="auto"/>
      </w:pPr>
      <w:r>
        <w:t>Will write after getting everyone’s edits…</w:t>
      </w:r>
    </w:p>
    <w:p w14:paraId="57ECD489" w14:textId="3999F972" w:rsidR="00045088" w:rsidRPr="00045088" w:rsidRDefault="00045088" w:rsidP="00045088">
      <w:pPr>
        <w:spacing w:line="360" w:lineRule="auto"/>
      </w:pPr>
    </w:p>
    <w:p w14:paraId="5A14BB31" w14:textId="77777777" w:rsidR="00045088" w:rsidRPr="003C7F19" w:rsidRDefault="00045088" w:rsidP="00045088">
      <w:pPr>
        <w:spacing w:line="360" w:lineRule="auto"/>
        <w:rPr>
          <w:b/>
          <w:bCs/>
        </w:rPr>
      </w:pPr>
      <w:r w:rsidRPr="003C7F19">
        <w:rPr>
          <w:b/>
          <w:bCs/>
        </w:rPr>
        <w:t>ACKNOWLEDGEMENTS</w:t>
      </w:r>
    </w:p>
    <w:p w14:paraId="685E2AFA" w14:textId="77777777" w:rsidR="00045088" w:rsidRPr="00045088" w:rsidRDefault="00045088" w:rsidP="00045088">
      <w:pPr>
        <w:spacing w:line="360" w:lineRule="auto"/>
      </w:pPr>
    </w:p>
    <w:p w14:paraId="7FA3B366" w14:textId="7E8A4D3B" w:rsidR="00045088" w:rsidRPr="00045088" w:rsidRDefault="00045088" w:rsidP="00045088">
      <w:pPr>
        <w:spacing w:line="360" w:lineRule="auto"/>
      </w:pPr>
      <w:commentRangeStart w:id="92"/>
      <w:r w:rsidRPr="00045088">
        <w:lastRenderedPageBreak/>
        <w:t xml:space="preserve">The study formed part of the EU Project </w:t>
      </w:r>
      <w:r w:rsidR="0040336B">
        <w:t xml:space="preserve">XXX </w:t>
      </w:r>
      <w:r w:rsidRPr="00045088">
        <w:t xml:space="preserve">led by </w:t>
      </w:r>
      <w:r w:rsidR="0040336B">
        <w:t>XX</w:t>
      </w:r>
      <w:r w:rsidRPr="00045088">
        <w:t xml:space="preserve"> of </w:t>
      </w:r>
      <w:r w:rsidR="0040336B">
        <w:t>XX</w:t>
      </w:r>
      <w:r w:rsidRPr="00045088">
        <w:t xml:space="preserve"> University.</w:t>
      </w:r>
      <w:r w:rsidR="0040336B">
        <w:t xml:space="preserve"> The authors acknowledge the contributions of Eugene Driessen, Karen XX, XXX who collected all data presented and whose field and laboratory expertise contributed significantly to this work. </w:t>
      </w:r>
      <w:commentRangeEnd w:id="92"/>
      <w:r w:rsidR="00602609">
        <w:rPr>
          <w:rStyle w:val="CommentReference"/>
        </w:rPr>
        <w:commentReference w:id="92"/>
      </w:r>
    </w:p>
    <w:p w14:paraId="4626568D" w14:textId="77777777" w:rsidR="00045088" w:rsidRPr="00045088" w:rsidRDefault="00045088" w:rsidP="00045088">
      <w:pPr>
        <w:spacing w:line="360" w:lineRule="auto"/>
      </w:pPr>
    </w:p>
    <w:p w14:paraId="47D33ADC" w14:textId="77777777" w:rsidR="00045088" w:rsidRPr="003C7F19" w:rsidRDefault="00045088" w:rsidP="00045088">
      <w:pPr>
        <w:spacing w:line="360" w:lineRule="auto"/>
        <w:rPr>
          <w:b/>
          <w:bCs/>
        </w:rPr>
      </w:pPr>
      <w:r w:rsidRPr="003C7F19">
        <w:rPr>
          <w:b/>
          <w:bCs/>
        </w:rPr>
        <w:t>CONFLICT OF INTEREST</w:t>
      </w:r>
    </w:p>
    <w:p w14:paraId="53D84E4A" w14:textId="77777777" w:rsidR="00D00706" w:rsidRDefault="00D00706" w:rsidP="00045088">
      <w:pPr>
        <w:spacing w:line="360" w:lineRule="auto"/>
      </w:pPr>
    </w:p>
    <w:p w14:paraId="0D85E962" w14:textId="52D86CF1" w:rsidR="00045088" w:rsidRPr="00045088" w:rsidRDefault="00045088" w:rsidP="00045088">
      <w:pPr>
        <w:spacing w:line="360" w:lineRule="auto"/>
      </w:pPr>
      <w:r w:rsidRPr="00045088">
        <w:t xml:space="preserve">Please state any conflicts of interest. </w:t>
      </w:r>
    </w:p>
    <w:p w14:paraId="63036C91" w14:textId="484FF8D4" w:rsidR="00045088" w:rsidRPr="00045088" w:rsidRDefault="00045088" w:rsidP="00045088">
      <w:pPr>
        <w:spacing w:line="360" w:lineRule="auto"/>
      </w:pPr>
    </w:p>
    <w:p w14:paraId="25F9DA31" w14:textId="7552EEF2" w:rsidR="00CF198B" w:rsidRPr="00045088" w:rsidRDefault="00CF198B" w:rsidP="00045088">
      <w:pPr>
        <w:spacing w:line="360" w:lineRule="auto"/>
      </w:pPr>
    </w:p>
    <w:p w14:paraId="7D34540D" w14:textId="77777777" w:rsidR="00FD5287" w:rsidRDefault="00FD5287" w:rsidP="00045088">
      <w:pPr>
        <w:spacing w:line="360" w:lineRule="auto"/>
        <w:rPr>
          <w:b/>
          <w:bCs/>
        </w:rPr>
      </w:pPr>
      <w:r w:rsidRPr="003C7F19">
        <w:rPr>
          <w:b/>
          <w:bCs/>
        </w:rPr>
        <w:t>Supporting Information</w:t>
      </w:r>
    </w:p>
    <w:p w14:paraId="797804C6" w14:textId="77777777" w:rsidR="00602609" w:rsidRPr="003C7F19" w:rsidRDefault="00602609" w:rsidP="00602609">
      <w:pPr>
        <w:spacing w:line="360" w:lineRule="auto"/>
        <w:rPr>
          <w:b/>
          <w:bCs/>
        </w:rPr>
      </w:pPr>
      <w:r w:rsidRPr="003C7F19">
        <w:rPr>
          <w:b/>
          <w:bCs/>
        </w:rPr>
        <w:t>REFERENCES</w:t>
      </w:r>
    </w:p>
    <w:p w14:paraId="3366C5FA" w14:textId="77777777" w:rsidR="00602609" w:rsidRPr="00602609" w:rsidRDefault="00602609" w:rsidP="00602609">
      <w:pPr>
        <w:pStyle w:val="Bibliography"/>
      </w:pPr>
      <w:r>
        <w:rPr>
          <w:b/>
          <w:bCs/>
        </w:rPr>
        <w:fldChar w:fldCharType="begin"/>
      </w:r>
      <w:r>
        <w:rPr>
          <w:b/>
          <w:bCs/>
        </w:rPr>
        <w:instrText xml:space="preserve"> ADDIN ZOTERO_BIBL {"uncited":[],"omitted":[],"custom":[]} CSL_BIBLIOGRAPHY </w:instrText>
      </w:r>
      <w:r>
        <w:rPr>
          <w:b/>
          <w:bCs/>
        </w:rPr>
        <w:fldChar w:fldCharType="separate"/>
      </w:r>
      <w:r w:rsidRPr="00602609">
        <w:t xml:space="preserve">Adeux, G., Cordeau, S., Antichi, D., Carlesi, S., Mazzoncini, M., Munier-Jolain, N., &amp; Bàrberi, P. (2021). Cover crops promote crop productivity but do not enhance weed management in tillage-based cropping systems. </w:t>
      </w:r>
      <w:r w:rsidRPr="00602609">
        <w:rPr>
          <w:i/>
          <w:iCs/>
        </w:rPr>
        <w:t>European Journal of Agronomy</w:t>
      </w:r>
      <w:r w:rsidRPr="00602609">
        <w:t xml:space="preserve">, </w:t>
      </w:r>
      <w:r w:rsidRPr="00602609">
        <w:rPr>
          <w:i/>
          <w:iCs/>
        </w:rPr>
        <w:t>123</w:t>
      </w:r>
      <w:r w:rsidRPr="00602609">
        <w:t>, 126221. https://doi.org/10.1016/j.eja.2020.126221</w:t>
      </w:r>
    </w:p>
    <w:p w14:paraId="08C5D706" w14:textId="77777777" w:rsidR="00602609" w:rsidRPr="00602609" w:rsidRDefault="00602609" w:rsidP="00602609">
      <w:pPr>
        <w:pStyle w:val="Bibliography"/>
      </w:pPr>
      <w:r w:rsidRPr="00602609">
        <w:t xml:space="preserve">Adeux, G., Rodriguez, A., Penato, C., Antichi, D., Carlesi, S., Sbrana, M., Bàrberi, P., &amp; Cordeau, S. (2023). Long-term cover cropping in tillage-based systems filters weed community phenology: A seedbank analysis. </w:t>
      </w:r>
      <w:r w:rsidRPr="00602609">
        <w:rPr>
          <w:i/>
          <w:iCs/>
        </w:rPr>
        <w:t>Field Crops Research</w:t>
      </w:r>
      <w:r w:rsidRPr="00602609">
        <w:t xml:space="preserve">, </w:t>
      </w:r>
      <w:r w:rsidRPr="00602609">
        <w:rPr>
          <w:i/>
          <w:iCs/>
        </w:rPr>
        <w:t>291</w:t>
      </w:r>
      <w:r w:rsidRPr="00602609">
        <w:t>, 108769. https://doi.org/10.1016/j.fcr.2022.108769</w:t>
      </w:r>
    </w:p>
    <w:p w14:paraId="28D6B46F" w14:textId="77777777" w:rsidR="00602609" w:rsidRPr="00602609" w:rsidRDefault="00602609" w:rsidP="00602609">
      <w:pPr>
        <w:pStyle w:val="Bibliography"/>
      </w:pPr>
      <w:r w:rsidRPr="00602609">
        <w:t xml:space="preserve">Balfour, N. J., &amp; Ratnieks, F. L. W. (2022). The disproportionate value of ‘weeds’ to pollinators and biodiversity. </w:t>
      </w:r>
      <w:r w:rsidRPr="00602609">
        <w:rPr>
          <w:i/>
          <w:iCs/>
        </w:rPr>
        <w:t>Journal of Applied Ecology</w:t>
      </w:r>
      <w:r w:rsidRPr="00602609">
        <w:t xml:space="preserve">, </w:t>
      </w:r>
      <w:r w:rsidRPr="00602609">
        <w:rPr>
          <w:i/>
          <w:iCs/>
        </w:rPr>
        <w:t>59</w:t>
      </w:r>
      <w:r w:rsidRPr="00602609">
        <w:t>(5), 1209–1218. https://doi.org/10.1111/1365-2664.14132</w:t>
      </w:r>
    </w:p>
    <w:p w14:paraId="4FD4C317" w14:textId="77777777" w:rsidR="00602609" w:rsidRPr="00602609" w:rsidRDefault="00602609" w:rsidP="00602609">
      <w:pPr>
        <w:pStyle w:val="Bibliography"/>
      </w:pPr>
      <w:r w:rsidRPr="00602609">
        <w:t xml:space="preserve">Bates, D., Mächler, M., Bolker, B., &amp; Walker, S. (2015). Fitting Linear Mixed-Effects Models Using lme4. </w:t>
      </w:r>
      <w:r w:rsidRPr="00602609">
        <w:rPr>
          <w:i/>
          <w:iCs/>
        </w:rPr>
        <w:t>Journal of Statistical Software</w:t>
      </w:r>
      <w:r w:rsidRPr="00602609">
        <w:t xml:space="preserve">, </w:t>
      </w:r>
      <w:r w:rsidRPr="00602609">
        <w:rPr>
          <w:i/>
          <w:iCs/>
        </w:rPr>
        <w:t>67</w:t>
      </w:r>
      <w:r w:rsidRPr="00602609">
        <w:t>(1), 1–48. https://doi.org/10.18637/jss.v067.i01</w:t>
      </w:r>
    </w:p>
    <w:p w14:paraId="304D2F1C" w14:textId="77777777" w:rsidR="00602609" w:rsidRPr="00602609" w:rsidRDefault="00602609" w:rsidP="00602609">
      <w:pPr>
        <w:pStyle w:val="Bibliography"/>
      </w:pPr>
      <w:r w:rsidRPr="00602609">
        <w:t xml:space="preserve">Bensch, J., de Mol, F., Gerowitt, B., &amp; Zhang, H. (2025). Integrating Biodiversity Benefits of Weeds into the Economic Threshold Concept. </w:t>
      </w:r>
      <w:r w:rsidRPr="00602609">
        <w:rPr>
          <w:i/>
          <w:iCs/>
        </w:rPr>
        <w:t>Journal of Crop Health</w:t>
      </w:r>
      <w:r w:rsidRPr="00602609">
        <w:t xml:space="preserve">, </w:t>
      </w:r>
      <w:r w:rsidRPr="00602609">
        <w:rPr>
          <w:i/>
          <w:iCs/>
        </w:rPr>
        <w:t>77</w:t>
      </w:r>
      <w:r w:rsidRPr="00602609">
        <w:t>(3), 96. https://doi.org/10.1007/s10343-025-01165-1</w:t>
      </w:r>
    </w:p>
    <w:p w14:paraId="1C151247" w14:textId="77777777" w:rsidR="00602609" w:rsidRPr="00602609" w:rsidRDefault="00602609" w:rsidP="00602609">
      <w:pPr>
        <w:pStyle w:val="Bibliography"/>
      </w:pPr>
      <w:r w:rsidRPr="00602609">
        <w:lastRenderedPageBreak/>
        <w:t xml:space="preserve">Blaix, C., Moonen, A. C., Dostatny, D. F., Izquierdo, J., Le Corff, J., Morrison, J., Von Redwitz, C., Schumacher, M., &amp; Westerman, P. R. (2018). Quantification of regulating ecosystem services provided by weeds in annual cropping systems using a systematic map approach. </w:t>
      </w:r>
      <w:r w:rsidRPr="00602609">
        <w:rPr>
          <w:i/>
          <w:iCs/>
        </w:rPr>
        <w:t>Weed Research</w:t>
      </w:r>
      <w:r w:rsidRPr="00602609">
        <w:t xml:space="preserve">, </w:t>
      </w:r>
      <w:r w:rsidRPr="00602609">
        <w:rPr>
          <w:i/>
          <w:iCs/>
        </w:rPr>
        <w:t>58</w:t>
      </w:r>
      <w:r w:rsidRPr="00602609">
        <w:t>(3), 151–164. https://doi.org/10.1111/wre.12303</w:t>
      </w:r>
    </w:p>
    <w:p w14:paraId="6F6ADDBF" w14:textId="77777777" w:rsidR="00602609" w:rsidRPr="00602609" w:rsidRDefault="00602609" w:rsidP="00602609">
      <w:pPr>
        <w:pStyle w:val="Bibliography"/>
      </w:pPr>
      <w:r w:rsidRPr="00602609">
        <w:t xml:space="preserve">Bozdogan, H. (1987). Model Selection and Akaike’s Information Criterion (AIC): The General Theory and its Analytical Extensions. </w:t>
      </w:r>
      <w:r w:rsidRPr="00602609">
        <w:rPr>
          <w:i/>
          <w:iCs/>
        </w:rPr>
        <w:t>Psychometrika</w:t>
      </w:r>
      <w:r w:rsidRPr="00602609">
        <w:t xml:space="preserve">, </w:t>
      </w:r>
      <w:r w:rsidRPr="00602609">
        <w:rPr>
          <w:i/>
          <w:iCs/>
        </w:rPr>
        <w:t>52</w:t>
      </w:r>
      <w:r w:rsidRPr="00602609">
        <w:t>(3), 345–370. https://doi.org/10.1007/BF02294361</w:t>
      </w:r>
    </w:p>
    <w:p w14:paraId="71C9CBD0" w14:textId="77777777" w:rsidR="00602609" w:rsidRPr="00602609" w:rsidRDefault="00602609" w:rsidP="00602609">
      <w:pPr>
        <w:pStyle w:val="Bibliography"/>
      </w:pPr>
      <w:r w:rsidRPr="00602609">
        <w:t xml:space="preserve">Brooks, M. E., Kristensen, K., Benthem, K. J. van, Magnusson, A., Berg, C. W., Nielsen, A., Skaug, H. J., Maechler, M., &amp; Bolker, B. M. (2017). glmmTMB Balances Speed and Flexibility Among Packages for Zero-inflated Generalized Linear Mixed Modeling. </w:t>
      </w:r>
      <w:r w:rsidRPr="00602609">
        <w:rPr>
          <w:i/>
          <w:iCs/>
        </w:rPr>
        <w:t>The R Journal</w:t>
      </w:r>
      <w:r w:rsidRPr="00602609">
        <w:t xml:space="preserve">, </w:t>
      </w:r>
      <w:r w:rsidRPr="00602609">
        <w:rPr>
          <w:i/>
          <w:iCs/>
        </w:rPr>
        <w:t>9</w:t>
      </w:r>
      <w:r w:rsidRPr="00602609">
        <w:t>(2), 378–400. https://doi.org/10.32614/RJ-2017-066</w:t>
      </w:r>
    </w:p>
    <w:p w14:paraId="659CEC43" w14:textId="77777777" w:rsidR="00602609" w:rsidRPr="00602609" w:rsidRDefault="00602609" w:rsidP="00602609">
      <w:pPr>
        <w:pStyle w:val="Bibliography"/>
      </w:pPr>
      <w:r w:rsidRPr="00602609">
        <w:t xml:space="preserve">Burns, F., Eaton, M. A., Barlow, K. E., Beckmann, B. C., Brereton, T., Brooks, D. R., Brown, P. M. J., Fulaij, N. A., Gent, T., Henderson, I., Noble, D. G., Parsons, M., Powney, G. D., Roy, H. E., Stroh, P., Walker, K., Wilkinson, J. W., Wotton, S. R., &amp; Gregory, R. D. (2016). Agricultural Management and Climatic Change Are the Major Drivers of Biodiversity Change in the UK. </w:t>
      </w:r>
      <w:r w:rsidRPr="00602609">
        <w:rPr>
          <w:i/>
          <w:iCs/>
        </w:rPr>
        <w:t>PLOS ONE</w:t>
      </w:r>
      <w:r w:rsidRPr="00602609">
        <w:t xml:space="preserve">, </w:t>
      </w:r>
      <w:r w:rsidRPr="00602609">
        <w:rPr>
          <w:i/>
          <w:iCs/>
        </w:rPr>
        <w:t>11</w:t>
      </w:r>
      <w:r w:rsidRPr="00602609">
        <w:t>(3), e0151595. https://doi.org/10.1371/journal.pone.0151595</w:t>
      </w:r>
    </w:p>
    <w:p w14:paraId="5020B05D" w14:textId="77777777" w:rsidR="00602609" w:rsidRPr="00602609" w:rsidRDefault="00602609" w:rsidP="00602609">
      <w:pPr>
        <w:pStyle w:val="Bibliography"/>
      </w:pPr>
      <w:r w:rsidRPr="00602609">
        <w:t xml:space="preserve">Ceballos, G., Ehrlich, P. R., &amp; Dirzo, R. (2017). Biological annihilation via the ongoing sixth mass extinction signaled by vertebrate population losses and declines. </w:t>
      </w:r>
      <w:r w:rsidRPr="00602609">
        <w:rPr>
          <w:i/>
          <w:iCs/>
        </w:rPr>
        <w:t>Proceedings of the National Academy of Sciences</w:t>
      </w:r>
      <w:r w:rsidRPr="00602609">
        <w:t xml:space="preserve">, </w:t>
      </w:r>
      <w:r w:rsidRPr="00602609">
        <w:rPr>
          <w:i/>
          <w:iCs/>
        </w:rPr>
        <w:t>114</w:t>
      </w:r>
      <w:r w:rsidRPr="00602609">
        <w:t>(30), E6089–E6096. https://doi.org/10.1073/pnas.1704949114</w:t>
      </w:r>
    </w:p>
    <w:p w14:paraId="111ABA74" w14:textId="77777777" w:rsidR="00602609" w:rsidRPr="00602609" w:rsidRDefault="00602609" w:rsidP="00602609">
      <w:pPr>
        <w:pStyle w:val="Bibliography"/>
      </w:pPr>
      <w:r w:rsidRPr="00602609">
        <w:t xml:space="preserve">Dirzo, R., Young, H. S., Galetti, M., Ceballos, G., Isaac, N. J. B., &amp; Collen, B. (2014). Defaunation in the Anthropocene. </w:t>
      </w:r>
      <w:r w:rsidRPr="00602609">
        <w:rPr>
          <w:i/>
          <w:iCs/>
        </w:rPr>
        <w:t>Science</w:t>
      </w:r>
      <w:r w:rsidRPr="00602609">
        <w:t xml:space="preserve">, </w:t>
      </w:r>
      <w:r w:rsidRPr="00602609">
        <w:rPr>
          <w:i/>
          <w:iCs/>
        </w:rPr>
        <w:t>345</w:t>
      </w:r>
      <w:r w:rsidRPr="00602609">
        <w:t>(6195), 401–406. https://doi.org/10.1126/science.1251817</w:t>
      </w:r>
    </w:p>
    <w:p w14:paraId="496F9F60" w14:textId="77777777" w:rsidR="00602609" w:rsidRPr="00602609" w:rsidRDefault="00602609" w:rsidP="00602609">
      <w:pPr>
        <w:pStyle w:val="Bibliography"/>
      </w:pPr>
      <w:r w:rsidRPr="00602609">
        <w:lastRenderedPageBreak/>
        <w:t xml:space="preserve">Elhakeem, A., Porre, R. J., Hoffland, E., Van Dam, J. C., Drost, S. M., &amp; De Deyn, G. B. (2023). Radish-based cover crop mixtures mitigate leaching and increase availability of nitrogen to the cash crop. </w:t>
      </w:r>
      <w:r w:rsidRPr="00602609">
        <w:rPr>
          <w:i/>
          <w:iCs/>
        </w:rPr>
        <w:t>Field Crops Research</w:t>
      </w:r>
      <w:r w:rsidRPr="00602609">
        <w:t xml:space="preserve">, </w:t>
      </w:r>
      <w:r w:rsidRPr="00602609">
        <w:rPr>
          <w:i/>
          <w:iCs/>
        </w:rPr>
        <w:t>292</w:t>
      </w:r>
      <w:r w:rsidRPr="00602609">
        <w:t>, 108803. https://doi.org/10.1016/j.fcr.2022.108803</w:t>
      </w:r>
    </w:p>
    <w:p w14:paraId="5A41F84B" w14:textId="77777777" w:rsidR="00602609" w:rsidRPr="00602609" w:rsidRDefault="00602609" w:rsidP="00602609">
      <w:pPr>
        <w:pStyle w:val="Bibliography"/>
      </w:pPr>
      <w:r w:rsidRPr="00602609">
        <w:t xml:space="preserve">Esposito, M., Westbrook, A. S., Maggio, A., Cirillo, V., &amp; DiTommaso, A. (2023). Neutral weed communities: The intersection between crop productivity, biodiversity, and weed ecosystem services. </w:t>
      </w:r>
      <w:r w:rsidRPr="00602609">
        <w:rPr>
          <w:i/>
          <w:iCs/>
        </w:rPr>
        <w:t>Weed Science</w:t>
      </w:r>
      <w:r w:rsidRPr="00602609">
        <w:t xml:space="preserve">, </w:t>
      </w:r>
      <w:r w:rsidRPr="00602609">
        <w:rPr>
          <w:i/>
          <w:iCs/>
        </w:rPr>
        <w:t>71</w:t>
      </w:r>
      <w:r w:rsidRPr="00602609">
        <w:t>(4), 301–311. https://doi.org/10.1017/wsc.2023.27</w:t>
      </w:r>
    </w:p>
    <w:p w14:paraId="2FDF4DF5" w14:textId="77777777" w:rsidR="00602609" w:rsidRPr="00602609" w:rsidRDefault="00602609" w:rsidP="00602609">
      <w:pPr>
        <w:pStyle w:val="Bibliography"/>
      </w:pPr>
      <w:r w:rsidRPr="00602609">
        <w:t xml:space="preserve">Fanfarillo, E., &amp; Kasperski, A. (2021). An index of ecological value for European arable plant communities. </w:t>
      </w:r>
      <w:r w:rsidRPr="00602609">
        <w:rPr>
          <w:i/>
          <w:iCs/>
        </w:rPr>
        <w:t>Biodiversity and Conservation</w:t>
      </w:r>
      <w:r w:rsidRPr="00602609">
        <w:t xml:space="preserve">, </w:t>
      </w:r>
      <w:r w:rsidRPr="00602609">
        <w:rPr>
          <w:i/>
          <w:iCs/>
        </w:rPr>
        <w:t>30</w:t>
      </w:r>
      <w:r w:rsidRPr="00602609">
        <w:t>(7), 2145–2164. https://doi.org/10.1007/s10531-021-02191-x</w:t>
      </w:r>
    </w:p>
    <w:p w14:paraId="24BE7B62" w14:textId="77777777" w:rsidR="00602609" w:rsidRPr="00602609" w:rsidRDefault="00602609" w:rsidP="00602609">
      <w:pPr>
        <w:pStyle w:val="Bibliography"/>
      </w:pPr>
      <w:r w:rsidRPr="00602609">
        <w:t xml:space="preserve">FAO. (2023). </w:t>
      </w:r>
      <w:r w:rsidRPr="00602609">
        <w:rPr>
          <w:i/>
          <w:iCs/>
        </w:rPr>
        <w:t>Crop and Livestock Products</w:t>
      </w:r>
      <w:r w:rsidRPr="00602609">
        <w:t xml:space="preserve"> [Dataset]. Food and Agriculture Organization of the United Nations. https://www.fao.org/faostat/en/#data/QCL</w:t>
      </w:r>
    </w:p>
    <w:p w14:paraId="3A902E1A" w14:textId="77777777" w:rsidR="00602609" w:rsidRPr="00602609" w:rsidRDefault="00602609" w:rsidP="00602609">
      <w:pPr>
        <w:pStyle w:val="Bibliography"/>
      </w:pPr>
      <w:r w:rsidRPr="00602609">
        <w:t xml:space="preserve">Florence, A. M., &amp; McGuire, A. M. (2020). Do diverse cover crop mixtures perform better than monocultures? A systematic review. </w:t>
      </w:r>
      <w:r w:rsidRPr="00602609">
        <w:rPr>
          <w:i/>
          <w:iCs/>
        </w:rPr>
        <w:t>Agronomy Journal</w:t>
      </w:r>
      <w:r w:rsidRPr="00602609">
        <w:t xml:space="preserve">, </w:t>
      </w:r>
      <w:r w:rsidRPr="00602609">
        <w:rPr>
          <w:i/>
          <w:iCs/>
        </w:rPr>
        <w:t>112</w:t>
      </w:r>
      <w:r w:rsidRPr="00602609">
        <w:t>(5), 3513–3534. https://doi.org/10.1002/agj2.20340</w:t>
      </w:r>
    </w:p>
    <w:p w14:paraId="48456A92" w14:textId="77777777" w:rsidR="00602609" w:rsidRPr="00602609" w:rsidRDefault="00602609" w:rsidP="00602609">
      <w:pPr>
        <w:pStyle w:val="Bibliography"/>
      </w:pPr>
      <w:r w:rsidRPr="00602609">
        <w:t xml:space="preserve">Gaba, S., Cheviron, N., Perrot, T., Piutti, S., Gautier, J.-L., &amp; Bretagnolle, V. (2020). Weeds Enhance Multifunctionality in Arable Lands in South-West of France. </w:t>
      </w:r>
      <w:r w:rsidRPr="00602609">
        <w:rPr>
          <w:i/>
          <w:iCs/>
        </w:rPr>
        <w:t>Frontiers in Sustainable Food Systems</w:t>
      </w:r>
      <w:r w:rsidRPr="00602609">
        <w:t xml:space="preserve">, </w:t>
      </w:r>
      <w:r w:rsidRPr="00602609">
        <w:rPr>
          <w:i/>
          <w:iCs/>
        </w:rPr>
        <w:t>4</w:t>
      </w:r>
      <w:r w:rsidRPr="00602609">
        <w:t>. https://doi.org/10.3389/fsufs.2020.00071</w:t>
      </w:r>
    </w:p>
    <w:p w14:paraId="2A1635B0" w14:textId="77777777" w:rsidR="00602609" w:rsidRPr="00602609" w:rsidRDefault="00602609" w:rsidP="00602609">
      <w:pPr>
        <w:pStyle w:val="Bibliography"/>
      </w:pPr>
      <w:r w:rsidRPr="00602609">
        <w:t xml:space="preserve">Gómez-Muñoz, B., Jensen, L. S., Munkholm, L., Olesen, J. E., Møller Hansen, E., &amp; Bruun, S. (2021). Long-term effect of tillage and straw retention in conservation agriculture systems on soil carbon storage. </w:t>
      </w:r>
      <w:r w:rsidRPr="00602609">
        <w:rPr>
          <w:i/>
          <w:iCs/>
        </w:rPr>
        <w:t>Soil Science Society of America Journal</w:t>
      </w:r>
      <w:r w:rsidRPr="00602609">
        <w:t xml:space="preserve">, </w:t>
      </w:r>
      <w:r w:rsidRPr="00602609">
        <w:rPr>
          <w:i/>
          <w:iCs/>
        </w:rPr>
        <w:t>85</w:t>
      </w:r>
      <w:r w:rsidRPr="00602609">
        <w:t>(5), 1465–1478. https://doi.org/10.1002/saj2.20312</w:t>
      </w:r>
    </w:p>
    <w:p w14:paraId="311661D4" w14:textId="77777777" w:rsidR="00602609" w:rsidRPr="00602609" w:rsidRDefault="00602609" w:rsidP="00602609">
      <w:pPr>
        <w:pStyle w:val="Bibliography"/>
      </w:pPr>
      <w:r w:rsidRPr="00602609">
        <w:t xml:space="preserve">Henle, K., Alard, D., Clitherow, J., Cobb, P., Firbank, L., Kull, T., McCracken, D., Moritz, R. F. A., Niemelä, J., Rebane, M., Wascher, D., Watt, A., &amp; Young, J. (2008). </w:t>
      </w:r>
      <w:r w:rsidRPr="00602609">
        <w:lastRenderedPageBreak/>
        <w:t xml:space="preserve">Identifying and managing the conflicts between agriculture and biodiversity conservation in Europe–A review. </w:t>
      </w:r>
      <w:r w:rsidRPr="00602609">
        <w:rPr>
          <w:i/>
          <w:iCs/>
        </w:rPr>
        <w:t>Agriculture, Ecosystems &amp; Environment</w:t>
      </w:r>
      <w:r w:rsidRPr="00602609">
        <w:t xml:space="preserve">, </w:t>
      </w:r>
      <w:r w:rsidRPr="00602609">
        <w:rPr>
          <w:i/>
          <w:iCs/>
        </w:rPr>
        <w:t>124</w:t>
      </w:r>
      <w:r w:rsidRPr="00602609">
        <w:t>(1), 60–71. https://doi.org/10.1016/j.agee.2007.09.005</w:t>
      </w:r>
    </w:p>
    <w:p w14:paraId="42B3C108" w14:textId="77777777" w:rsidR="00602609" w:rsidRPr="00602609" w:rsidRDefault="00602609" w:rsidP="00602609">
      <w:pPr>
        <w:pStyle w:val="Bibliography"/>
      </w:pPr>
      <w:r w:rsidRPr="00602609">
        <w:t xml:space="preserve">Jian, J., Du, X., Reiter, M. S., &amp; Stewart, R. D. (2020). A meta-analysis of global cropland soil carbon changes due to cover cropping. </w:t>
      </w:r>
      <w:r w:rsidRPr="00602609">
        <w:rPr>
          <w:i/>
          <w:iCs/>
        </w:rPr>
        <w:t>Soil Biology and Biochemistry</w:t>
      </w:r>
      <w:r w:rsidRPr="00602609">
        <w:t xml:space="preserve">, </w:t>
      </w:r>
      <w:r w:rsidRPr="00602609">
        <w:rPr>
          <w:i/>
          <w:iCs/>
        </w:rPr>
        <w:t>143</w:t>
      </w:r>
      <w:r w:rsidRPr="00602609">
        <w:t>, 107735. https://doi.org/10.1016/j.soilbio.2020.107735</w:t>
      </w:r>
    </w:p>
    <w:p w14:paraId="05012088" w14:textId="77777777" w:rsidR="00602609" w:rsidRPr="00602609" w:rsidRDefault="00602609" w:rsidP="00602609">
      <w:pPr>
        <w:pStyle w:val="Bibliography"/>
      </w:pPr>
      <w:r w:rsidRPr="00602609">
        <w:t xml:space="preserve">Labeyrie, V., Antona, M., Baudry, J., Bazile, D., Bodin, Ö., Caillon, S., Leclerc, C., Le Page, C., Louafi, S., Mariel, J., Massol, F., &amp; Thomas, M. (2021). Networking agrobiodiversity management to foster biodiversity-based agriculture. A review. </w:t>
      </w:r>
      <w:r w:rsidRPr="00602609">
        <w:rPr>
          <w:i/>
          <w:iCs/>
        </w:rPr>
        <w:t>Agronomy for Sustainable Development</w:t>
      </w:r>
      <w:r w:rsidRPr="00602609">
        <w:t xml:space="preserve">, </w:t>
      </w:r>
      <w:r w:rsidRPr="00602609">
        <w:rPr>
          <w:i/>
          <w:iCs/>
        </w:rPr>
        <w:t>41</w:t>
      </w:r>
      <w:r w:rsidRPr="00602609">
        <w:t>(1), 4. https://doi.org/10.1007/s13593-020-00662-z</w:t>
      </w:r>
    </w:p>
    <w:p w14:paraId="1749C5F8" w14:textId="77777777" w:rsidR="00602609" w:rsidRPr="00602609" w:rsidRDefault="00602609" w:rsidP="00602609">
      <w:pPr>
        <w:pStyle w:val="Bibliography"/>
      </w:pPr>
      <w:r w:rsidRPr="00602609">
        <w:t xml:space="preserve">Lawley, Y. E., Teasdale, J. R., &amp; Weil, R. R. (2012). The Mechanism for Weed Suppression by a Forage Radish Cover Crop. </w:t>
      </w:r>
      <w:r w:rsidRPr="00602609">
        <w:rPr>
          <w:i/>
          <w:iCs/>
        </w:rPr>
        <w:t>Agronomy Journal</w:t>
      </w:r>
      <w:r w:rsidRPr="00602609">
        <w:t xml:space="preserve">, </w:t>
      </w:r>
      <w:r w:rsidRPr="00602609">
        <w:rPr>
          <w:i/>
          <w:iCs/>
        </w:rPr>
        <w:t>104</w:t>
      </w:r>
      <w:r w:rsidRPr="00602609">
        <w:t>(2), 205–214. https://doi.org/10.2134/agronj2011.0128</w:t>
      </w:r>
    </w:p>
    <w:p w14:paraId="043C764B" w14:textId="77777777" w:rsidR="00602609" w:rsidRPr="00602609" w:rsidRDefault="00602609" w:rsidP="00602609">
      <w:pPr>
        <w:pStyle w:val="Bibliography"/>
      </w:pPr>
      <w:r w:rsidRPr="00602609">
        <w:t xml:space="preserve">Lenth, R. V. (2024). </w:t>
      </w:r>
      <w:r w:rsidRPr="00602609">
        <w:rPr>
          <w:i/>
          <w:iCs/>
        </w:rPr>
        <w:t>emmeans: Estimated Marginal Means, aka Least-Squares Means</w:t>
      </w:r>
      <w:r w:rsidRPr="00602609">
        <w:t>. https://CRAN.R-project.org/package=emmeans</w:t>
      </w:r>
    </w:p>
    <w:p w14:paraId="1E92BB65" w14:textId="77777777" w:rsidR="00602609" w:rsidRPr="00602609" w:rsidRDefault="00602609" w:rsidP="00602609">
      <w:pPr>
        <w:pStyle w:val="Bibliography"/>
      </w:pPr>
      <w:r w:rsidRPr="00602609">
        <w:rPr>
          <w:lang w:val="da-DK"/>
        </w:rPr>
        <w:t xml:space="preserve">Leskovšek, R., Eler, K., &amp; Zamljen, S. A. (2025). </w:t>
      </w:r>
      <w:r w:rsidRPr="00602609">
        <w:t xml:space="preserve">Weed suppression and maize yield influenced by cover crop mixture diversity and tillage. </w:t>
      </w:r>
      <w:r w:rsidRPr="00602609">
        <w:rPr>
          <w:i/>
          <w:iCs/>
        </w:rPr>
        <w:t>Agriculture, Ecosystems &amp; Environment</w:t>
      </w:r>
      <w:r w:rsidRPr="00602609">
        <w:t xml:space="preserve">, </w:t>
      </w:r>
      <w:r w:rsidRPr="00602609">
        <w:rPr>
          <w:i/>
          <w:iCs/>
        </w:rPr>
        <w:t>383</w:t>
      </w:r>
      <w:r w:rsidRPr="00602609">
        <w:t>, 109530. https://doi.org/10.1016/j.agee.2025.109530</w:t>
      </w:r>
    </w:p>
    <w:p w14:paraId="7E2BC23E" w14:textId="77777777" w:rsidR="00602609" w:rsidRPr="00602609" w:rsidRDefault="00602609" w:rsidP="00602609">
      <w:pPr>
        <w:pStyle w:val="Bibliography"/>
      </w:pPr>
      <w:r w:rsidRPr="00602609">
        <w:t xml:space="preserve">MacLaren, C., Swanepoel, P., Bennett, J., Wright, J., &amp; Dehnen-Schmutz, K. (2019). Cover crop biomass production is more important than diversity for weed suppression. </w:t>
      </w:r>
      <w:r w:rsidRPr="00602609">
        <w:rPr>
          <w:i/>
          <w:iCs/>
        </w:rPr>
        <w:t>Crop Science</w:t>
      </w:r>
      <w:r w:rsidRPr="00602609">
        <w:t xml:space="preserve">, </w:t>
      </w:r>
      <w:r w:rsidRPr="00602609">
        <w:rPr>
          <w:i/>
          <w:iCs/>
        </w:rPr>
        <w:t>59</w:t>
      </w:r>
      <w:r w:rsidRPr="00602609">
        <w:t>(2), 733–748.</w:t>
      </w:r>
    </w:p>
    <w:p w14:paraId="6FC7B956" w14:textId="77777777" w:rsidR="00602609" w:rsidRPr="00602609" w:rsidRDefault="00602609" w:rsidP="00602609">
      <w:pPr>
        <w:pStyle w:val="Bibliography"/>
      </w:pPr>
      <w:r w:rsidRPr="00602609">
        <w:t xml:space="preserve">Marshall, E. J. P., Brown, V. K., Boatman, N. D., Lutman, P. J. W., Squire, G. R., &amp; Ward, L. K. (2003). The role of weeds in supporting biological diversity within crop fields. </w:t>
      </w:r>
      <w:r w:rsidRPr="00602609">
        <w:rPr>
          <w:i/>
          <w:iCs/>
        </w:rPr>
        <w:t>Weed Research</w:t>
      </w:r>
      <w:r w:rsidRPr="00602609">
        <w:t xml:space="preserve">, </w:t>
      </w:r>
      <w:r w:rsidRPr="00602609">
        <w:rPr>
          <w:i/>
          <w:iCs/>
        </w:rPr>
        <w:t>43</w:t>
      </w:r>
      <w:r w:rsidRPr="00602609">
        <w:t>(2), 77–89. https://doi.org/10.1046/j.1365-3180.2003.00326.x</w:t>
      </w:r>
    </w:p>
    <w:p w14:paraId="5C1DF8F9" w14:textId="77777777" w:rsidR="00602609" w:rsidRPr="00602609" w:rsidRDefault="00602609" w:rsidP="00602609">
      <w:pPr>
        <w:pStyle w:val="Bibliography"/>
      </w:pPr>
      <w:r w:rsidRPr="00602609">
        <w:lastRenderedPageBreak/>
        <w:t xml:space="preserve">McKenzie-Gopsill, A., Mills, A., MacDonald, A. N., &amp; Wyand, S. (2022). The importance of species selection in cover crop mixture design. </w:t>
      </w:r>
      <w:r w:rsidRPr="00602609">
        <w:rPr>
          <w:i/>
          <w:iCs/>
        </w:rPr>
        <w:t>Weed Science</w:t>
      </w:r>
      <w:r w:rsidRPr="00602609">
        <w:t xml:space="preserve">, </w:t>
      </w:r>
      <w:r w:rsidRPr="00602609">
        <w:rPr>
          <w:i/>
          <w:iCs/>
        </w:rPr>
        <w:t>70</w:t>
      </w:r>
      <w:r w:rsidRPr="00602609">
        <w:t>(4), 436–447. https://doi.org/10.1017/wsc.2022.28</w:t>
      </w:r>
    </w:p>
    <w:p w14:paraId="04E5557B" w14:textId="77777777" w:rsidR="00602609" w:rsidRPr="00602609" w:rsidRDefault="00602609" w:rsidP="00602609">
      <w:pPr>
        <w:pStyle w:val="Bibliography"/>
      </w:pPr>
      <w:r w:rsidRPr="00602609">
        <w:t xml:space="preserve">Miranda-Vélez, J. F., Simpson, G. L., Hansen, E. M., &amp; Munkholm, L. J. (2026). In-season effects of winter cover crops and tillage on soil NO3- and N leaching – Analysis with generalized additive models. </w:t>
      </w:r>
      <w:r w:rsidRPr="00602609">
        <w:rPr>
          <w:i/>
          <w:iCs/>
        </w:rPr>
        <w:t>Agriculture, Ecosystems &amp; Environment</w:t>
      </w:r>
      <w:r w:rsidRPr="00602609">
        <w:t xml:space="preserve">, </w:t>
      </w:r>
      <w:r w:rsidRPr="00602609">
        <w:rPr>
          <w:i/>
          <w:iCs/>
        </w:rPr>
        <w:t>396</w:t>
      </w:r>
      <w:r w:rsidRPr="00602609">
        <w:t>, 110011. https://doi.org/10.1016/j.agee.2025.110011</w:t>
      </w:r>
    </w:p>
    <w:p w14:paraId="6D0D0E2C" w14:textId="77777777" w:rsidR="00602609" w:rsidRPr="00602609" w:rsidRDefault="00602609" w:rsidP="00602609">
      <w:pPr>
        <w:pStyle w:val="Bibliography"/>
      </w:pPr>
      <w:r w:rsidRPr="00602609">
        <w:t xml:space="preserve">Monat, J. P. (2009). The benefits of global scaling in multi-criteria decision analysis. </w:t>
      </w:r>
      <w:r w:rsidRPr="00602609">
        <w:rPr>
          <w:i/>
          <w:iCs/>
        </w:rPr>
        <w:t>Judgment and Decision Making</w:t>
      </w:r>
      <w:r w:rsidRPr="00602609">
        <w:t xml:space="preserve">, </w:t>
      </w:r>
      <w:r w:rsidRPr="00602609">
        <w:rPr>
          <w:i/>
          <w:iCs/>
        </w:rPr>
        <w:t>4</w:t>
      </w:r>
      <w:r w:rsidRPr="00602609">
        <w:t>(6), 492–508. https://doi.org/10.1017/S1930297500004034</w:t>
      </w:r>
    </w:p>
    <w:p w14:paraId="28E59A8F" w14:textId="77777777" w:rsidR="00602609" w:rsidRPr="00602609" w:rsidRDefault="00602609" w:rsidP="00602609">
      <w:pPr>
        <w:pStyle w:val="Bibliography"/>
      </w:pPr>
      <w:r w:rsidRPr="00602609">
        <w:t xml:space="preserve">Moreau, D., Pointurier, O., Nicolardot, B., Villerd, J., &amp; Colbach, N. (2020). In which cropping systems can residual weeds reduce nitrate leaching and soil erosion? </w:t>
      </w:r>
      <w:r w:rsidRPr="00602609">
        <w:rPr>
          <w:i/>
          <w:iCs/>
        </w:rPr>
        <w:t>European Journal of Agronomy</w:t>
      </w:r>
      <w:r w:rsidRPr="00602609">
        <w:t xml:space="preserve">, </w:t>
      </w:r>
      <w:r w:rsidRPr="00602609">
        <w:rPr>
          <w:i/>
          <w:iCs/>
        </w:rPr>
        <w:t>119</w:t>
      </w:r>
      <w:r w:rsidRPr="00602609">
        <w:t>, 126015. https://doi.org/10.1016/j.eja.2020.126015</w:t>
      </w:r>
    </w:p>
    <w:p w14:paraId="0B671B12" w14:textId="77777777" w:rsidR="00602609" w:rsidRPr="00602609" w:rsidRDefault="00602609" w:rsidP="00602609">
      <w:pPr>
        <w:pStyle w:val="Bibliography"/>
      </w:pPr>
      <w:r w:rsidRPr="00602609">
        <w:t xml:space="preserve">Oksanen, J., Simpson, G. L., Blanchet, F. G., Kindt, R., Legendre, P., Minchin, P. R., O’Hara, R. B., Solymos, P., Stevens, M. H. H., Szoecs, E., Wagner, H., Barbour, M., Bedward, M., Bolker, B., Borcard, D., Carvalho, G., Chirico, M., Caceres, M. D., Durand, S., … Weedon, J. (2024). </w:t>
      </w:r>
      <w:r w:rsidRPr="00602609">
        <w:rPr>
          <w:i/>
          <w:iCs/>
        </w:rPr>
        <w:t>vegan: Community Ecology Package</w:t>
      </w:r>
      <w:r w:rsidRPr="00602609">
        <w:t>. https://CRAN.R-project.org/package=vegan</w:t>
      </w:r>
    </w:p>
    <w:p w14:paraId="0D864115" w14:textId="77777777" w:rsidR="00602609" w:rsidRPr="00602609" w:rsidRDefault="00602609" w:rsidP="00602609">
      <w:pPr>
        <w:pStyle w:val="Bibliography"/>
      </w:pPr>
      <w:r w:rsidRPr="00602609">
        <w:t xml:space="preserve">Peel, M. C., Finlayson, B. L., &amp; McMahon, T. A. (2007). Updated world map of the Köppen–Geiger climate classification. </w:t>
      </w:r>
      <w:r w:rsidRPr="00602609">
        <w:rPr>
          <w:i/>
          <w:iCs/>
        </w:rPr>
        <w:t>Hydrology and Earth System Sciences</w:t>
      </w:r>
      <w:r w:rsidRPr="00602609">
        <w:t xml:space="preserve">, </w:t>
      </w:r>
      <w:r w:rsidRPr="00602609">
        <w:rPr>
          <w:i/>
          <w:iCs/>
        </w:rPr>
        <w:t>11</w:t>
      </w:r>
      <w:r w:rsidRPr="00602609">
        <w:t>(5), 1633–1644. https://doi.org/10.5194/hess-11-1633-2007</w:t>
      </w:r>
    </w:p>
    <w:p w14:paraId="727B774D" w14:textId="77777777" w:rsidR="00602609" w:rsidRPr="00602609" w:rsidRDefault="00602609" w:rsidP="00602609">
      <w:pPr>
        <w:pStyle w:val="Bibliography"/>
      </w:pPr>
      <w:r w:rsidRPr="00602609">
        <w:t xml:space="preserve">Petit, S., Boursault, A., Guilloux, M., Munier-Jolain, N., &amp; Reboud, X. (2011). Weeds in agricultural landscapes. A review. </w:t>
      </w:r>
      <w:r w:rsidRPr="00602609">
        <w:rPr>
          <w:i/>
          <w:iCs/>
        </w:rPr>
        <w:t>Agronomy for Sustainable Development</w:t>
      </w:r>
      <w:r w:rsidRPr="00602609">
        <w:t xml:space="preserve">, </w:t>
      </w:r>
      <w:r w:rsidRPr="00602609">
        <w:rPr>
          <w:i/>
          <w:iCs/>
        </w:rPr>
        <w:t>31</w:t>
      </w:r>
      <w:r w:rsidRPr="00602609">
        <w:t>(2), 309–317. https://doi.org/10.1051/agro/2010020</w:t>
      </w:r>
    </w:p>
    <w:p w14:paraId="059CB96A" w14:textId="77777777" w:rsidR="00602609" w:rsidRPr="00602609" w:rsidRDefault="00602609" w:rsidP="00602609">
      <w:pPr>
        <w:pStyle w:val="Bibliography"/>
      </w:pPr>
      <w:r w:rsidRPr="00602609">
        <w:lastRenderedPageBreak/>
        <w:t xml:space="preserve">Petit, S., Munier-Jolain, N., Bretagnolle, V., Bockstaller, C., Gaba, S., Cordeau, S., Lechenet, M., Mézière, D., &amp; Colbach, N. (2015). Ecological Intensification Through Pesticide Reduction: Weed Control, Weed Biodiversity and Sustainability in Arable Farming. </w:t>
      </w:r>
      <w:r w:rsidRPr="00602609">
        <w:rPr>
          <w:i/>
          <w:iCs/>
        </w:rPr>
        <w:t>Environmental Management</w:t>
      </w:r>
      <w:r w:rsidRPr="00602609">
        <w:t xml:space="preserve">, </w:t>
      </w:r>
      <w:r w:rsidRPr="00602609">
        <w:rPr>
          <w:i/>
          <w:iCs/>
        </w:rPr>
        <w:t>56</w:t>
      </w:r>
      <w:r w:rsidRPr="00602609">
        <w:t>(5), 1078–1090. https://doi.org/10.1007/s00267-015-0554-5</w:t>
      </w:r>
    </w:p>
    <w:p w14:paraId="6881D579" w14:textId="77777777" w:rsidR="00602609" w:rsidRPr="00602609" w:rsidRDefault="00602609" w:rsidP="00602609">
      <w:pPr>
        <w:pStyle w:val="Bibliography"/>
      </w:pPr>
      <w:r w:rsidRPr="00602609">
        <w:t xml:space="preserve">Pielou, E. C. (1966). The measurement of diversity in different types of biological collections. </w:t>
      </w:r>
      <w:r w:rsidRPr="00602609">
        <w:rPr>
          <w:i/>
          <w:iCs/>
        </w:rPr>
        <w:t>Journal of Theoretical Biology</w:t>
      </w:r>
      <w:r w:rsidRPr="00602609">
        <w:t xml:space="preserve">, </w:t>
      </w:r>
      <w:r w:rsidRPr="00602609">
        <w:rPr>
          <w:i/>
          <w:iCs/>
        </w:rPr>
        <w:t>13</w:t>
      </w:r>
      <w:r w:rsidRPr="00602609">
        <w:t>(1), 131–144. https://doi.org/10.1016/0022-5193(66)90013-0</w:t>
      </w:r>
    </w:p>
    <w:p w14:paraId="57E7651D" w14:textId="77777777" w:rsidR="00602609" w:rsidRPr="00602609" w:rsidRDefault="00602609" w:rsidP="00602609">
      <w:pPr>
        <w:pStyle w:val="Bibliography"/>
      </w:pPr>
      <w:r w:rsidRPr="00602609">
        <w:t xml:space="preserve">R Core Team. (2024). </w:t>
      </w:r>
      <w:r w:rsidRPr="00602609">
        <w:rPr>
          <w:i/>
          <w:iCs/>
        </w:rPr>
        <w:t>R: A Language and Environment for Statistical Computing</w:t>
      </w:r>
      <w:r w:rsidRPr="00602609">
        <w:t>. R Foundation for Statistical Computing. https://www.R-project.org/</w:t>
      </w:r>
    </w:p>
    <w:p w14:paraId="631EE16D" w14:textId="77777777" w:rsidR="00602609" w:rsidRPr="00602609" w:rsidRDefault="00602609" w:rsidP="00602609">
      <w:pPr>
        <w:pStyle w:val="Bibliography"/>
      </w:pPr>
      <w:r w:rsidRPr="00602609">
        <w:t xml:space="preserve">Rani, L., Thapa, K., Kanojia, N., Sharma, N., Singh, S., Grewal, A. S., Srivastav, A. L., &amp; Kaushal, J. (2021). An extensive review on the consequences of chemical pesticides on human health and environment. </w:t>
      </w:r>
      <w:r w:rsidRPr="00602609">
        <w:rPr>
          <w:i/>
          <w:iCs/>
        </w:rPr>
        <w:t>Journal of Cleaner Production</w:t>
      </w:r>
      <w:r w:rsidRPr="00602609">
        <w:t xml:space="preserve">, </w:t>
      </w:r>
      <w:r w:rsidRPr="00602609">
        <w:rPr>
          <w:i/>
          <w:iCs/>
        </w:rPr>
        <w:t>283</w:t>
      </w:r>
      <w:r w:rsidRPr="00602609">
        <w:t>, 124657. https://doi.org/10.1016/j.jclepro.2020.124657</w:t>
      </w:r>
    </w:p>
    <w:p w14:paraId="32BAEEE9" w14:textId="77777777" w:rsidR="00602609" w:rsidRPr="00602609" w:rsidRDefault="00602609" w:rsidP="00602609">
      <w:pPr>
        <w:pStyle w:val="Bibliography"/>
      </w:pPr>
      <w:r w:rsidRPr="00602609">
        <w:t xml:space="preserve">Ritchie, H., &amp; Roser, M. (2019). Half of the world’s habitable land is used for agriculture. </w:t>
      </w:r>
      <w:r w:rsidRPr="00602609">
        <w:rPr>
          <w:i/>
          <w:iCs/>
        </w:rPr>
        <w:t>Our World in Data</w:t>
      </w:r>
      <w:r w:rsidRPr="00602609">
        <w:t>.</w:t>
      </w:r>
    </w:p>
    <w:p w14:paraId="486C3217" w14:textId="77777777" w:rsidR="00602609" w:rsidRPr="00602609" w:rsidRDefault="00602609" w:rsidP="00602609">
      <w:pPr>
        <w:pStyle w:val="Bibliography"/>
      </w:pPr>
      <w:r w:rsidRPr="00602609">
        <w:t xml:space="preserve">Rouge, A., Adeux, G., Busset, H., Hugard, R., Martin, J., Matejicek, A., Moreau, D., Guillemin, J.-P., &amp; Cordeau, S. (2023). Carry-over effects of cover crops on weeds and crop productivity in no-till systems. </w:t>
      </w:r>
      <w:r w:rsidRPr="00602609">
        <w:rPr>
          <w:i/>
          <w:iCs/>
        </w:rPr>
        <w:t>Field Crops Research</w:t>
      </w:r>
      <w:r w:rsidRPr="00602609">
        <w:t xml:space="preserve">, </w:t>
      </w:r>
      <w:r w:rsidRPr="00602609">
        <w:rPr>
          <w:i/>
          <w:iCs/>
        </w:rPr>
        <w:t>295</w:t>
      </w:r>
      <w:r w:rsidRPr="00602609">
        <w:t>, 108899. https://doi.org/10.1016/j.fcr.2023.108899</w:t>
      </w:r>
    </w:p>
    <w:p w14:paraId="79CA8733" w14:textId="77777777" w:rsidR="00602609" w:rsidRPr="00602609" w:rsidRDefault="00602609" w:rsidP="00602609">
      <w:pPr>
        <w:pStyle w:val="Bibliography"/>
      </w:pPr>
      <w:r w:rsidRPr="00602609">
        <w:t xml:space="preserve">Salonen, J., Andersson, L., Andreasen, C., &amp; Semb Torresen, K. (2008). </w:t>
      </w:r>
      <w:r w:rsidRPr="00602609">
        <w:rPr>
          <w:i/>
          <w:iCs/>
        </w:rPr>
        <w:t>Key perennial weeds in arable crops in the Nordic countries</w:t>
      </w:r>
      <w:r w:rsidRPr="00602609">
        <w:t>.</w:t>
      </w:r>
    </w:p>
    <w:p w14:paraId="69B1B07A" w14:textId="77777777" w:rsidR="00602609" w:rsidRPr="00602609" w:rsidRDefault="00602609" w:rsidP="00602609">
      <w:pPr>
        <w:pStyle w:val="Bibliography"/>
      </w:pPr>
      <w:r w:rsidRPr="00602609">
        <w:t xml:space="preserve">Schatke, M., Ulber, L., Musavi, T., Wäldchen, J., &amp; von Redwitz, C. (2024). From unwanted to wanted: Blending functional weed traits into weed distribution maps. </w:t>
      </w:r>
      <w:r w:rsidRPr="00602609">
        <w:rPr>
          <w:i/>
          <w:iCs/>
        </w:rPr>
        <w:t>Weed Research</w:t>
      </w:r>
      <w:r w:rsidRPr="00602609">
        <w:t xml:space="preserve">, </w:t>
      </w:r>
      <w:r w:rsidRPr="00602609">
        <w:rPr>
          <w:i/>
          <w:iCs/>
        </w:rPr>
        <w:t>64</w:t>
      </w:r>
      <w:r w:rsidRPr="00602609">
        <w:t>(6), 407–417. https://doi.org/10.1111/wre.12664</w:t>
      </w:r>
    </w:p>
    <w:p w14:paraId="60CC2963" w14:textId="77777777" w:rsidR="00602609" w:rsidRPr="00602609" w:rsidRDefault="00602609" w:rsidP="00602609">
      <w:pPr>
        <w:pStyle w:val="Bibliography"/>
      </w:pPr>
      <w:r w:rsidRPr="00602609">
        <w:lastRenderedPageBreak/>
        <w:t xml:space="preserve">Sharma, A., Kumar, V., Shahzad, B., Tanveer, M., Sidhu, G. P. S., Handa, N., Kohli, S. K., Yadav, P., Bali, A. S., Parihar, R. D., Dar, O. I., Singh, K., Jasrotia, S., Bakshi, P., Ramakrishnan, M., Kumar, S., Bhardwaj, R., &amp; Thukral, A. K. (2019). Worldwide pesticide usage and its impacts on ecosystem. </w:t>
      </w:r>
      <w:r w:rsidRPr="00602609">
        <w:rPr>
          <w:i/>
          <w:iCs/>
        </w:rPr>
        <w:t>SN Applied Sciences</w:t>
      </w:r>
      <w:r w:rsidRPr="00602609">
        <w:t xml:space="preserve">, </w:t>
      </w:r>
      <w:r w:rsidRPr="00602609">
        <w:rPr>
          <w:i/>
          <w:iCs/>
        </w:rPr>
        <w:t>1</w:t>
      </w:r>
      <w:r w:rsidRPr="00602609">
        <w:t>(11), 1446. https://doi.org/10.1007/s42452-019-1485-1</w:t>
      </w:r>
    </w:p>
    <w:p w14:paraId="135C987A" w14:textId="77777777" w:rsidR="00602609" w:rsidRPr="00602609" w:rsidRDefault="00602609" w:rsidP="00602609">
      <w:pPr>
        <w:pStyle w:val="Bibliography"/>
      </w:pPr>
      <w:r w:rsidRPr="00602609">
        <w:t xml:space="preserve">Shrestha, A., Knezevic, S. Z., Roy, R. C., Ball-Coelho, B. R., &amp; Swanton, C. J. (2002). Effect of tillage, cover crop and crop rotation on the composition of weed flora in a sandy soil. </w:t>
      </w:r>
      <w:r w:rsidRPr="00602609">
        <w:rPr>
          <w:i/>
          <w:iCs/>
        </w:rPr>
        <w:t>Weed Research</w:t>
      </w:r>
      <w:r w:rsidRPr="00602609">
        <w:t xml:space="preserve">, </w:t>
      </w:r>
      <w:r w:rsidRPr="00602609">
        <w:rPr>
          <w:i/>
          <w:iCs/>
        </w:rPr>
        <w:t>42</w:t>
      </w:r>
      <w:r w:rsidRPr="00602609">
        <w:t>(1), 76–87. https://doi.org/10.1046/j.1365-3180.2002.00264.x</w:t>
      </w:r>
    </w:p>
    <w:p w14:paraId="62524E2B" w14:textId="77777777" w:rsidR="00602609" w:rsidRPr="00602609" w:rsidRDefault="00602609" w:rsidP="00602609">
      <w:pPr>
        <w:pStyle w:val="Bibliography"/>
      </w:pPr>
      <w:r w:rsidRPr="00602609">
        <w:t xml:space="preserve">Silge, J., &amp; Robinson, D. (2016). tidytext: Text Mining and Analysis Using Tidy Data Principles in R. </w:t>
      </w:r>
      <w:r w:rsidRPr="00602609">
        <w:rPr>
          <w:i/>
          <w:iCs/>
        </w:rPr>
        <w:t>JOSS</w:t>
      </w:r>
      <w:r w:rsidRPr="00602609">
        <w:t xml:space="preserve">, </w:t>
      </w:r>
      <w:r w:rsidRPr="00602609">
        <w:rPr>
          <w:i/>
          <w:iCs/>
        </w:rPr>
        <w:t>1</w:t>
      </w:r>
      <w:r w:rsidRPr="00602609">
        <w:t>(3). https://doi.org/10.21105/joss.00037</w:t>
      </w:r>
    </w:p>
    <w:p w14:paraId="0A8DBD43" w14:textId="77777777" w:rsidR="00602609" w:rsidRPr="00602609" w:rsidRDefault="00602609" w:rsidP="00602609">
      <w:pPr>
        <w:pStyle w:val="Bibliography"/>
      </w:pPr>
      <w:r w:rsidRPr="00602609">
        <w:t xml:space="preserve">Smith, R. G., Warren, N. D., &amp; Cordeau, S. (2020). Are cover crop mixtures better at suppressing weeds than cover crop monocultures? </w:t>
      </w:r>
      <w:r w:rsidRPr="00602609">
        <w:rPr>
          <w:i/>
          <w:iCs/>
        </w:rPr>
        <w:t>Weed Science</w:t>
      </w:r>
      <w:r w:rsidRPr="00602609">
        <w:t xml:space="preserve">, </w:t>
      </w:r>
      <w:r w:rsidRPr="00602609">
        <w:rPr>
          <w:i/>
          <w:iCs/>
        </w:rPr>
        <w:t>68</w:t>
      </w:r>
      <w:r w:rsidRPr="00602609">
        <w:t>(2), 186–194. https://doi.org/10.1017/wsc.2020.12</w:t>
      </w:r>
    </w:p>
    <w:p w14:paraId="7AA26D8E" w14:textId="77777777" w:rsidR="00602609" w:rsidRPr="00602609" w:rsidRDefault="00602609" w:rsidP="00602609">
      <w:pPr>
        <w:pStyle w:val="Bibliography"/>
      </w:pPr>
      <w:r w:rsidRPr="00602609">
        <w:t xml:space="preserve">Storkey, J., &amp; Westbury, D. B. (2007). Managing arable weeds for biodiversity. </w:t>
      </w:r>
      <w:r w:rsidRPr="00602609">
        <w:rPr>
          <w:i/>
          <w:iCs/>
        </w:rPr>
        <w:t>Pest Management Science</w:t>
      </w:r>
      <w:r w:rsidRPr="00602609">
        <w:t xml:space="preserve">, </w:t>
      </w:r>
      <w:r w:rsidRPr="00602609">
        <w:rPr>
          <w:i/>
          <w:iCs/>
        </w:rPr>
        <w:t>63</w:t>
      </w:r>
      <w:r w:rsidRPr="00602609">
        <w:t>(6), 517–523. https://doi.org/10.1002/ps.1375</w:t>
      </w:r>
    </w:p>
    <w:p w14:paraId="4451E5F5" w14:textId="77777777" w:rsidR="00602609" w:rsidRPr="00602609" w:rsidRDefault="00602609" w:rsidP="00602609">
      <w:pPr>
        <w:pStyle w:val="Bibliography"/>
      </w:pPr>
      <w:r w:rsidRPr="00602609">
        <w:t xml:space="preserve">Sullivan, C. A. O., Whisson, K., Treble, K., Roper, M. M., Micin, S. F., &amp; Ward, P. R. (2017). Biological nitrification inhibition by weeds: Wild radish, brome grass, wild oats and annual ryegrass decrease nitrification rates in their rhizospheres. </w:t>
      </w:r>
      <w:r w:rsidRPr="00602609">
        <w:rPr>
          <w:i/>
          <w:iCs/>
        </w:rPr>
        <w:t>Crop and Pasture Science</w:t>
      </w:r>
      <w:r w:rsidRPr="00602609">
        <w:t xml:space="preserve">, </w:t>
      </w:r>
      <w:r w:rsidRPr="00602609">
        <w:rPr>
          <w:i/>
          <w:iCs/>
        </w:rPr>
        <w:t>68</w:t>
      </w:r>
      <w:r w:rsidRPr="00602609">
        <w:t>(8), 798–804. https://doi.org/10.1071/CP17243</w:t>
      </w:r>
    </w:p>
    <w:p w14:paraId="14EFCE22" w14:textId="77777777" w:rsidR="00602609" w:rsidRPr="00602609" w:rsidRDefault="00602609" w:rsidP="00602609">
      <w:pPr>
        <w:pStyle w:val="Bibliography"/>
      </w:pPr>
      <w:r w:rsidRPr="00602609">
        <w:t xml:space="preserve">Swanton, C. J., Shrestha, A., Roy, R. C., Ball-Coelho, B. R., &amp; Knezevic, S. Z. (1999). Effect of tillage systems, N, and cover crop on the composition of weed flora. </w:t>
      </w:r>
      <w:r w:rsidRPr="00602609">
        <w:rPr>
          <w:i/>
          <w:iCs/>
        </w:rPr>
        <w:t>Weed Science</w:t>
      </w:r>
      <w:r w:rsidRPr="00602609">
        <w:t xml:space="preserve">, </w:t>
      </w:r>
      <w:r w:rsidRPr="00602609">
        <w:rPr>
          <w:i/>
          <w:iCs/>
        </w:rPr>
        <w:t>47</w:t>
      </w:r>
      <w:r w:rsidRPr="00602609">
        <w:t>(4), 454–461. https://doi.org/10.1017/S0043174500092079</w:t>
      </w:r>
    </w:p>
    <w:p w14:paraId="4EC3B7EE" w14:textId="77777777" w:rsidR="00602609" w:rsidRPr="00602609" w:rsidRDefault="00602609" w:rsidP="00602609">
      <w:pPr>
        <w:pStyle w:val="Bibliography"/>
      </w:pPr>
      <w:r w:rsidRPr="00602609">
        <w:t xml:space="preserve">Wan, N.-F., Fu, L., Dainese, M., Kiær, L. P., Hu, Y.-Q., Xin, F., Goulson, D., Woodcock, B. A., Vanbergen, A. J., Spurgeon, D. J., Shen, S., &amp; Scherber, C. (2025). Pesticides </w:t>
      </w:r>
      <w:r w:rsidRPr="00602609">
        <w:lastRenderedPageBreak/>
        <w:t xml:space="preserve">have negative effects on non-target organisms. </w:t>
      </w:r>
      <w:r w:rsidRPr="00602609">
        <w:rPr>
          <w:i/>
          <w:iCs/>
        </w:rPr>
        <w:t>Nature Communications</w:t>
      </w:r>
      <w:r w:rsidRPr="00602609">
        <w:t xml:space="preserve">, </w:t>
      </w:r>
      <w:r w:rsidRPr="00602609">
        <w:rPr>
          <w:i/>
          <w:iCs/>
        </w:rPr>
        <w:t>16</w:t>
      </w:r>
      <w:r w:rsidRPr="00602609">
        <w:t>(1), 1360. https://doi.org/10.1038/s41467-025-56732-x</w:t>
      </w:r>
    </w:p>
    <w:p w14:paraId="45740D89" w14:textId="77777777" w:rsidR="00602609" w:rsidRPr="00602609" w:rsidRDefault="00602609" w:rsidP="00602609">
      <w:pPr>
        <w:pStyle w:val="Bibliography"/>
      </w:pPr>
      <w:r w:rsidRPr="00602609">
        <w:t xml:space="preserve">Weber, J. F., Kunz, C., Peteinatos, G. G., Zikeli, S., &amp; Gerhards, R. (2017). Weed Control Using Conventional Tillage, Reduced Tillage, No-Tillage, and Cover Crops in Organic Soybean. </w:t>
      </w:r>
      <w:r w:rsidRPr="00602609">
        <w:rPr>
          <w:i/>
          <w:iCs/>
        </w:rPr>
        <w:t>Agriculture</w:t>
      </w:r>
      <w:r w:rsidRPr="00602609">
        <w:t xml:space="preserve">, </w:t>
      </w:r>
      <w:r w:rsidRPr="00602609">
        <w:rPr>
          <w:i/>
          <w:iCs/>
        </w:rPr>
        <w:t>7</w:t>
      </w:r>
      <w:r w:rsidRPr="00602609">
        <w:t>(5), 43. https://doi.org/10.3390/agriculture7050043</w:t>
      </w:r>
    </w:p>
    <w:p w14:paraId="10382613" w14:textId="77777777" w:rsidR="00602609" w:rsidRPr="00602609" w:rsidRDefault="00602609" w:rsidP="00602609">
      <w:pPr>
        <w:pStyle w:val="Bibliography"/>
      </w:pPr>
      <w:r w:rsidRPr="00602609">
        <w:t xml:space="preserve">Wickham, H., Averick, M., Bryan, J., Chang, W., McGowan, L. D., François, R., Grolemund, G., Hayes, A., Henry, L., Hester, J., Kuhn, M., Pedersen, T. L., Miller, E., Bache, S. M., Müller, K., Ooms, J., Robinson, D., Seidel, D. P., Spinu, V., … Yutani, H. (2019). Welcome to the Tidyverse. </w:t>
      </w:r>
      <w:r w:rsidRPr="00602609">
        <w:rPr>
          <w:i/>
          <w:iCs/>
        </w:rPr>
        <w:t>Journal of Open Source Software</w:t>
      </w:r>
      <w:r w:rsidRPr="00602609">
        <w:t xml:space="preserve">, </w:t>
      </w:r>
      <w:r w:rsidRPr="00602609">
        <w:rPr>
          <w:i/>
          <w:iCs/>
        </w:rPr>
        <w:t>4</w:t>
      </w:r>
      <w:r w:rsidRPr="00602609">
        <w:t>(43), 1686. https://doi.org/10.21105/joss.01686</w:t>
      </w:r>
    </w:p>
    <w:p w14:paraId="5519708E" w14:textId="77777777" w:rsidR="00602609" w:rsidRPr="00602609" w:rsidRDefault="00602609" w:rsidP="00602609">
      <w:pPr>
        <w:pStyle w:val="Bibliography"/>
      </w:pPr>
      <w:r w:rsidRPr="00602609">
        <w:t xml:space="preserve">Wickham, H., &amp; Bryan, J. (2023). </w:t>
      </w:r>
      <w:r w:rsidRPr="00602609">
        <w:rPr>
          <w:i/>
          <w:iCs/>
        </w:rPr>
        <w:t>readxl: Read Excel Files</w:t>
      </w:r>
      <w:r w:rsidRPr="00602609">
        <w:t>. https://CRAN.R-project.org/package=readxl</w:t>
      </w:r>
    </w:p>
    <w:p w14:paraId="4BFFE6A1" w14:textId="77777777" w:rsidR="00602609" w:rsidRPr="00602609" w:rsidRDefault="00602609" w:rsidP="00602609">
      <w:pPr>
        <w:pStyle w:val="Bibliography"/>
      </w:pPr>
      <w:r w:rsidRPr="00602609">
        <w:t xml:space="preserve">Wickham, H., Pedersen, T. L., &amp; Seidel, D. (2025). </w:t>
      </w:r>
      <w:r w:rsidRPr="00602609">
        <w:rPr>
          <w:i/>
          <w:iCs/>
        </w:rPr>
        <w:t>scales: Scale Functions for Visualization</w:t>
      </w:r>
      <w:r w:rsidRPr="00602609">
        <w:t>. https://CRAN.R-project.org/package=scales</w:t>
      </w:r>
    </w:p>
    <w:p w14:paraId="333F8FAC" w14:textId="77777777" w:rsidR="00602609" w:rsidRPr="00602609" w:rsidRDefault="00602609" w:rsidP="00602609">
      <w:pPr>
        <w:pStyle w:val="Bibliography"/>
      </w:pPr>
      <w:r w:rsidRPr="00602609">
        <w:t xml:space="preserve">Yvoz, S., Petit, S., Biju-Duval, L., &amp; Cordeau, S. (2020). A framework to type crop management strategies within a production situation to improve the comprehension of weed communities. </w:t>
      </w:r>
      <w:r w:rsidRPr="00602609">
        <w:rPr>
          <w:i/>
          <w:iCs/>
        </w:rPr>
        <w:t>European Journal of Agronomy</w:t>
      </w:r>
      <w:r w:rsidRPr="00602609">
        <w:t xml:space="preserve">, </w:t>
      </w:r>
      <w:r w:rsidRPr="00602609">
        <w:rPr>
          <w:i/>
          <w:iCs/>
        </w:rPr>
        <w:t>115</w:t>
      </w:r>
      <w:r w:rsidRPr="00602609">
        <w:t>, 126009. https://doi.org/10.1016/j.eja.2020.126009</w:t>
      </w:r>
    </w:p>
    <w:p w14:paraId="5B9592F7" w14:textId="095F391E" w:rsidR="00602609" w:rsidRPr="003C7F19" w:rsidRDefault="00602609" w:rsidP="00045088">
      <w:pPr>
        <w:spacing w:line="360" w:lineRule="auto"/>
        <w:rPr>
          <w:b/>
          <w:bCs/>
        </w:rPr>
      </w:pPr>
      <w:r>
        <w:rPr>
          <w:b/>
          <w:bCs/>
        </w:rPr>
        <w:fldChar w:fldCharType="end"/>
      </w:r>
      <w:bookmarkEnd w:id="0"/>
    </w:p>
    <w:sectPr w:rsidR="00602609" w:rsidRPr="003C7F19" w:rsidSect="00C33AD4">
      <w:footerReference w:type="even" r:id="rId18"/>
      <w:footerReference w:type="default" r:id="rId19"/>
      <w:pgSz w:w="11906" w:h="16838"/>
      <w:pgMar w:top="1440" w:right="1440" w:bottom="1440" w:left="1440" w:header="851" w:footer="851" w:gutter="0"/>
      <w:lnNumType w:countBy="1" w:restart="continuous"/>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1" w:author="Mette Sønderskov" w:date="2026-01-09T12:42:00Z" w:initials="MS">
    <w:p w14:paraId="30384C02" w14:textId="77777777" w:rsidR="00A11724" w:rsidRDefault="00A11724" w:rsidP="00A11724">
      <w:pPr>
        <w:pStyle w:val="CommentText"/>
      </w:pPr>
      <w:r>
        <w:rPr>
          <w:rStyle w:val="CommentReference"/>
        </w:rPr>
        <w:annotationRef/>
      </w:r>
      <w:r>
        <w:rPr>
          <w:lang w:val="da-DK"/>
        </w:rPr>
        <w:t>What is included in this? Later non-crop vegetation does not include the cover crops them selves l. 87</w:t>
      </w:r>
    </w:p>
  </w:comment>
  <w:comment w:id="13" w:author="Mette Sønderskov" w:date="2026-01-21T14:57:00Z" w:initials="MS">
    <w:p w14:paraId="797227BE" w14:textId="77777777" w:rsidR="001973FD" w:rsidRDefault="001973FD" w:rsidP="001973FD">
      <w:pPr>
        <w:pStyle w:val="CommentText"/>
      </w:pPr>
      <w:r>
        <w:rPr>
          <w:rStyle w:val="CommentReference"/>
        </w:rPr>
        <w:annotationRef/>
      </w:r>
      <w:r>
        <w:rPr>
          <w:lang w:val="da-DK"/>
        </w:rPr>
        <w:t>A bit complicated to read</w:t>
      </w:r>
    </w:p>
  </w:comment>
  <w:comment w:id="16" w:author="Mette Sønderskov" w:date="2026-01-09T12:41:00Z" w:initials="MS">
    <w:p w14:paraId="6FCA55F7" w14:textId="77777777" w:rsidR="00661550" w:rsidRDefault="0022251B" w:rsidP="00661550">
      <w:pPr>
        <w:pStyle w:val="CommentText"/>
      </w:pPr>
      <w:r>
        <w:rPr>
          <w:rStyle w:val="CommentReference"/>
        </w:rPr>
        <w:annotationRef/>
      </w:r>
      <w:r w:rsidR="00661550">
        <w:rPr>
          <w:lang w:val="da-DK"/>
        </w:rPr>
        <w:t>In the beginning cover crops are categorised as non-crop vegetation, or did I misunderstood? Line 1.</w:t>
      </w:r>
    </w:p>
  </w:comment>
  <w:comment w:id="24" w:author="Mette Sønderskov" w:date="2026-01-09T12:58:00Z" w:initials="MS">
    <w:p w14:paraId="5B984AD9" w14:textId="704ADD15" w:rsidR="00FD3490" w:rsidRDefault="00FD3490" w:rsidP="00FD3490">
      <w:pPr>
        <w:pStyle w:val="CommentText"/>
      </w:pPr>
      <w:r>
        <w:rPr>
          <w:rStyle w:val="CommentReference"/>
        </w:rPr>
        <w:annotationRef/>
      </w:r>
      <w:r>
        <w:rPr>
          <w:lang w:val="da-DK"/>
        </w:rPr>
        <w:t>The 30 treatments are not described yet</w:t>
      </w:r>
    </w:p>
  </w:comment>
  <w:comment w:id="48" w:author="Mette Sønderskov" w:date="2026-01-09T13:07:00Z" w:initials="MS">
    <w:p w14:paraId="07640BFE" w14:textId="77777777" w:rsidR="00BF3BE8" w:rsidRDefault="00A03A63" w:rsidP="00BF3BE8">
      <w:pPr>
        <w:pStyle w:val="CommentText"/>
      </w:pPr>
      <w:r>
        <w:rPr>
          <w:rStyle w:val="CommentReference"/>
        </w:rPr>
        <w:annotationRef/>
      </w:r>
      <w:r w:rsidR="00BF3BE8">
        <w:rPr>
          <w:lang w:val="da-DK"/>
        </w:rPr>
        <w:t>Maybe not necessary?</w:t>
      </w:r>
    </w:p>
  </w:comment>
  <w:comment w:id="49" w:author="Virginia Anne Nichols" w:date="2025-01-30T21:16:00Z" w:initials="VN">
    <w:p w14:paraId="03CF345F" w14:textId="69369F43" w:rsidR="00CD7E08" w:rsidRDefault="00CD7E08" w:rsidP="00CD7E08">
      <w:pPr>
        <w:pStyle w:val="CommentText"/>
      </w:pPr>
      <w:r>
        <w:rPr>
          <w:rStyle w:val="CommentReference"/>
        </w:rPr>
        <w:annotationRef/>
      </w:r>
      <w:r>
        <w:t>These values were reported in Scherner et al. 2016, but it was not stated how they were determined. Grid sampling, method for carbon determination, etc.</w:t>
      </w:r>
    </w:p>
  </w:comment>
  <w:comment w:id="50" w:author="Mette Sønderskov" w:date="2026-01-09T13:08:00Z" w:initials="MS">
    <w:p w14:paraId="12232E3F" w14:textId="77777777" w:rsidR="000F566D" w:rsidRDefault="000F566D" w:rsidP="000F566D">
      <w:pPr>
        <w:pStyle w:val="CommentText"/>
      </w:pPr>
      <w:r>
        <w:rPr>
          <w:rStyle w:val="CommentReference"/>
        </w:rPr>
        <w:annotationRef/>
      </w:r>
      <w:r>
        <w:rPr>
          <w:lang w:val="da-DK"/>
        </w:rPr>
        <w:t>Rotation?</w:t>
      </w:r>
    </w:p>
  </w:comment>
  <w:comment w:id="51" w:author="Virginia Anne Nichols" w:date="2025-02-18T11:45:00Z" w:initials="VN">
    <w:p w14:paraId="078FEAD5" w14:textId="35325AD5" w:rsidR="001A455C" w:rsidRDefault="001A455C" w:rsidP="001A455C">
      <w:pPr>
        <w:pStyle w:val="CommentText"/>
      </w:pPr>
      <w:r>
        <w:rPr>
          <w:rStyle w:val="CommentReference"/>
        </w:rPr>
        <w:annotationRef/>
      </w:r>
      <w:r>
        <w:t>How was the straw removed?</w:t>
      </w:r>
    </w:p>
  </w:comment>
  <w:comment w:id="52" w:author="Virginia Anne Nichols" w:date="2025-04-01T09:42:00Z" w:initials="VN">
    <w:p w14:paraId="37309398" w14:textId="77777777" w:rsidR="001A455C" w:rsidRDefault="001A455C" w:rsidP="001A455C">
      <w:pPr>
        <w:pStyle w:val="CommentText"/>
      </w:pPr>
      <w:r>
        <w:rPr>
          <w:rStyle w:val="CommentReference"/>
        </w:rPr>
        <w:annotationRef/>
      </w:r>
      <w:r>
        <w:t>I need to know which study to cite</w:t>
      </w:r>
    </w:p>
  </w:comment>
  <w:comment w:id="54" w:author="Virginia Anne Nichols" w:date="2025-02-18T10:54:00Z" w:initials="VN">
    <w:p w14:paraId="5D9AFA1F" w14:textId="323396AC" w:rsidR="00C91C94" w:rsidRDefault="001A455C" w:rsidP="00C91C94">
      <w:pPr>
        <w:pStyle w:val="CommentText"/>
      </w:pPr>
      <w:r>
        <w:rPr>
          <w:rStyle w:val="CommentReference"/>
        </w:rPr>
        <w:annotationRef/>
      </w:r>
      <w:r w:rsidR="00C91C94">
        <w:t>There was no tillage in the fall because of the cover crops - correct? The log lists a tillage event to a depth of 3-4 cm following cash crop harvest - is the timing wrong (was it actually cultivated in the late fall) or is the entry wrong (the tillage did not occur).</w:t>
      </w:r>
    </w:p>
  </w:comment>
  <w:comment w:id="55" w:author="Virginia Anne Nichols" w:date="2025-02-18T10:55:00Z" w:initials="VN">
    <w:p w14:paraId="1D7A512E" w14:textId="2B12B36A" w:rsidR="000043B8" w:rsidRDefault="001A455C" w:rsidP="000043B8">
      <w:pPr>
        <w:pStyle w:val="CommentText"/>
      </w:pPr>
      <w:r>
        <w:rPr>
          <w:rStyle w:val="CommentReference"/>
        </w:rPr>
        <w:annotationRef/>
      </w:r>
      <w:r w:rsidR="000043B8">
        <w:t>Were faba beans also planted in 17.5 row spacings in no-till/surface and 12.5 in the inv tillage?</w:t>
      </w:r>
    </w:p>
  </w:comment>
  <w:comment w:id="56" w:author="Mette Sønderskov" w:date="2026-01-09T13:21:00Z" w:initials="MS">
    <w:p w14:paraId="760722E2" w14:textId="77777777" w:rsidR="000406BB" w:rsidRDefault="00FA0CA5" w:rsidP="000406BB">
      <w:pPr>
        <w:pStyle w:val="CommentText"/>
      </w:pPr>
      <w:r>
        <w:rPr>
          <w:rStyle w:val="CommentReference"/>
        </w:rPr>
        <w:annotationRef/>
      </w:r>
      <w:r w:rsidR="000406BB">
        <w:rPr>
          <w:lang w:val="da-DK"/>
        </w:rPr>
        <w:t>Add explanation for the abbreviations MixE,, MixM etc. The Mix part is clear, but important to highlight early and medium and late timing</w:t>
      </w:r>
    </w:p>
  </w:comment>
  <w:comment w:id="57" w:author="Virginia Anne Nichols" w:date="2025-11-26T09:25:00Z" w:initials="VN">
    <w:p w14:paraId="07D2856F" w14:textId="1367C322" w:rsidR="002A7D26" w:rsidRDefault="002A7D26" w:rsidP="002A7D26">
      <w:pPr>
        <w:pStyle w:val="CommentText"/>
      </w:pPr>
      <w:r>
        <w:rPr>
          <w:rStyle w:val="CommentReference"/>
        </w:rPr>
        <w:annotationRef/>
      </w:r>
      <w:r>
        <w:t>Bo, how did this work with the 17,5 cm row spacing in the non-inversion tillage treatments?</w:t>
      </w:r>
    </w:p>
  </w:comment>
  <w:comment w:id="59" w:author="Mette Sønderskov" w:date="2026-01-09T13:23:00Z" w:initials="MS">
    <w:p w14:paraId="5E3AE852" w14:textId="77777777" w:rsidR="004346CB" w:rsidRDefault="004346CB" w:rsidP="004346CB">
      <w:pPr>
        <w:pStyle w:val="CommentText"/>
      </w:pPr>
      <w:r>
        <w:rPr>
          <w:rStyle w:val="CommentReference"/>
        </w:rPr>
        <w:annotationRef/>
      </w:r>
      <w:r>
        <w:rPr>
          <w:lang w:val="da-DK"/>
        </w:rPr>
        <w:t>I think it is better to stick to the MixE abbreviation throughout the paper</w:t>
      </w:r>
    </w:p>
  </w:comment>
  <w:comment w:id="60" w:author="Virginia Anne Nichols" w:date="2025-02-18T11:47:00Z" w:initials="VN">
    <w:p w14:paraId="3D95C606" w14:textId="4BDAEC15" w:rsidR="001A455C" w:rsidRDefault="001A455C" w:rsidP="001A455C">
      <w:pPr>
        <w:pStyle w:val="CommentText"/>
      </w:pPr>
      <w:r>
        <w:rPr>
          <w:rStyle w:val="CommentReference"/>
        </w:rPr>
        <w:annotationRef/>
      </w:r>
      <w:r>
        <w:t>Explain why a different package was used</w:t>
      </w:r>
    </w:p>
  </w:comment>
  <w:comment w:id="58" w:author="Mette Sønderskov" w:date="2026-01-09T13:24:00Z" w:initials="MS">
    <w:p w14:paraId="2FFFDA97" w14:textId="77777777" w:rsidR="006F085F" w:rsidRDefault="006F085F" w:rsidP="006F085F">
      <w:pPr>
        <w:pStyle w:val="CommentText"/>
      </w:pPr>
      <w:r>
        <w:rPr>
          <w:rStyle w:val="CommentReference"/>
        </w:rPr>
        <w:annotationRef/>
      </w:r>
      <w:r>
        <w:rPr>
          <w:lang w:val="da-DK"/>
        </w:rPr>
        <w:t>Could this be converted into a table?</w:t>
      </w:r>
    </w:p>
  </w:comment>
  <w:comment w:id="62" w:author="Mette Sønderskov" w:date="2026-01-09T13:25:00Z" w:initials="MS">
    <w:p w14:paraId="6EE8CF43" w14:textId="77777777" w:rsidR="00443AE5" w:rsidRDefault="00443AE5" w:rsidP="00443AE5">
      <w:pPr>
        <w:pStyle w:val="CommentText"/>
      </w:pPr>
      <w:r>
        <w:rPr>
          <w:rStyle w:val="CommentReference"/>
        </w:rPr>
        <w:annotationRef/>
      </w:r>
      <w:r>
        <w:rPr>
          <w:lang w:val="da-DK"/>
        </w:rPr>
        <w:t>There are no national recommendations, so maybe  include the advisory services followed: SEGES, VKST or similar</w:t>
      </w:r>
    </w:p>
  </w:comment>
  <w:comment w:id="63" w:author="Mette Sønderskov" w:date="2026-01-09T13:27:00Z" w:initials="MS">
    <w:p w14:paraId="4DC11FED" w14:textId="77777777" w:rsidR="00316086" w:rsidRDefault="00316086" w:rsidP="00316086">
      <w:pPr>
        <w:pStyle w:val="CommentText"/>
      </w:pPr>
      <w:r>
        <w:rPr>
          <w:rStyle w:val="CommentReference"/>
        </w:rPr>
        <w:annotationRef/>
      </w:r>
      <w:r>
        <w:rPr>
          <w:lang w:val="da-DK"/>
        </w:rPr>
        <w:t>Repetitive</w:t>
      </w:r>
      <w:r>
        <w:rPr>
          <w:lang w:val="da-DK"/>
        </w:rPr>
        <w:br/>
      </w:r>
    </w:p>
  </w:comment>
  <w:comment w:id="65" w:author="Mette Sønderskov" w:date="2026-01-09T13:29:00Z" w:initials="MS">
    <w:p w14:paraId="79C135C6" w14:textId="77777777" w:rsidR="004E57B8" w:rsidRDefault="00577904" w:rsidP="004E57B8">
      <w:pPr>
        <w:pStyle w:val="CommentText"/>
      </w:pPr>
      <w:r>
        <w:rPr>
          <w:rStyle w:val="CommentReference"/>
        </w:rPr>
        <w:annotationRef/>
      </w:r>
      <w:r w:rsidR="004E57B8">
        <w:rPr>
          <w:lang w:val="da-DK"/>
        </w:rPr>
        <w:t>It is actually described rather detailed, so maybe delete the ”briefly”</w:t>
      </w:r>
    </w:p>
  </w:comment>
  <w:comment w:id="66" w:author="Mette Sønderskov" w:date="2026-01-09T13:35:00Z" w:initials="MS">
    <w:p w14:paraId="1712955C" w14:textId="0A3408F2" w:rsidR="003317B0" w:rsidRDefault="003317B0" w:rsidP="003317B0">
      <w:pPr>
        <w:pStyle w:val="CommentText"/>
      </w:pPr>
      <w:r>
        <w:rPr>
          <w:rStyle w:val="CommentReference"/>
        </w:rPr>
        <w:annotationRef/>
      </w:r>
      <w:r>
        <w:rPr>
          <w:lang w:val="da-DK"/>
        </w:rPr>
        <w:t>Were the numbers for volunteer and other summed for 2018?</w:t>
      </w:r>
    </w:p>
  </w:comment>
  <w:comment w:id="67" w:author="Mette Sønderskov" w:date="2026-01-09T13:38:00Z" w:initials="MS">
    <w:p w14:paraId="54234C4D" w14:textId="77777777" w:rsidR="009E1DA4" w:rsidRDefault="009E1DA4" w:rsidP="009E1DA4">
      <w:pPr>
        <w:pStyle w:val="CommentText"/>
      </w:pPr>
      <w:r>
        <w:rPr>
          <w:rStyle w:val="CommentReference"/>
        </w:rPr>
        <w:annotationRef/>
      </w:r>
      <w:r>
        <w:rPr>
          <w:lang w:val="da-DK"/>
        </w:rPr>
        <w:t>Some of the information in these paragraphs overlap with information of table 2. Would it be possible to add dates to the table and maybe size of sampling area to shorten the text?</w:t>
      </w:r>
    </w:p>
  </w:comment>
  <w:comment w:id="73" w:author="Mette Sønderskov" w:date="2026-01-09T13:55:00Z" w:initials="MS">
    <w:p w14:paraId="18A93F98" w14:textId="77777777" w:rsidR="004E5758" w:rsidRDefault="00937914" w:rsidP="004E5758">
      <w:pPr>
        <w:pStyle w:val="CommentText"/>
      </w:pPr>
      <w:r>
        <w:rPr>
          <w:rStyle w:val="CommentReference"/>
        </w:rPr>
        <w:annotationRef/>
      </w:r>
      <w:r w:rsidR="004E5758">
        <w:rPr>
          <w:lang w:val="da-DK"/>
        </w:rPr>
        <w:t xml:space="preserve"> Maybe tons/ha or hkg/ha ? </w:t>
      </w:r>
    </w:p>
  </w:comment>
  <w:comment w:id="75" w:author="Mette Sønderskov" w:date="2026-01-09T14:03:00Z" w:initials="MS">
    <w:p w14:paraId="62FC59C0" w14:textId="4C4F6E1D" w:rsidR="007C4B1C" w:rsidRDefault="007C4B1C" w:rsidP="007C4B1C">
      <w:pPr>
        <w:pStyle w:val="CommentText"/>
      </w:pPr>
      <w:r>
        <w:rPr>
          <w:rStyle w:val="CommentReference"/>
        </w:rPr>
        <w:annotationRef/>
      </w:r>
      <w:r>
        <w:rPr>
          <w:lang w:val="da-DK"/>
        </w:rPr>
        <w:t>Even though it is kind of obvious, the tillage system abbreviations should probably be explained in the legend</w:t>
      </w:r>
    </w:p>
  </w:comment>
  <w:comment w:id="76" w:author="Mette Sønderskov" w:date="2026-01-09T15:09:00Z" w:initials="MS">
    <w:p w14:paraId="28C38A09" w14:textId="77777777" w:rsidR="000658E0" w:rsidRDefault="00F743A5" w:rsidP="000658E0">
      <w:pPr>
        <w:pStyle w:val="CommentText"/>
      </w:pPr>
      <w:r>
        <w:rPr>
          <w:rStyle w:val="CommentReference"/>
        </w:rPr>
        <w:annotationRef/>
      </w:r>
      <w:r w:rsidR="000658E0">
        <w:rPr>
          <w:lang w:val="da-DK"/>
        </w:rPr>
        <w:t>By the numbers in figure 2, MixM also appears to vary relatively much between years?</w:t>
      </w:r>
    </w:p>
  </w:comment>
  <w:comment w:id="77" w:author="Mette Sønderskov" w:date="2026-01-09T15:14:00Z" w:initials="MS">
    <w:p w14:paraId="3DDA3850" w14:textId="77777777" w:rsidR="00C65299" w:rsidRDefault="00C65299" w:rsidP="00C65299">
      <w:pPr>
        <w:pStyle w:val="CommentText"/>
      </w:pPr>
      <w:r>
        <w:rPr>
          <w:rStyle w:val="CommentReference"/>
        </w:rPr>
        <w:annotationRef/>
      </w:r>
      <w:r>
        <w:rPr>
          <w:lang w:val="da-DK"/>
        </w:rPr>
        <w:t>Since the Mix CC apparently did not establish well, or at least did not end up with high biomass of the established species, is it still relevant to describe the treatment effect as an effect of the CC treatment?? Just wondering</w:t>
      </w:r>
    </w:p>
  </w:comment>
  <w:comment w:id="78" w:author="Mette Sønderskov" w:date="2026-01-21T15:07:00Z" w:initials="MS">
    <w:p w14:paraId="7BBF9738" w14:textId="77777777" w:rsidR="009B7549" w:rsidRDefault="009B7549" w:rsidP="009B7549">
      <w:pPr>
        <w:pStyle w:val="CommentText"/>
      </w:pPr>
      <w:r>
        <w:rPr>
          <w:rStyle w:val="CommentReference"/>
        </w:rPr>
        <w:annotationRef/>
      </w:r>
      <w:r>
        <w:rPr>
          <w:lang w:val="da-DK"/>
        </w:rPr>
        <w:t>This was the comment I wanted to discuss with you before sending the document, but now you get it. It is a fundamental part of the paper and therefore I hesitated to put it here before talking to you…..</w:t>
      </w:r>
    </w:p>
  </w:comment>
  <w:comment w:id="79" w:author="Mette Sønderskov" w:date="2026-01-09T15:14:00Z" w:initials="MS">
    <w:p w14:paraId="058FA0AB" w14:textId="6DBAC1D1" w:rsidR="008444B8" w:rsidRDefault="008C680E" w:rsidP="008444B8">
      <w:pPr>
        <w:pStyle w:val="CommentText"/>
      </w:pPr>
      <w:r>
        <w:rPr>
          <w:rStyle w:val="CommentReference"/>
        </w:rPr>
        <w:annotationRef/>
      </w:r>
      <w:r w:rsidR="008444B8">
        <w:rPr>
          <w:lang w:val="da-DK"/>
        </w:rPr>
        <w:t>average? Does the number of species include the CC species?</w:t>
      </w:r>
    </w:p>
  </w:comment>
  <w:comment w:id="86" w:author="Mette Sønderskov" w:date="2026-01-09T15:17:00Z" w:initials="MS">
    <w:p w14:paraId="39804D58" w14:textId="77777777" w:rsidR="008546EA" w:rsidRDefault="008546EA" w:rsidP="008546EA">
      <w:pPr>
        <w:pStyle w:val="CommentText"/>
      </w:pPr>
      <w:r>
        <w:rPr>
          <w:rStyle w:val="CommentReference"/>
        </w:rPr>
        <w:annotationRef/>
      </w:r>
      <w:r>
        <w:rPr>
          <w:lang w:val="da-DK"/>
        </w:rPr>
        <w:t>Most other places it is called radish</w:t>
      </w:r>
    </w:p>
  </w:comment>
  <w:comment w:id="87" w:author="Mette Sønderskov" w:date="2026-01-09T15:28:00Z" w:initials="MS">
    <w:p w14:paraId="67815C7C" w14:textId="77777777" w:rsidR="00BE42CD" w:rsidRDefault="00BE42CD" w:rsidP="00BE42CD">
      <w:pPr>
        <w:pStyle w:val="CommentText"/>
      </w:pPr>
      <w:r>
        <w:rPr>
          <w:rStyle w:val="CommentReference"/>
        </w:rPr>
        <w:annotationRef/>
      </w:r>
      <w:r>
        <w:rPr>
          <w:lang w:val="da-DK"/>
        </w:rPr>
        <w:t>Why only show the faba bean yield? Did I miss something. Because it is the last year or because it is the only year with differences?</w:t>
      </w:r>
    </w:p>
  </w:comment>
  <w:comment w:id="88" w:author="Mette Sønderskov" w:date="2026-01-09T15:45:00Z" w:initials="MS">
    <w:p w14:paraId="7FE203B3" w14:textId="77777777" w:rsidR="00B25E0A" w:rsidRDefault="00B25E0A" w:rsidP="00B25E0A">
      <w:pPr>
        <w:pStyle w:val="CommentText"/>
      </w:pPr>
      <w:r>
        <w:rPr>
          <w:rStyle w:val="CommentReference"/>
        </w:rPr>
        <w:annotationRef/>
      </w:r>
      <w:r>
        <w:rPr>
          <w:lang w:val="da-DK"/>
        </w:rPr>
        <w:t xml:space="preserve">Do we have references showing that in other cases there is a strong impact? </w:t>
      </w:r>
    </w:p>
  </w:comment>
  <w:comment w:id="89" w:author="Mette Sønderskov" w:date="2026-01-09T15:46:00Z" w:initials="MS">
    <w:p w14:paraId="20DC4A11" w14:textId="77777777" w:rsidR="00836859" w:rsidRDefault="009F509F" w:rsidP="00836859">
      <w:pPr>
        <w:pStyle w:val="CommentText"/>
      </w:pPr>
      <w:r>
        <w:rPr>
          <w:rStyle w:val="CommentReference"/>
        </w:rPr>
        <w:annotationRef/>
      </w:r>
      <w:r w:rsidR="00836859">
        <w:rPr>
          <w:lang w:val="da-DK"/>
        </w:rPr>
        <w:t>Is this connected to the actual CC mix or that fact that it did not provide enough biomass. In this case the mix is only two species, which might also be a factor. That said, i agree with the statement</w:t>
      </w:r>
    </w:p>
  </w:comment>
  <w:comment w:id="92" w:author="Virginia Anne Nichols" w:date="2025-11-26T10:39:00Z" w:initials="VN">
    <w:p w14:paraId="30569D99" w14:textId="07318D7E" w:rsidR="00602609" w:rsidRDefault="00602609" w:rsidP="00602609">
      <w:pPr>
        <w:pStyle w:val="CommentText"/>
      </w:pPr>
      <w:r>
        <w:rPr>
          <w:rStyle w:val="CommentReference"/>
        </w:rPr>
        <w:annotationRef/>
      </w:r>
      <w:r>
        <w:t>Bo or Mette can you fill this in?</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30384C02" w15:done="0"/>
  <w15:commentEx w15:paraId="797227BE" w15:done="0"/>
  <w15:commentEx w15:paraId="6FCA55F7" w15:done="0"/>
  <w15:commentEx w15:paraId="5B984AD9" w15:done="0"/>
  <w15:commentEx w15:paraId="07640BFE" w15:done="0"/>
  <w15:commentEx w15:paraId="03CF345F" w15:done="0"/>
  <w15:commentEx w15:paraId="12232E3F" w15:done="0"/>
  <w15:commentEx w15:paraId="078FEAD5" w15:done="0"/>
  <w15:commentEx w15:paraId="37309398" w15:done="0"/>
  <w15:commentEx w15:paraId="5D9AFA1F" w15:done="0"/>
  <w15:commentEx w15:paraId="1D7A512E" w15:done="0"/>
  <w15:commentEx w15:paraId="760722E2" w15:done="0"/>
  <w15:commentEx w15:paraId="07D2856F" w15:done="0"/>
  <w15:commentEx w15:paraId="5E3AE852" w15:done="0"/>
  <w15:commentEx w15:paraId="3D95C606" w15:done="0"/>
  <w15:commentEx w15:paraId="2FFFDA97" w15:done="0"/>
  <w15:commentEx w15:paraId="6EE8CF43" w15:done="0"/>
  <w15:commentEx w15:paraId="4DC11FED" w15:done="0"/>
  <w15:commentEx w15:paraId="79C135C6" w15:done="0"/>
  <w15:commentEx w15:paraId="1712955C" w15:done="0"/>
  <w15:commentEx w15:paraId="54234C4D" w15:done="0"/>
  <w15:commentEx w15:paraId="18A93F98" w15:done="0"/>
  <w15:commentEx w15:paraId="62FC59C0" w15:done="0"/>
  <w15:commentEx w15:paraId="28C38A09" w15:done="0"/>
  <w15:commentEx w15:paraId="3DDA3850" w15:done="0"/>
  <w15:commentEx w15:paraId="7BBF9738" w15:paraIdParent="3DDA3850" w15:done="0"/>
  <w15:commentEx w15:paraId="058FA0AB" w15:done="0"/>
  <w15:commentEx w15:paraId="39804D58" w15:done="0"/>
  <w15:commentEx w15:paraId="67815C7C" w15:done="0"/>
  <w15:commentEx w15:paraId="7FE203B3" w15:done="0"/>
  <w15:commentEx w15:paraId="20DC4A11" w15:done="0"/>
  <w15:commentEx w15:paraId="30569D99"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5A747AE4" w16cex:dateUtc="2026-01-09T11:42:00Z"/>
  <w16cex:commentExtensible w16cex:durableId="48D45713" w16cex:dateUtc="2026-01-21T13:57:00Z"/>
  <w16cex:commentExtensible w16cex:durableId="4ADA1308" w16cex:dateUtc="2026-01-09T11:41:00Z"/>
  <w16cex:commentExtensible w16cex:durableId="20802056" w16cex:dateUtc="2026-01-09T11:58:00Z"/>
  <w16cex:commentExtensible w16cex:durableId="3AC07173" w16cex:dateUtc="2026-01-09T12:07:00Z"/>
  <w16cex:commentExtensible w16cex:durableId="26273C0A" w16cex:dateUtc="2025-01-30T20:16:00Z"/>
  <w16cex:commentExtensible w16cex:durableId="472B41CB" w16cex:dateUtc="2026-01-09T12:08:00Z"/>
  <w16cex:commentExtensible w16cex:durableId="73E22568" w16cex:dateUtc="2025-02-18T10:45:00Z"/>
  <w16cex:commentExtensible w16cex:durableId="74E83C9E" w16cex:dateUtc="2025-04-01T07:42:00Z"/>
  <w16cex:commentExtensible w16cex:durableId="26A838AC" w16cex:dateUtc="2025-02-18T09:54:00Z"/>
  <w16cex:commentExtensible w16cex:durableId="719E07D9" w16cex:dateUtc="2025-02-18T09:55:00Z"/>
  <w16cex:commentExtensible w16cex:durableId="382FCFFB" w16cex:dateUtc="2026-01-09T12:21:00Z"/>
  <w16cex:commentExtensible w16cex:durableId="024958BE" w16cex:dateUtc="2025-11-26T08:25:00Z"/>
  <w16cex:commentExtensible w16cex:durableId="11BE0769" w16cex:dateUtc="2026-01-09T12:23:00Z"/>
  <w16cex:commentExtensible w16cex:durableId="3EAA758B" w16cex:dateUtc="2025-02-18T10:47:00Z"/>
  <w16cex:commentExtensible w16cex:durableId="6FADA2AB" w16cex:dateUtc="2026-01-09T12:24:00Z"/>
  <w16cex:commentExtensible w16cex:durableId="555B0BCC" w16cex:dateUtc="2026-01-09T12:25:00Z"/>
  <w16cex:commentExtensible w16cex:durableId="06FBA293" w16cex:dateUtc="2026-01-09T12:27:00Z"/>
  <w16cex:commentExtensible w16cex:durableId="1586BC7A" w16cex:dateUtc="2026-01-09T12:29:00Z"/>
  <w16cex:commentExtensible w16cex:durableId="0CD3C714" w16cex:dateUtc="2026-01-09T12:35:00Z"/>
  <w16cex:commentExtensible w16cex:durableId="49478FF8" w16cex:dateUtc="2026-01-09T12:38:00Z"/>
  <w16cex:commentExtensible w16cex:durableId="05A32C2F" w16cex:dateUtc="2026-01-09T12:55:00Z"/>
  <w16cex:commentExtensible w16cex:durableId="4602249B" w16cex:dateUtc="2026-01-09T13:03:00Z"/>
  <w16cex:commentExtensible w16cex:durableId="168E5AFC" w16cex:dateUtc="2026-01-09T14:09:00Z"/>
  <w16cex:commentExtensible w16cex:durableId="4641EE62" w16cex:dateUtc="2026-01-09T14:14:00Z"/>
  <w16cex:commentExtensible w16cex:durableId="077ED3D9" w16cex:dateUtc="2026-01-21T14:07:00Z"/>
  <w16cex:commentExtensible w16cex:durableId="7D61C3E0" w16cex:dateUtc="2026-01-09T14:14:00Z"/>
  <w16cex:commentExtensible w16cex:durableId="38135D8E" w16cex:dateUtc="2026-01-09T14:17:00Z"/>
  <w16cex:commentExtensible w16cex:durableId="224FEDA4" w16cex:dateUtc="2026-01-09T14:28:00Z"/>
  <w16cex:commentExtensible w16cex:durableId="02D73AF3" w16cex:dateUtc="2026-01-09T14:45:00Z"/>
  <w16cex:commentExtensible w16cex:durableId="659FD3E4" w16cex:dateUtc="2026-01-09T14:46:00Z"/>
  <w16cex:commentExtensible w16cex:durableId="0C509EE4" w16cex:dateUtc="2025-11-26T09:39: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30384C02" w16cid:durableId="5A747AE4"/>
  <w16cid:commentId w16cid:paraId="797227BE" w16cid:durableId="48D45713"/>
  <w16cid:commentId w16cid:paraId="6FCA55F7" w16cid:durableId="4ADA1308"/>
  <w16cid:commentId w16cid:paraId="5B984AD9" w16cid:durableId="20802056"/>
  <w16cid:commentId w16cid:paraId="07640BFE" w16cid:durableId="3AC07173"/>
  <w16cid:commentId w16cid:paraId="03CF345F" w16cid:durableId="26273C0A"/>
  <w16cid:commentId w16cid:paraId="12232E3F" w16cid:durableId="472B41CB"/>
  <w16cid:commentId w16cid:paraId="078FEAD5" w16cid:durableId="73E22568"/>
  <w16cid:commentId w16cid:paraId="37309398" w16cid:durableId="74E83C9E"/>
  <w16cid:commentId w16cid:paraId="5D9AFA1F" w16cid:durableId="26A838AC"/>
  <w16cid:commentId w16cid:paraId="1D7A512E" w16cid:durableId="719E07D9"/>
  <w16cid:commentId w16cid:paraId="760722E2" w16cid:durableId="382FCFFB"/>
  <w16cid:commentId w16cid:paraId="07D2856F" w16cid:durableId="024958BE"/>
  <w16cid:commentId w16cid:paraId="5E3AE852" w16cid:durableId="11BE0769"/>
  <w16cid:commentId w16cid:paraId="3D95C606" w16cid:durableId="3EAA758B"/>
  <w16cid:commentId w16cid:paraId="2FFFDA97" w16cid:durableId="6FADA2AB"/>
  <w16cid:commentId w16cid:paraId="6EE8CF43" w16cid:durableId="555B0BCC"/>
  <w16cid:commentId w16cid:paraId="4DC11FED" w16cid:durableId="06FBA293"/>
  <w16cid:commentId w16cid:paraId="79C135C6" w16cid:durableId="1586BC7A"/>
  <w16cid:commentId w16cid:paraId="1712955C" w16cid:durableId="0CD3C714"/>
  <w16cid:commentId w16cid:paraId="54234C4D" w16cid:durableId="49478FF8"/>
  <w16cid:commentId w16cid:paraId="18A93F98" w16cid:durableId="05A32C2F"/>
  <w16cid:commentId w16cid:paraId="62FC59C0" w16cid:durableId="4602249B"/>
  <w16cid:commentId w16cid:paraId="28C38A09" w16cid:durableId="168E5AFC"/>
  <w16cid:commentId w16cid:paraId="3DDA3850" w16cid:durableId="4641EE62"/>
  <w16cid:commentId w16cid:paraId="7BBF9738" w16cid:durableId="077ED3D9"/>
  <w16cid:commentId w16cid:paraId="058FA0AB" w16cid:durableId="7D61C3E0"/>
  <w16cid:commentId w16cid:paraId="39804D58" w16cid:durableId="38135D8E"/>
  <w16cid:commentId w16cid:paraId="67815C7C" w16cid:durableId="224FEDA4"/>
  <w16cid:commentId w16cid:paraId="7FE203B3" w16cid:durableId="02D73AF3"/>
  <w16cid:commentId w16cid:paraId="20DC4A11" w16cid:durableId="659FD3E4"/>
  <w16cid:commentId w16cid:paraId="30569D99" w16cid:durableId="0C509EE4"/>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47DB8FC" w14:textId="77777777" w:rsidR="005D28E6" w:rsidRDefault="005D28E6">
      <w:r>
        <w:separator/>
      </w:r>
    </w:p>
  </w:endnote>
  <w:endnote w:type="continuationSeparator" w:id="0">
    <w:p w14:paraId="3E1B16FE" w14:textId="77777777" w:rsidR="005D28E6" w:rsidRDefault="005D28E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6A597B" w14:textId="165880D2" w:rsidR="00DB07CC" w:rsidRDefault="00DB07CC">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separate"/>
    </w:r>
    <w:r w:rsidR="00737D7A">
      <w:rPr>
        <w:rStyle w:val="PageNumber"/>
        <w:noProof/>
      </w:rPr>
      <w:t>18</w:t>
    </w:r>
    <w:r>
      <w:rPr>
        <w:rStyle w:val="PageNumber"/>
      </w:rPr>
      <w:fldChar w:fldCharType="end"/>
    </w:r>
  </w:p>
  <w:p w14:paraId="13F785D9" w14:textId="77777777" w:rsidR="00DB07CC" w:rsidRDefault="00DB07CC">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9A73A2" w14:textId="77777777" w:rsidR="00DB07CC" w:rsidRDefault="00DB07CC">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14</w:t>
    </w:r>
    <w:r>
      <w:rPr>
        <w:rStyle w:val="PageNumber"/>
      </w:rPr>
      <w:fldChar w:fldCharType="end"/>
    </w:r>
  </w:p>
  <w:p w14:paraId="3852FF25" w14:textId="77777777" w:rsidR="00DB07CC" w:rsidRDefault="00DB07C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B8EEBB5" w14:textId="77777777" w:rsidR="005D28E6" w:rsidRDefault="005D28E6">
      <w:r>
        <w:separator/>
      </w:r>
    </w:p>
  </w:footnote>
  <w:footnote w:type="continuationSeparator" w:id="0">
    <w:p w14:paraId="1293F98F" w14:textId="77777777" w:rsidR="005D28E6" w:rsidRDefault="005D28E6">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D0C1D5C"/>
    <w:multiLevelType w:val="hybridMultilevel"/>
    <w:tmpl w:val="35E854EC"/>
    <w:lvl w:ilvl="0" w:tplc="0406000F">
      <w:start w:val="1"/>
      <w:numFmt w:val="decimal"/>
      <w:lvlText w:val="%1."/>
      <w:lvlJc w:val="left"/>
      <w:pPr>
        <w:ind w:left="720" w:hanging="360"/>
      </w:pPr>
      <w:rPr>
        <w:rFonts w:hint="default"/>
      </w:rPr>
    </w:lvl>
    <w:lvl w:ilvl="1" w:tplc="04060019">
      <w:start w:val="1"/>
      <w:numFmt w:val="lowerLetter"/>
      <w:lvlText w:val="%2."/>
      <w:lvlJc w:val="left"/>
      <w:pPr>
        <w:ind w:left="1440" w:hanging="360"/>
      </w:pPr>
    </w:lvl>
    <w:lvl w:ilvl="2" w:tplc="0406001B" w:tentative="1">
      <w:start w:val="1"/>
      <w:numFmt w:val="lowerRoman"/>
      <w:lvlText w:val="%3."/>
      <w:lvlJc w:val="right"/>
      <w:pPr>
        <w:ind w:left="2160" w:hanging="180"/>
      </w:pPr>
    </w:lvl>
    <w:lvl w:ilvl="3" w:tplc="0406000F" w:tentative="1">
      <w:start w:val="1"/>
      <w:numFmt w:val="decimal"/>
      <w:lvlText w:val="%4."/>
      <w:lvlJc w:val="left"/>
      <w:pPr>
        <w:ind w:left="2880" w:hanging="360"/>
      </w:pPr>
    </w:lvl>
    <w:lvl w:ilvl="4" w:tplc="04060019" w:tentative="1">
      <w:start w:val="1"/>
      <w:numFmt w:val="lowerLetter"/>
      <w:lvlText w:val="%5."/>
      <w:lvlJc w:val="left"/>
      <w:pPr>
        <w:ind w:left="3600" w:hanging="360"/>
      </w:pPr>
    </w:lvl>
    <w:lvl w:ilvl="5" w:tplc="0406001B" w:tentative="1">
      <w:start w:val="1"/>
      <w:numFmt w:val="lowerRoman"/>
      <w:lvlText w:val="%6."/>
      <w:lvlJc w:val="right"/>
      <w:pPr>
        <w:ind w:left="4320" w:hanging="180"/>
      </w:pPr>
    </w:lvl>
    <w:lvl w:ilvl="6" w:tplc="0406000F" w:tentative="1">
      <w:start w:val="1"/>
      <w:numFmt w:val="decimal"/>
      <w:lvlText w:val="%7."/>
      <w:lvlJc w:val="left"/>
      <w:pPr>
        <w:ind w:left="5040" w:hanging="360"/>
      </w:pPr>
    </w:lvl>
    <w:lvl w:ilvl="7" w:tplc="04060019" w:tentative="1">
      <w:start w:val="1"/>
      <w:numFmt w:val="lowerLetter"/>
      <w:lvlText w:val="%8."/>
      <w:lvlJc w:val="left"/>
      <w:pPr>
        <w:ind w:left="5760" w:hanging="360"/>
      </w:pPr>
    </w:lvl>
    <w:lvl w:ilvl="8" w:tplc="0406001B" w:tentative="1">
      <w:start w:val="1"/>
      <w:numFmt w:val="lowerRoman"/>
      <w:lvlText w:val="%9."/>
      <w:lvlJc w:val="right"/>
      <w:pPr>
        <w:ind w:left="6480" w:hanging="180"/>
      </w:pPr>
    </w:lvl>
  </w:abstractNum>
  <w:num w:numId="1" w16cid:durableId="823276657">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Mette Sønderskov">
    <w15:presenceInfo w15:providerId="None" w15:userId="Mette Sønderskov"/>
  </w15:person>
  <w15:person w15:author="Virginia Anne Nichols">
    <w15:presenceInfo w15:providerId="AD" w15:userId="S::au757887@uni.au.dk::1e8bc941-3906-405c-be8c-f2e8d9cc7a85"/>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trackRevisions/>
  <w:defaultTabStop w:val="720"/>
  <w:hyphenationZone w:val="425"/>
  <w:drawingGridHorizontalSpacing w:val="57"/>
  <w:displayVerticalDrawingGridEvery w:val="2"/>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EN.InstantFormat" w:val="&lt;ENInstantFormat&gt;&lt;Enabled&gt;0&lt;/Enabled&gt;&lt;ScanUnformatted&gt;1&lt;/ScanUnformatted&gt;&lt;ScanChanges&gt;1&lt;/ScanChanges&gt;&lt;/ENInstantFormat&gt;"/>
    <w:docVar w:name="EN.Layout" w:val="&lt;ENLayout&gt;&lt;Style&gt;Weed Research&lt;/Style&gt;&lt;LeftDelim&gt;{&lt;/LeftDelim&gt;&lt;RightDelim&gt;}&lt;/RightDelim&gt;&lt;FontName&gt;Times New Roman&lt;/FontName&gt;&lt;FontSize&gt;12&lt;/FontSize&gt;&lt;ReflistTitle&gt;&lt;/ReflistTitle&gt;&lt;StartingRefnum&gt;1&lt;/StartingRefnum&gt;&lt;FirstLineIndent&gt;0&lt;/FirstLineIndent&gt;&lt;HangingIndent&gt;720&lt;/HangingIndent&gt;&lt;LineSpacing&gt;0&lt;/LineSpacing&gt;&lt;SpaceAfter&gt;0&lt;/SpaceAfter&gt;&lt;/ENLayout&gt;"/>
    <w:docVar w:name="EN.Libraries" w:val="&lt;ENLibraries&gt;&lt;Libraries&gt;&lt;item&gt;Ecology-Converted.enl&lt;/item&gt;&lt;/Libraries&gt;&lt;/ENLibraries&gt;"/>
  </w:docVars>
  <w:rsids>
    <w:rsidRoot w:val="00B76139"/>
    <w:rsid w:val="00002830"/>
    <w:rsid w:val="000030AF"/>
    <w:rsid w:val="000043B8"/>
    <w:rsid w:val="00030F1C"/>
    <w:rsid w:val="000347C5"/>
    <w:rsid w:val="00035BA0"/>
    <w:rsid w:val="000406BB"/>
    <w:rsid w:val="00041F28"/>
    <w:rsid w:val="00045088"/>
    <w:rsid w:val="000508B5"/>
    <w:rsid w:val="0005410A"/>
    <w:rsid w:val="00057203"/>
    <w:rsid w:val="000658E0"/>
    <w:rsid w:val="000701DF"/>
    <w:rsid w:val="00075466"/>
    <w:rsid w:val="000855B2"/>
    <w:rsid w:val="00091299"/>
    <w:rsid w:val="000A24E8"/>
    <w:rsid w:val="000A315B"/>
    <w:rsid w:val="000A78B8"/>
    <w:rsid w:val="000B0944"/>
    <w:rsid w:val="000B2786"/>
    <w:rsid w:val="000B6D43"/>
    <w:rsid w:val="000B7E46"/>
    <w:rsid w:val="000C25A5"/>
    <w:rsid w:val="000C30A9"/>
    <w:rsid w:val="000E34EC"/>
    <w:rsid w:val="000E7436"/>
    <w:rsid w:val="000F566D"/>
    <w:rsid w:val="00111917"/>
    <w:rsid w:val="00121AD9"/>
    <w:rsid w:val="00123F93"/>
    <w:rsid w:val="00126F2F"/>
    <w:rsid w:val="00133612"/>
    <w:rsid w:val="0014626F"/>
    <w:rsid w:val="001479F9"/>
    <w:rsid w:val="00156D97"/>
    <w:rsid w:val="001711CB"/>
    <w:rsid w:val="0017612C"/>
    <w:rsid w:val="00177F6D"/>
    <w:rsid w:val="001973FD"/>
    <w:rsid w:val="00197824"/>
    <w:rsid w:val="001A00CE"/>
    <w:rsid w:val="001A1339"/>
    <w:rsid w:val="001A2BE0"/>
    <w:rsid w:val="001A455C"/>
    <w:rsid w:val="001B5010"/>
    <w:rsid w:val="001C0F78"/>
    <w:rsid w:val="001C2FB2"/>
    <w:rsid w:val="001C52EB"/>
    <w:rsid w:val="001C7E86"/>
    <w:rsid w:val="001C7F6C"/>
    <w:rsid w:val="001D3CD3"/>
    <w:rsid w:val="001E79BC"/>
    <w:rsid w:val="001F07F6"/>
    <w:rsid w:val="001F765E"/>
    <w:rsid w:val="00204786"/>
    <w:rsid w:val="00216616"/>
    <w:rsid w:val="0022251B"/>
    <w:rsid w:val="0022360D"/>
    <w:rsid w:val="002269F5"/>
    <w:rsid w:val="00226AAF"/>
    <w:rsid w:val="002314A6"/>
    <w:rsid w:val="00231E9B"/>
    <w:rsid w:val="00235076"/>
    <w:rsid w:val="0025438D"/>
    <w:rsid w:val="00257317"/>
    <w:rsid w:val="00260E18"/>
    <w:rsid w:val="00274552"/>
    <w:rsid w:val="00276F65"/>
    <w:rsid w:val="002843A2"/>
    <w:rsid w:val="00290113"/>
    <w:rsid w:val="00297F70"/>
    <w:rsid w:val="002A08AE"/>
    <w:rsid w:val="002A4453"/>
    <w:rsid w:val="002A518A"/>
    <w:rsid w:val="002A55FC"/>
    <w:rsid w:val="002A5F86"/>
    <w:rsid w:val="002A6941"/>
    <w:rsid w:val="002A7D26"/>
    <w:rsid w:val="002B6F1A"/>
    <w:rsid w:val="002C160E"/>
    <w:rsid w:val="002C3BDB"/>
    <w:rsid w:val="002C6C36"/>
    <w:rsid w:val="002D10E5"/>
    <w:rsid w:val="002D5BD0"/>
    <w:rsid w:val="002E4D53"/>
    <w:rsid w:val="002F485B"/>
    <w:rsid w:val="00300184"/>
    <w:rsid w:val="00316086"/>
    <w:rsid w:val="0032017C"/>
    <w:rsid w:val="003317B0"/>
    <w:rsid w:val="003479FB"/>
    <w:rsid w:val="00371A66"/>
    <w:rsid w:val="00381089"/>
    <w:rsid w:val="0038548F"/>
    <w:rsid w:val="003A1B51"/>
    <w:rsid w:val="003B122A"/>
    <w:rsid w:val="003C7F19"/>
    <w:rsid w:val="003D3B6E"/>
    <w:rsid w:val="003E2487"/>
    <w:rsid w:val="003E4A33"/>
    <w:rsid w:val="003E7CBF"/>
    <w:rsid w:val="00402490"/>
    <w:rsid w:val="0040336B"/>
    <w:rsid w:val="004246D5"/>
    <w:rsid w:val="004346CB"/>
    <w:rsid w:val="00434E4D"/>
    <w:rsid w:val="00436E4A"/>
    <w:rsid w:val="00443AE5"/>
    <w:rsid w:val="00462BFF"/>
    <w:rsid w:val="00494819"/>
    <w:rsid w:val="004963B7"/>
    <w:rsid w:val="00496DB9"/>
    <w:rsid w:val="004C06F7"/>
    <w:rsid w:val="004C0D61"/>
    <w:rsid w:val="004C4425"/>
    <w:rsid w:val="004E1E8C"/>
    <w:rsid w:val="004E5758"/>
    <w:rsid w:val="004E57B8"/>
    <w:rsid w:val="004E7F25"/>
    <w:rsid w:val="004F47C3"/>
    <w:rsid w:val="00521D40"/>
    <w:rsid w:val="00523DF1"/>
    <w:rsid w:val="0052458A"/>
    <w:rsid w:val="0053182E"/>
    <w:rsid w:val="0053325F"/>
    <w:rsid w:val="00542FF3"/>
    <w:rsid w:val="0054576C"/>
    <w:rsid w:val="00553D8F"/>
    <w:rsid w:val="00556DE2"/>
    <w:rsid w:val="005579A3"/>
    <w:rsid w:val="005642B7"/>
    <w:rsid w:val="00565184"/>
    <w:rsid w:val="00572988"/>
    <w:rsid w:val="00577904"/>
    <w:rsid w:val="00583A92"/>
    <w:rsid w:val="005A746C"/>
    <w:rsid w:val="005B774F"/>
    <w:rsid w:val="005C0BB4"/>
    <w:rsid w:val="005C27E0"/>
    <w:rsid w:val="005C3B4B"/>
    <w:rsid w:val="005D28E6"/>
    <w:rsid w:val="005E12EA"/>
    <w:rsid w:val="005E150B"/>
    <w:rsid w:val="005E5E7E"/>
    <w:rsid w:val="005F1FF2"/>
    <w:rsid w:val="005F4DAC"/>
    <w:rsid w:val="00602609"/>
    <w:rsid w:val="00602B25"/>
    <w:rsid w:val="00604776"/>
    <w:rsid w:val="006067D9"/>
    <w:rsid w:val="00614437"/>
    <w:rsid w:val="0062645F"/>
    <w:rsid w:val="00646AD5"/>
    <w:rsid w:val="00647DEF"/>
    <w:rsid w:val="00661550"/>
    <w:rsid w:val="00670558"/>
    <w:rsid w:val="006774E5"/>
    <w:rsid w:val="006804BA"/>
    <w:rsid w:val="00680EF7"/>
    <w:rsid w:val="00686048"/>
    <w:rsid w:val="00690215"/>
    <w:rsid w:val="006B4AC3"/>
    <w:rsid w:val="006B6B39"/>
    <w:rsid w:val="006B785A"/>
    <w:rsid w:val="006C04E3"/>
    <w:rsid w:val="006C3DC0"/>
    <w:rsid w:val="006D5A73"/>
    <w:rsid w:val="006E0E49"/>
    <w:rsid w:val="006E36A2"/>
    <w:rsid w:val="006F085F"/>
    <w:rsid w:val="006F3CE0"/>
    <w:rsid w:val="006F54D7"/>
    <w:rsid w:val="006F6097"/>
    <w:rsid w:val="00700ACD"/>
    <w:rsid w:val="00704184"/>
    <w:rsid w:val="00715DB1"/>
    <w:rsid w:val="00717BE6"/>
    <w:rsid w:val="00733FC7"/>
    <w:rsid w:val="007348E9"/>
    <w:rsid w:val="00736595"/>
    <w:rsid w:val="00737D7A"/>
    <w:rsid w:val="007604BF"/>
    <w:rsid w:val="00763F20"/>
    <w:rsid w:val="00765D21"/>
    <w:rsid w:val="00770D8A"/>
    <w:rsid w:val="00774D16"/>
    <w:rsid w:val="00782F03"/>
    <w:rsid w:val="00785EAA"/>
    <w:rsid w:val="00792992"/>
    <w:rsid w:val="007974E5"/>
    <w:rsid w:val="007A1907"/>
    <w:rsid w:val="007B00DA"/>
    <w:rsid w:val="007B2BE5"/>
    <w:rsid w:val="007C2B45"/>
    <w:rsid w:val="007C4B1C"/>
    <w:rsid w:val="007D24BE"/>
    <w:rsid w:val="007E73A6"/>
    <w:rsid w:val="00802EF3"/>
    <w:rsid w:val="00806BB5"/>
    <w:rsid w:val="008141BB"/>
    <w:rsid w:val="00822376"/>
    <w:rsid w:val="0082774D"/>
    <w:rsid w:val="008302FF"/>
    <w:rsid w:val="00836859"/>
    <w:rsid w:val="00840816"/>
    <w:rsid w:val="00842881"/>
    <w:rsid w:val="008444B8"/>
    <w:rsid w:val="008546EA"/>
    <w:rsid w:val="008558D4"/>
    <w:rsid w:val="00864051"/>
    <w:rsid w:val="008644C9"/>
    <w:rsid w:val="0086566B"/>
    <w:rsid w:val="0086596F"/>
    <w:rsid w:val="008877EC"/>
    <w:rsid w:val="00890183"/>
    <w:rsid w:val="008935F3"/>
    <w:rsid w:val="008A45D0"/>
    <w:rsid w:val="008B07A4"/>
    <w:rsid w:val="008C1C95"/>
    <w:rsid w:val="008C680E"/>
    <w:rsid w:val="008D2724"/>
    <w:rsid w:val="008D3E81"/>
    <w:rsid w:val="008E0AD1"/>
    <w:rsid w:val="008F4EDA"/>
    <w:rsid w:val="00910B2B"/>
    <w:rsid w:val="009133AC"/>
    <w:rsid w:val="00934F2A"/>
    <w:rsid w:val="00937914"/>
    <w:rsid w:val="00940347"/>
    <w:rsid w:val="009416EB"/>
    <w:rsid w:val="009432A7"/>
    <w:rsid w:val="0095037A"/>
    <w:rsid w:val="00950EEA"/>
    <w:rsid w:val="009521A9"/>
    <w:rsid w:val="00953C94"/>
    <w:rsid w:val="00961822"/>
    <w:rsid w:val="00962AFD"/>
    <w:rsid w:val="0098059C"/>
    <w:rsid w:val="009915C2"/>
    <w:rsid w:val="009A203A"/>
    <w:rsid w:val="009A3A5B"/>
    <w:rsid w:val="009A54AC"/>
    <w:rsid w:val="009A55B2"/>
    <w:rsid w:val="009A7EA2"/>
    <w:rsid w:val="009B1DCF"/>
    <w:rsid w:val="009B7549"/>
    <w:rsid w:val="009C058A"/>
    <w:rsid w:val="009D06A0"/>
    <w:rsid w:val="009E1DA4"/>
    <w:rsid w:val="009F509F"/>
    <w:rsid w:val="009F607B"/>
    <w:rsid w:val="00A03A63"/>
    <w:rsid w:val="00A04631"/>
    <w:rsid w:val="00A11724"/>
    <w:rsid w:val="00A20044"/>
    <w:rsid w:val="00A20B07"/>
    <w:rsid w:val="00A240D9"/>
    <w:rsid w:val="00A249FA"/>
    <w:rsid w:val="00A31C4F"/>
    <w:rsid w:val="00A3505F"/>
    <w:rsid w:val="00A41B89"/>
    <w:rsid w:val="00A51D66"/>
    <w:rsid w:val="00A52678"/>
    <w:rsid w:val="00A62539"/>
    <w:rsid w:val="00A75203"/>
    <w:rsid w:val="00A80E50"/>
    <w:rsid w:val="00A81ACF"/>
    <w:rsid w:val="00A82D15"/>
    <w:rsid w:val="00A83B4F"/>
    <w:rsid w:val="00A90095"/>
    <w:rsid w:val="00A935FC"/>
    <w:rsid w:val="00AA2DBB"/>
    <w:rsid w:val="00AA5912"/>
    <w:rsid w:val="00AC10C6"/>
    <w:rsid w:val="00AC12FF"/>
    <w:rsid w:val="00AC574D"/>
    <w:rsid w:val="00AC6691"/>
    <w:rsid w:val="00AD04C7"/>
    <w:rsid w:val="00AD6F9E"/>
    <w:rsid w:val="00AE1EFC"/>
    <w:rsid w:val="00AE2C54"/>
    <w:rsid w:val="00AE3E5A"/>
    <w:rsid w:val="00AE5322"/>
    <w:rsid w:val="00AF0363"/>
    <w:rsid w:val="00AF348D"/>
    <w:rsid w:val="00AF5044"/>
    <w:rsid w:val="00B20190"/>
    <w:rsid w:val="00B2115D"/>
    <w:rsid w:val="00B25E0A"/>
    <w:rsid w:val="00B27B76"/>
    <w:rsid w:val="00B3112B"/>
    <w:rsid w:val="00B31CD6"/>
    <w:rsid w:val="00B4141B"/>
    <w:rsid w:val="00B431EF"/>
    <w:rsid w:val="00B46DE1"/>
    <w:rsid w:val="00B47D71"/>
    <w:rsid w:val="00B76139"/>
    <w:rsid w:val="00B82FB3"/>
    <w:rsid w:val="00B83835"/>
    <w:rsid w:val="00B841DE"/>
    <w:rsid w:val="00BA7F3D"/>
    <w:rsid w:val="00BB220E"/>
    <w:rsid w:val="00BB39E6"/>
    <w:rsid w:val="00BB7322"/>
    <w:rsid w:val="00BC2028"/>
    <w:rsid w:val="00BC7555"/>
    <w:rsid w:val="00BC7DE8"/>
    <w:rsid w:val="00BD0B68"/>
    <w:rsid w:val="00BD2394"/>
    <w:rsid w:val="00BD4F41"/>
    <w:rsid w:val="00BD5966"/>
    <w:rsid w:val="00BE42CD"/>
    <w:rsid w:val="00BE5883"/>
    <w:rsid w:val="00BE6F86"/>
    <w:rsid w:val="00BF0449"/>
    <w:rsid w:val="00BF3618"/>
    <w:rsid w:val="00BF3BE8"/>
    <w:rsid w:val="00C078C3"/>
    <w:rsid w:val="00C10FAD"/>
    <w:rsid w:val="00C15C78"/>
    <w:rsid w:val="00C16073"/>
    <w:rsid w:val="00C23509"/>
    <w:rsid w:val="00C33AD4"/>
    <w:rsid w:val="00C35B15"/>
    <w:rsid w:val="00C459D5"/>
    <w:rsid w:val="00C651C3"/>
    <w:rsid w:val="00C65299"/>
    <w:rsid w:val="00C75545"/>
    <w:rsid w:val="00C91C94"/>
    <w:rsid w:val="00CA273C"/>
    <w:rsid w:val="00CA2FBE"/>
    <w:rsid w:val="00CB1BFB"/>
    <w:rsid w:val="00CB3F1B"/>
    <w:rsid w:val="00CB56D0"/>
    <w:rsid w:val="00CC097D"/>
    <w:rsid w:val="00CC1AAD"/>
    <w:rsid w:val="00CC4F03"/>
    <w:rsid w:val="00CC5D66"/>
    <w:rsid w:val="00CC6C30"/>
    <w:rsid w:val="00CD19F2"/>
    <w:rsid w:val="00CD7E08"/>
    <w:rsid w:val="00CF198B"/>
    <w:rsid w:val="00CF1E52"/>
    <w:rsid w:val="00CF32A9"/>
    <w:rsid w:val="00D00706"/>
    <w:rsid w:val="00D066A5"/>
    <w:rsid w:val="00D215C3"/>
    <w:rsid w:val="00D27057"/>
    <w:rsid w:val="00D34E34"/>
    <w:rsid w:val="00D52562"/>
    <w:rsid w:val="00D60536"/>
    <w:rsid w:val="00D86704"/>
    <w:rsid w:val="00D87780"/>
    <w:rsid w:val="00D92540"/>
    <w:rsid w:val="00D96229"/>
    <w:rsid w:val="00DA275B"/>
    <w:rsid w:val="00DA3E7B"/>
    <w:rsid w:val="00DA570F"/>
    <w:rsid w:val="00DB07CC"/>
    <w:rsid w:val="00DB3916"/>
    <w:rsid w:val="00DC0149"/>
    <w:rsid w:val="00DC3E09"/>
    <w:rsid w:val="00DC7880"/>
    <w:rsid w:val="00DE3417"/>
    <w:rsid w:val="00DE4D97"/>
    <w:rsid w:val="00DE7AB5"/>
    <w:rsid w:val="00DF07E9"/>
    <w:rsid w:val="00E04EB0"/>
    <w:rsid w:val="00E11F92"/>
    <w:rsid w:val="00E1366F"/>
    <w:rsid w:val="00E20D20"/>
    <w:rsid w:val="00E2642C"/>
    <w:rsid w:val="00E33D15"/>
    <w:rsid w:val="00E41219"/>
    <w:rsid w:val="00E45AC5"/>
    <w:rsid w:val="00E50039"/>
    <w:rsid w:val="00E50922"/>
    <w:rsid w:val="00E66FF5"/>
    <w:rsid w:val="00E67272"/>
    <w:rsid w:val="00E75CD1"/>
    <w:rsid w:val="00E77106"/>
    <w:rsid w:val="00E83610"/>
    <w:rsid w:val="00E9789B"/>
    <w:rsid w:val="00EA1566"/>
    <w:rsid w:val="00EA5B2A"/>
    <w:rsid w:val="00EA65A3"/>
    <w:rsid w:val="00EC5CCC"/>
    <w:rsid w:val="00EE1254"/>
    <w:rsid w:val="00EE52D6"/>
    <w:rsid w:val="00EF288A"/>
    <w:rsid w:val="00EF3506"/>
    <w:rsid w:val="00EF62F9"/>
    <w:rsid w:val="00F07C2C"/>
    <w:rsid w:val="00F26976"/>
    <w:rsid w:val="00F36B54"/>
    <w:rsid w:val="00F371C1"/>
    <w:rsid w:val="00F4447D"/>
    <w:rsid w:val="00F508EF"/>
    <w:rsid w:val="00F57479"/>
    <w:rsid w:val="00F61077"/>
    <w:rsid w:val="00F743A5"/>
    <w:rsid w:val="00F81908"/>
    <w:rsid w:val="00F87470"/>
    <w:rsid w:val="00F949F1"/>
    <w:rsid w:val="00FA0CA5"/>
    <w:rsid w:val="00FB0203"/>
    <w:rsid w:val="00FC4A41"/>
    <w:rsid w:val="00FD249C"/>
    <w:rsid w:val="00FD3490"/>
    <w:rsid w:val="00FD373D"/>
    <w:rsid w:val="00FD5287"/>
    <w:rsid w:val="00FD74C7"/>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882FFB2"/>
  <w15:chartTrackingRefBased/>
  <w15:docId w15:val="{8A01739A-C841-4DFC-A382-0A7DF678EB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GB" w:eastAsia="en-GB"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semiHidden="1" w:unhideWhenUsed="1"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annotation reference" w:uiPriority="99"/>
    <w:lsdException w:name="Title" w:qFormat="1"/>
    <w:lsdException w:name="Subtitle" w:qFormat="1"/>
    <w:lsdException w:name="Strong" w:uiPriority="22"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4"/>
      <w:szCs w:val="24"/>
      <w:lang w:eastAsia="en-US"/>
    </w:rPr>
  </w:style>
  <w:style w:type="paragraph" w:styleId="Heading1">
    <w:name w:val="heading 1"/>
    <w:basedOn w:val="Normal"/>
    <w:next w:val="Normal"/>
    <w:qFormat/>
    <w:pPr>
      <w:keepNext/>
      <w:outlineLvl w:val="0"/>
    </w:pPr>
    <w:rPr>
      <w:b/>
      <w:bCs/>
    </w:rPr>
  </w:style>
  <w:style w:type="paragraph" w:styleId="Heading2">
    <w:name w:val="heading 2"/>
    <w:basedOn w:val="Normal"/>
    <w:next w:val="Normal"/>
    <w:qFormat/>
    <w:pPr>
      <w:keepNext/>
      <w:outlineLvl w:val="1"/>
    </w:pPr>
    <w:rPr>
      <w:i/>
      <w:iCs/>
    </w:rPr>
  </w:style>
  <w:style w:type="paragraph" w:styleId="Heading3">
    <w:name w:val="heading 3"/>
    <w:basedOn w:val="Normal"/>
    <w:next w:val="Normal"/>
    <w:link w:val="Heading3Char"/>
    <w:semiHidden/>
    <w:unhideWhenUsed/>
    <w:qFormat/>
    <w:rsid w:val="001A455C"/>
    <w:pPr>
      <w:keepNext/>
      <w:keepLines/>
      <w:spacing w:before="40"/>
      <w:outlineLvl w:val="2"/>
    </w:pPr>
    <w:rPr>
      <w:rFonts w:asciiTheme="majorHAnsi" w:eastAsiaTheme="majorEastAsia" w:hAnsiTheme="majorHAnsi" w:cstheme="majorBidi"/>
      <w:color w:val="1F3763" w:themeColor="accent1" w:themeShade="7F"/>
    </w:rPr>
  </w:style>
  <w:style w:type="paragraph" w:styleId="Heading4">
    <w:name w:val="heading 4"/>
    <w:basedOn w:val="Normal"/>
    <w:next w:val="Normal"/>
    <w:qFormat/>
    <w:pPr>
      <w:keepNext/>
      <w:spacing w:before="240" w:after="60"/>
      <w:outlineLvl w:val="3"/>
    </w:pPr>
    <w:rPr>
      <w:b/>
      <w:bCs/>
      <w:sz w:val="28"/>
      <w:szCs w:val="28"/>
    </w:rPr>
  </w:style>
  <w:style w:type="paragraph" w:styleId="Heading5">
    <w:name w:val="heading 5"/>
    <w:basedOn w:val="Normal"/>
    <w:next w:val="Normal"/>
    <w:qFormat/>
    <w:pPr>
      <w:keepNext/>
      <w:jc w:val="center"/>
      <w:outlineLvl w:val="4"/>
    </w:pPr>
    <w:rPr>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EnvelopeAddress">
    <w:name w:val="envelope address"/>
    <w:basedOn w:val="Normal"/>
    <w:pPr>
      <w:framePr w:w="7920" w:h="1980" w:hRule="exact" w:hSpace="180" w:wrap="auto" w:hAnchor="page" w:xAlign="center" w:yAlign="bottom"/>
      <w:ind w:left="2880"/>
    </w:pPr>
    <w:rPr>
      <w:rFonts w:cs="Arial"/>
    </w:rPr>
  </w:style>
  <w:style w:type="paragraph" w:styleId="EnvelopeReturn">
    <w:name w:val="envelope return"/>
    <w:basedOn w:val="Normal"/>
    <w:rPr>
      <w:rFonts w:cs="Arial"/>
      <w:sz w:val="20"/>
      <w:szCs w:val="20"/>
    </w:rPr>
  </w:style>
  <w:style w:type="paragraph" w:styleId="BodyText">
    <w:name w:val="Body Text"/>
    <w:basedOn w:val="Normal"/>
    <w:rPr>
      <w:i/>
      <w:iCs/>
    </w:rPr>
  </w:style>
  <w:style w:type="paragraph" w:styleId="BodyTextIndent">
    <w:name w:val="Body Text Indent"/>
    <w:basedOn w:val="Normal"/>
    <w:pPr>
      <w:spacing w:after="120"/>
      <w:ind w:left="283"/>
    </w:pPr>
  </w:style>
  <w:style w:type="character" w:styleId="Hyperlink">
    <w:name w:val="Hyperlink"/>
    <w:rsid w:val="00DF07E9"/>
    <w:rPr>
      <w:color w:val="0000FF"/>
      <w:u w:val="single"/>
    </w:rPr>
  </w:style>
  <w:style w:type="paragraph" w:styleId="Footer">
    <w:name w:val="footer"/>
    <w:basedOn w:val="Normal"/>
    <w:pPr>
      <w:tabs>
        <w:tab w:val="center" w:pos="4320"/>
        <w:tab w:val="right" w:pos="8640"/>
      </w:tabs>
    </w:pPr>
  </w:style>
  <w:style w:type="character" w:styleId="PageNumber">
    <w:name w:val="page number"/>
    <w:basedOn w:val="DefaultParagraphFont"/>
  </w:style>
  <w:style w:type="paragraph" w:styleId="BalloonText">
    <w:name w:val="Balloon Text"/>
    <w:basedOn w:val="Normal"/>
    <w:semiHidden/>
    <w:rPr>
      <w:rFonts w:ascii="Tahoma" w:hAnsi="Tahoma" w:cs="Tahoma"/>
      <w:sz w:val="16"/>
      <w:szCs w:val="16"/>
    </w:rPr>
  </w:style>
  <w:style w:type="character" w:styleId="CommentReference">
    <w:name w:val="annotation reference"/>
    <w:uiPriority w:val="99"/>
    <w:semiHidden/>
    <w:rPr>
      <w:sz w:val="16"/>
      <w:szCs w:val="16"/>
    </w:rPr>
  </w:style>
  <w:style w:type="paragraph" w:styleId="CommentText">
    <w:name w:val="annotation text"/>
    <w:basedOn w:val="Normal"/>
    <w:semiHidden/>
    <w:rPr>
      <w:sz w:val="20"/>
      <w:szCs w:val="20"/>
    </w:rPr>
  </w:style>
  <w:style w:type="paragraph" w:styleId="CommentSubject">
    <w:name w:val="annotation subject"/>
    <w:basedOn w:val="CommentText"/>
    <w:next w:val="CommentText"/>
    <w:semiHidden/>
    <w:rPr>
      <w:b/>
      <w:bCs/>
    </w:rPr>
  </w:style>
  <w:style w:type="character" w:styleId="LineNumber">
    <w:name w:val="line number"/>
    <w:basedOn w:val="DefaultParagraphFont"/>
  </w:style>
  <w:style w:type="character" w:styleId="UnresolvedMention">
    <w:name w:val="Unresolved Mention"/>
    <w:uiPriority w:val="99"/>
    <w:semiHidden/>
    <w:unhideWhenUsed/>
    <w:rsid w:val="004E1E8C"/>
    <w:rPr>
      <w:color w:val="808080"/>
      <w:shd w:val="clear" w:color="auto" w:fill="E6E6E6"/>
    </w:rPr>
  </w:style>
  <w:style w:type="character" w:styleId="Strong">
    <w:name w:val="Strong"/>
    <w:basedOn w:val="DefaultParagraphFont"/>
    <w:uiPriority w:val="22"/>
    <w:qFormat/>
    <w:rsid w:val="00045088"/>
    <w:rPr>
      <w:b/>
      <w:bCs/>
    </w:rPr>
  </w:style>
  <w:style w:type="character" w:customStyle="1" w:styleId="Heading3Char">
    <w:name w:val="Heading 3 Char"/>
    <w:basedOn w:val="DefaultParagraphFont"/>
    <w:link w:val="Heading3"/>
    <w:semiHidden/>
    <w:rsid w:val="001A455C"/>
    <w:rPr>
      <w:rFonts w:asciiTheme="majorHAnsi" w:eastAsiaTheme="majorEastAsia" w:hAnsiTheme="majorHAnsi" w:cstheme="majorBidi"/>
      <w:color w:val="1F3763" w:themeColor="accent1" w:themeShade="7F"/>
      <w:sz w:val="24"/>
      <w:szCs w:val="24"/>
      <w:lang w:eastAsia="en-US"/>
    </w:rPr>
  </w:style>
  <w:style w:type="table" w:styleId="TableGrid">
    <w:name w:val="Table Grid"/>
    <w:basedOn w:val="TableNormal"/>
    <w:rsid w:val="001A455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rsid w:val="00CC097D"/>
  </w:style>
  <w:style w:type="paragraph" w:styleId="Bibliography">
    <w:name w:val="Bibliography"/>
    <w:basedOn w:val="Normal"/>
    <w:next w:val="Normal"/>
    <w:uiPriority w:val="37"/>
    <w:unhideWhenUsed/>
    <w:rsid w:val="00602609"/>
    <w:pPr>
      <w:spacing w:line="480" w:lineRule="auto"/>
      <w:ind w:left="720" w:hanging="720"/>
    </w:pPr>
  </w:style>
  <w:style w:type="paragraph" w:styleId="Revision">
    <w:name w:val="Revision"/>
    <w:hidden/>
    <w:uiPriority w:val="99"/>
    <w:semiHidden/>
    <w:rsid w:val="002C6C36"/>
    <w:rPr>
      <w:sz w:val="24"/>
      <w:szCs w:val="24"/>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94209240">
      <w:bodyDiv w:val="1"/>
      <w:marLeft w:val="0"/>
      <w:marRight w:val="0"/>
      <w:marTop w:val="0"/>
      <w:marBottom w:val="0"/>
      <w:divBdr>
        <w:top w:val="none" w:sz="0" w:space="0" w:color="auto"/>
        <w:left w:val="none" w:sz="0" w:space="0" w:color="auto"/>
        <w:bottom w:val="none" w:sz="0" w:space="0" w:color="auto"/>
        <w:right w:val="none" w:sz="0" w:space="0" w:color="auto"/>
      </w:divBdr>
    </w:div>
    <w:div w:id="399720000">
      <w:bodyDiv w:val="1"/>
      <w:marLeft w:val="0"/>
      <w:marRight w:val="0"/>
      <w:marTop w:val="0"/>
      <w:marBottom w:val="0"/>
      <w:divBdr>
        <w:top w:val="none" w:sz="0" w:space="0" w:color="auto"/>
        <w:left w:val="none" w:sz="0" w:space="0" w:color="auto"/>
        <w:bottom w:val="none" w:sz="0" w:space="0" w:color="auto"/>
        <w:right w:val="none" w:sz="0" w:space="0" w:color="auto"/>
      </w:divBdr>
    </w:div>
    <w:div w:id="460850376">
      <w:bodyDiv w:val="1"/>
      <w:marLeft w:val="0"/>
      <w:marRight w:val="0"/>
      <w:marTop w:val="0"/>
      <w:marBottom w:val="0"/>
      <w:divBdr>
        <w:top w:val="none" w:sz="0" w:space="0" w:color="auto"/>
        <w:left w:val="none" w:sz="0" w:space="0" w:color="auto"/>
        <w:bottom w:val="none" w:sz="0" w:space="0" w:color="auto"/>
        <w:right w:val="none" w:sz="0" w:space="0" w:color="auto"/>
      </w:divBdr>
    </w:div>
    <w:div w:id="594561861">
      <w:bodyDiv w:val="1"/>
      <w:marLeft w:val="0"/>
      <w:marRight w:val="0"/>
      <w:marTop w:val="0"/>
      <w:marBottom w:val="0"/>
      <w:divBdr>
        <w:top w:val="none" w:sz="0" w:space="0" w:color="auto"/>
        <w:left w:val="none" w:sz="0" w:space="0" w:color="auto"/>
        <w:bottom w:val="none" w:sz="0" w:space="0" w:color="auto"/>
        <w:right w:val="none" w:sz="0" w:space="0" w:color="auto"/>
      </w:divBdr>
    </w:div>
    <w:div w:id="742219096">
      <w:bodyDiv w:val="1"/>
      <w:marLeft w:val="0"/>
      <w:marRight w:val="0"/>
      <w:marTop w:val="0"/>
      <w:marBottom w:val="0"/>
      <w:divBdr>
        <w:top w:val="none" w:sz="0" w:space="0" w:color="auto"/>
        <w:left w:val="none" w:sz="0" w:space="0" w:color="auto"/>
        <w:bottom w:val="none" w:sz="0" w:space="0" w:color="auto"/>
        <w:right w:val="none" w:sz="0" w:space="0" w:color="auto"/>
      </w:divBdr>
    </w:div>
    <w:div w:id="1045253685">
      <w:bodyDiv w:val="1"/>
      <w:marLeft w:val="0"/>
      <w:marRight w:val="0"/>
      <w:marTop w:val="0"/>
      <w:marBottom w:val="0"/>
      <w:divBdr>
        <w:top w:val="none" w:sz="0" w:space="0" w:color="auto"/>
        <w:left w:val="none" w:sz="0" w:space="0" w:color="auto"/>
        <w:bottom w:val="none" w:sz="0" w:space="0" w:color="auto"/>
        <w:right w:val="none" w:sz="0" w:space="0" w:color="auto"/>
      </w:divBdr>
    </w:div>
    <w:div w:id="176491136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gina.nichols@agro.au.dk" TargetMode="External"/><Relationship Id="rId13" Type="http://schemas.openxmlformats.org/officeDocument/2006/relationships/image" Target="media/image1.png"/><Relationship Id="rId18" Type="http://schemas.openxmlformats.org/officeDocument/2006/relationships/footer" Target="footer1.xml"/><Relationship Id="rId3" Type="http://schemas.openxmlformats.org/officeDocument/2006/relationships/styles" Target="styles.xml"/><Relationship Id="rId21" Type="http://schemas.microsoft.com/office/2011/relationships/people" Target="people.xml"/><Relationship Id="rId7" Type="http://schemas.openxmlformats.org/officeDocument/2006/relationships/endnotes" Target="endnotes.xml"/><Relationship Id="rId12" Type="http://schemas.microsoft.com/office/2018/08/relationships/commentsExtensible" Target="commentsExtensible.xml"/><Relationship Id="rId17" Type="http://schemas.openxmlformats.org/officeDocument/2006/relationships/image" Target="media/image5.png"/><Relationship Id="rId2" Type="http://schemas.openxmlformats.org/officeDocument/2006/relationships/numbering" Target="numbering.xml"/><Relationship Id="rId16" Type="http://schemas.openxmlformats.org/officeDocument/2006/relationships/image" Target="media/image4.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6/09/relationships/commentsIds" Target="commentsIds.xml"/><Relationship Id="rId5" Type="http://schemas.openxmlformats.org/officeDocument/2006/relationships/webSettings" Target="webSettings.xml"/><Relationship Id="rId15" Type="http://schemas.openxmlformats.org/officeDocument/2006/relationships/image" Target="media/image3.png"/><Relationship Id="rId10" Type="http://schemas.microsoft.com/office/2011/relationships/commentsExtended" Target="commentsExtended.xml"/><Relationship Id="rId19" Type="http://schemas.openxmlformats.org/officeDocument/2006/relationships/footer" Target="footer2.xml"/><Relationship Id="rId4" Type="http://schemas.openxmlformats.org/officeDocument/2006/relationships/settings" Target="settings.xml"/><Relationship Id="rId9" Type="http://schemas.openxmlformats.org/officeDocument/2006/relationships/comments" Target="comments.xml"/><Relationship Id="rId14" Type="http://schemas.openxmlformats.org/officeDocument/2006/relationships/image" Target="media/image2.png"/><Relationship Id="rId22"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E:\Wiley%20&amp;%20EWRS\Weed%20Research-%20Jon's%20CD\Instructions%20to%20Authors\WRE%20template%205.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7516EAD-FEE5-4333-97EC-D2C90603157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WRE template 5.dot</Template>
  <TotalTime>869</TotalTime>
  <Pages>29</Pages>
  <Words>26287</Words>
  <Characters>149842</Characters>
  <Application>Microsoft Office Word</Application>
  <DocSecurity>0</DocSecurity>
  <Lines>1248</Lines>
  <Paragraphs>351</Paragraphs>
  <ScaleCrop>false</ScaleCrop>
  <HeadingPairs>
    <vt:vector size="2" baseType="variant">
      <vt:variant>
        <vt:lpstr>Title</vt:lpstr>
      </vt:variant>
      <vt:variant>
        <vt:i4>1</vt:i4>
      </vt:variant>
    </vt:vector>
  </HeadingPairs>
  <TitlesOfParts>
    <vt:vector size="1" baseType="lpstr">
      <vt:lpstr>The impact of sown grass margin strips on weed occurrence in arable crop edges</vt:lpstr>
    </vt:vector>
  </TitlesOfParts>
  <Company>Dell Computer Corporation</Company>
  <LinksUpToDate>false</LinksUpToDate>
  <CharactersWithSpaces>175778</CharactersWithSpaces>
  <SharedDoc>false</SharedDoc>
  <HLinks>
    <vt:vector size="36" baseType="variant">
      <vt:variant>
        <vt:i4>7864395</vt:i4>
      </vt:variant>
      <vt:variant>
        <vt:i4>42</vt:i4>
      </vt:variant>
      <vt:variant>
        <vt:i4>0</vt:i4>
      </vt:variant>
      <vt:variant>
        <vt:i4>5</vt:i4>
      </vt:variant>
      <vt:variant>
        <vt:lpwstr>http://media.wiley.com/assets/7130/52/SN_Sub2000_X_CoW.pdf</vt:lpwstr>
      </vt:variant>
      <vt:variant>
        <vt:lpwstr/>
      </vt:variant>
      <vt:variant>
        <vt:i4>8323168</vt:i4>
      </vt:variant>
      <vt:variant>
        <vt:i4>36</vt:i4>
      </vt:variant>
      <vt:variant>
        <vt:i4>0</vt:i4>
      </vt:variant>
      <vt:variant>
        <vt:i4>5</vt:i4>
      </vt:variant>
      <vt:variant>
        <vt:lpwstr>http://www.refman.com/support/rmstyles.asp</vt:lpwstr>
      </vt:variant>
      <vt:variant>
        <vt:lpwstr/>
      </vt:variant>
      <vt:variant>
        <vt:i4>6357110</vt:i4>
      </vt:variant>
      <vt:variant>
        <vt:i4>33</vt:i4>
      </vt:variant>
      <vt:variant>
        <vt:i4>0</vt:i4>
      </vt:variant>
      <vt:variant>
        <vt:i4>5</vt:i4>
      </vt:variant>
      <vt:variant>
        <vt:lpwstr>http://www.endnote.com/support/enstyles.asp</vt:lpwstr>
      </vt:variant>
      <vt:variant>
        <vt:lpwstr/>
      </vt:variant>
      <vt:variant>
        <vt:i4>2949170</vt:i4>
      </vt:variant>
      <vt:variant>
        <vt:i4>30</vt:i4>
      </vt:variant>
      <vt:variant>
        <vt:i4>0</vt:i4>
      </vt:variant>
      <vt:variant>
        <vt:i4>5</vt:i4>
      </vt:variant>
      <vt:variant>
        <vt:lpwstr>http://www.webbaddress/</vt:lpwstr>
      </vt:variant>
      <vt:variant>
        <vt:lpwstr/>
      </vt:variant>
      <vt:variant>
        <vt:i4>3014769</vt:i4>
      </vt:variant>
      <vt:variant>
        <vt:i4>9</vt:i4>
      </vt:variant>
      <vt:variant>
        <vt:i4>0</vt:i4>
      </vt:variant>
      <vt:variant>
        <vt:i4>5</vt:i4>
      </vt:variant>
      <vt:variant>
        <vt:lpwstr>http://www3.interscience.wiley.com/journal/119454113/issue</vt:lpwstr>
      </vt:variant>
      <vt:variant>
        <vt:lpwstr/>
      </vt:variant>
      <vt:variant>
        <vt:i4>4849670</vt:i4>
      </vt:variant>
      <vt:variant>
        <vt:i4>3</vt:i4>
      </vt:variant>
      <vt:variant>
        <vt:i4>0</vt:i4>
      </vt:variant>
      <vt:variant>
        <vt:i4>5</vt:i4>
      </vt:variant>
      <vt:variant>
        <vt:lpwstr>http://www.wiley.com/bw/submit.asp?ref=0043-1737</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impact of sown grass margin strips on weed occurrence in arable crop edges</dc:title>
  <dc:subject/>
  <dc:creator>AJH</dc:creator>
  <cp:keywords/>
  <cp:lastModifiedBy>Mette Sønderskov</cp:lastModifiedBy>
  <cp:revision>112</cp:revision>
  <cp:lastPrinted>2020-05-11T07:49:00Z</cp:lastPrinted>
  <dcterms:created xsi:type="dcterms:W3CDTF">2025-11-06T10:24:00Z</dcterms:created>
  <dcterms:modified xsi:type="dcterms:W3CDTF">2026-01-21T14:08:00Z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zotero-version="6.0.36"&gt;&lt;session id="fdMB3Um4"/&gt;&lt;style id="http://www.zotero.org/styles/apa" locale="en-US" hasBibliography="1" bibliographyStyleHasBeenSet="1"/&gt;&lt;prefs&gt;&lt;pref name="fieldType" value="Field"/&gt;&lt;/prefs&gt;&lt;/data&gt;</vt:lpwstr>
  </property>
</Properties>
</file>