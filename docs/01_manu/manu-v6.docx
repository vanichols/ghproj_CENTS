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4210BBB6" w:rsidR="00B730C3" w:rsidRPr="00B730C3" w:rsidRDefault="008911BB" w:rsidP="00B730C3">
      <w:pPr>
        <w:autoSpaceDE w:val="0"/>
        <w:autoSpaceDN w:val="0"/>
        <w:adjustRightInd w:val="0"/>
        <w:spacing w:after="0" w:line="240" w:lineRule="auto"/>
        <w:jc w:val="center"/>
        <w:rPr>
          <w:rFonts w:ascii="Calibri" w:hAnsi="Calibri" w:cs="Calibri"/>
          <w:b/>
          <w:bCs/>
          <w:sz w:val="24"/>
          <w:szCs w:val="24"/>
          <w:lang w:val="fr-CA"/>
        </w:rPr>
      </w:pPr>
      <w:r>
        <w:rPr>
          <w:rFonts w:ascii="Calibri" w:hAnsi="Calibri" w:cs="Calibri"/>
          <w:b/>
          <w:bCs/>
          <w:sz w:val="24"/>
          <w:szCs w:val="24"/>
          <w:lang w:val="en-US"/>
        </w:rPr>
        <w:t>M</w:t>
      </w:r>
      <w:r w:rsidR="00663D56">
        <w:rPr>
          <w:rFonts w:ascii="Calibri" w:hAnsi="Calibri" w:cs="Calibri"/>
          <w:b/>
          <w:bCs/>
          <w:sz w:val="24"/>
          <w:szCs w:val="24"/>
          <w:lang w:val="en-US"/>
        </w:rPr>
        <w:t xml:space="preserve">ulti-criteria </w:t>
      </w:r>
      <w:r w:rsidR="00B730C3"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00B730C3"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00B730C3" w:rsidRPr="00B730C3">
        <w:rPr>
          <w:rFonts w:ascii="Calibri" w:hAnsi="Calibri" w:cs="Calibri"/>
          <w:b/>
          <w:bCs/>
          <w:sz w:val="24"/>
          <w:szCs w:val="24"/>
          <w:lang w:val="en-US"/>
        </w:rPr>
        <w:t xml:space="preserve">services and dis-services in 30 cropping systems </w:t>
      </w:r>
      <w:r>
        <w:rPr>
          <w:rFonts w:ascii="Calibri" w:hAnsi="Calibri" w:cs="Calibri"/>
          <w:b/>
          <w:bCs/>
          <w:sz w:val="24"/>
          <w:szCs w:val="24"/>
          <w:lang w:val="en-US"/>
        </w:rPr>
        <w:t xml:space="preserve">using </w:t>
      </w:r>
      <w:r w:rsidR="0066782B">
        <w:rPr>
          <w:rFonts w:ascii="Calibri" w:hAnsi="Calibri" w:cs="Calibri"/>
          <w:b/>
          <w:bCs/>
          <w:sz w:val="24"/>
          <w:szCs w:val="24"/>
          <w:lang w:val="en-US"/>
        </w:rPr>
        <w:t xml:space="preserve">four </w:t>
      </w:r>
      <w:r>
        <w:rPr>
          <w:rFonts w:ascii="Calibri" w:hAnsi="Calibri" w:cs="Calibri"/>
          <w:b/>
          <w:bCs/>
          <w:sz w:val="24"/>
          <w:szCs w:val="24"/>
          <w:lang w:val="en-US"/>
        </w:rPr>
        <w:t>farmer typologies</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72D389E0"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hyperlink r:id="rId6" w:history="1">
        <w:r w:rsidRPr="00B730C3">
          <w:rPr>
            <w:rStyle w:val="Hyperlink"/>
            <w:rFonts w:ascii="Calibri" w:hAnsi="Calibri" w:cs="Calibri"/>
            <w:i/>
            <w:iCs/>
            <w:sz w:val="24"/>
            <w:szCs w:val="24"/>
          </w:rPr>
          <w:t>gina.nichols@</w:t>
        </w:r>
      </w:hyperlink>
      <w:r w:rsidRPr="00B730C3">
        <w:rPr>
          <w:rStyle w:val="Hyperlink"/>
          <w:rFonts w:ascii="Calibri" w:hAnsi="Calibri" w:cs="Calibri"/>
          <w:i/>
          <w:iCs/>
          <w:sz w:val="24"/>
          <w:szCs w:val="24"/>
        </w:rPr>
        <w:t>agro.au.dk</w:t>
      </w:r>
      <w:r w:rsidRPr="00B730C3">
        <w:rPr>
          <w:rFonts w:ascii="Calibri" w:hAnsi="Calibri" w:cs="Calibri"/>
          <w:i/>
          <w:iCs/>
          <w:sz w:val="24"/>
          <w:szCs w:val="24"/>
        </w:rPr>
        <w:t xml:space="preserve"> </w:t>
      </w:r>
    </w:p>
    <w:p w14:paraId="0F96A2DD" w14:textId="77777777" w:rsidR="00B730C3" w:rsidRDefault="00B730C3" w:rsidP="00B730C3">
      <w:pPr>
        <w:autoSpaceDE w:val="0"/>
        <w:autoSpaceDN w:val="0"/>
        <w:adjustRightInd w:val="0"/>
        <w:spacing w:after="0" w:line="240" w:lineRule="auto"/>
        <w:rPr>
          <w:rFonts w:ascii="Calibri" w:hAnsi="Calibri" w:cs="Calibri"/>
          <w:i/>
          <w:iCs/>
          <w:sz w:val="24"/>
          <w:szCs w:val="24"/>
        </w:rPr>
      </w:pPr>
    </w:p>
    <w:p w14:paraId="53381F36" w14:textId="7C8F73C5" w:rsidR="00464438" w:rsidRPr="00464438" w:rsidRDefault="00464438" w:rsidP="00B730C3">
      <w:pPr>
        <w:autoSpaceDE w:val="0"/>
        <w:autoSpaceDN w:val="0"/>
        <w:adjustRightInd w:val="0"/>
        <w:spacing w:after="0" w:line="240" w:lineRule="auto"/>
        <w:rPr>
          <w:rFonts w:ascii="Calibri" w:hAnsi="Calibri" w:cs="Calibri"/>
          <w:i/>
          <w:iCs/>
          <w:sz w:val="24"/>
          <w:szCs w:val="24"/>
          <w:lang w:val="en-US"/>
        </w:rPr>
      </w:pPr>
      <w:r w:rsidRPr="00464438">
        <w:rPr>
          <w:rFonts w:ascii="Calibri" w:hAnsi="Calibri" w:cs="Calibri"/>
          <w:i/>
          <w:iCs/>
          <w:sz w:val="24"/>
          <w:szCs w:val="24"/>
          <w:lang w:val="en-US"/>
        </w:rPr>
        <w:t>To be submitted to A</w:t>
      </w:r>
      <w:r>
        <w:rPr>
          <w:rFonts w:ascii="Calibri" w:hAnsi="Calibri" w:cs="Calibri"/>
          <w:i/>
          <w:iCs/>
          <w:sz w:val="24"/>
          <w:szCs w:val="24"/>
          <w:lang w:val="en-US"/>
        </w:rPr>
        <w:t>gronomy for Sustainable Development</w:t>
      </w:r>
    </w:p>
    <w:p w14:paraId="5CC57B6C" w14:textId="7943FCE1" w:rsidR="00A70C8E" w:rsidRPr="00175629" w:rsidRDefault="00A70C8E" w:rsidP="00A70C8E">
      <w:pPr>
        <w:pStyle w:val="Heading1"/>
        <w:rPr>
          <w:lang w:val="en-US"/>
        </w:rPr>
      </w:pPr>
      <w:r w:rsidRPr="00175629">
        <w:rPr>
          <w:lang w:val="en-US"/>
        </w:rPr>
        <w:t>Abstract</w:t>
      </w:r>
      <w:r w:rsidR="008757AB">
        <w:rPr>
          <w:lang w:val="en-US"/>
        </w:rPr>
        <w:t xml:space="preserve"> (&lt;300 words)</w:t>
      </w:r>
    </w:p>
    <w:p w14:paraId="288300C7" w14:textId="77777777" w:rsidR="008757AB" w:rsidRDefault="008757AB" w:rsidP="008757AB">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Background and issues</w:t>
      </w:r>
    </w:p>
    <w:p w14:paraId="257C4D6A" w14:textId="53735CCD"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With increasing </w:t>
      </w:r>
      <w:r w:rsidR="00663D56" w:rsidRPr="008757AB">
        <w:rPr>
          <w:rFonts w:ascii="Calibri" w:hAnsi="Calibri" w:cs="Calibri"/>
          <w:sz w:val="24"/>
          <w:szCs w:val="24"/>
          <w:lang w:val="en-US"/>
        </w:rPr>
        <w:t xml:space="preserve">environmental </w:t>
      </w:r>
      <w:r w:rsidRPr="008757AB">
        <w:rPr>
          <w:rFonts w:ascii="Calibri" w:hAnsi="Calibri" w:cs="Calibri"/>
          <w:sz w:val="24"/>
          <w:szCs w:val="24"/>
          <w:lang w:val="en-US"/>
        </w:rPr>
        <w:t xml:space="preserve">pressures from population growth and climate change, there is growing interest in </w:t>
      </w:r>
      <w:r w:rsidR="00536001">
        <w:rPr>
          <w:rFonts w:ascii="Calibri" w:hAnsi="Calibri" w:cs="Calibri"/>
          <w:sz w:val="24"/>
          <w:szCs w:val="24"/>
          <w:lang w:val="en-US"/>
        </w:rPr>
        <w:t xml:space="preserve">designing cropping systems that balance productivity and environmental impacts. </w:t>
      </w:r>
      <w:r w:rsidR="008757AB">
        <w:rPr>
          <w:rFonts w:ascii="Calibri" w:hAnsi="Calibri" w:cs="Calibri"/>
          <w:sz w:val="24"/>
          <w:szCs w:val="24"/>
          <w:lang w:val="en-US"/>
        </w:rPr>
        <w:t xml:space="preserve">However, assessing cropping systems using multiple criteria introduces additional complexity, requiring additional </w:t>
      </w:r>
      <w:r w:rsidR="008911BB">
        <w:rPr>
          <w:rFonts w:ascii="Calibri" w:hAnsi="Calibri" w:cs="Calibri"/>
          <w:sz w:val="24"/>
          <w:szCs w:val="24"/>
          <w:lang w:val="en-US"/>
        </w:rPr>
        <w:t>frameworks</w:t>
      </w:r>
      <w:r w:rsidR="008757AB">
        <w:rPr>
          <w:rFonts w:ascii="Calibri" w:hAnsi="Calibri" w:cs="Calibri"/>
          <w:sz w:val="24"/>
          <w:szCs w:val="24"/>
          <w:lang w:val="en-US"/>
        </w:rPr>
        <w:t xml:space="preserve"> to facilitate meaningful interpretations. </w:t>
      </w:r>
    </w:p>
    <w:p w14:paraId="5AC7D856" w14:textId="77777777" w:rsidR="008757AB" w:rsidRDefault="008757AB" w:rsidP="008757AB">
      <w:pPr>
        <w:autoSpaceDE w:val="0"/>
        <w:autoSpaceDN w:val="0"/>
        <w:adjustRightInd w:val="0"/>
        <w:spacing w:after="0" w:line="240" w:lineRule="auto"/>
        <w:jc w:val="both"/>
        <w:rPr>
          <w:rFonts w:ascii="Calibri" w:hAnsi="Calibri" w:cs="Calibri"/>
          <w:sz w:val="24"/>
          <w:szCs w:val="24"/>
          <w:lang w:val="en-US"/>
        </w:rPr>
      </w:pPr>
    </w:p>
    <w:p w14:paraId="2411D440" w14:textId="17EB384F" w:rsidR="00464438" w:rsidRPr="00464438" w:rsidRDefault="00464438" w:rsidP="00464438">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Experimental</w:t>
      </w:r>
    </w:p>
    <w:p w14:paraId="4B3A8B41" w14:textId="7040D412"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This study evaluated fall </w:t>
      </w:r>
      <w:r w:rsidR="00663D56" w:rsidRPr="008757AB">
        <w:rPr>
          <w:rFonts w:ascii="Calibri" w:hAnsi="Calibri" w:cs="Calibri"/>
          <w:sz w:val="24"/>
          <w:szCs w:val="24"/>
          <w:lang w:val="en-US"/>
        </w:rPr>
        <w:t>vegetation</w:t>
      </w:r>
      <w:r w:rsidRPr="008757AB">
        <w:rPr>
          <w:rFonts w:ascii="Calibri" w:hAnsi="Calibri" w:cs="Calibri"/>
          <w:sz w:val="24"/>
          <w:szCs w:val="24"/>
          <w:lang w:val="en-US"/>
        </w:rPr>
        <w:t xml:space="preserve"> communities</w:t>
      </w:r>
      <w:r w:rsidR="00CB0057" w:rsidRPr="008757AB">
        <w:rPr>
          <w:rFonts w:ascii="Calibri" w:hAnsi="Calibri" w:cs="Calibri"/>
          <w:sz w:val="24"/>
          <w:szCs w:val="24"/>
          <w:lang w:val="en-US"/>
        </w:rPr>
        <w:t xml:space="preserve"> and attendant agronomic</w:t>
      </w:r>
      <w:r w:rsidR="003F6035" w:rsidRPr="008757AB">
        <w:rPr>
          <w:rFonts w:ascii="Calibri" w:hAnsi="Calibri" w:cs="Calibri"/>
          <w:sz w:val="24"/>
          <w:szCs w:val="24"/>
          <w:lang w:val="en-US"/>
        </w:rPr>
        <w:t xml:space="preserve"> and environmental</w:t>
      </w:r>
      <w:r w:rsidR="00CB0057" w:rsidRPr="008757AB">
        <w:rPr>
          <w:rFonts w:ascii="Calibri" w:hAnsi="Calibri" w:cs="Calibri"/>
          <w:sz w:val="24"/>
          <w:szCs w:val="24"/>
          <w:lang w:val="en-US"/>
        </w:rPr>
        <w:t xml:space="preserve"> </w:t>
      </w:r>
      <w:r w:rsidR="00F2314C" w:rsidRPr="008757AB">
        <w:rPr>
          <w:rFonts w:ascii="Calibri" w:hAnsi="Calibri" w:cs="Calibri"/>
          <w:sz w:val="24"/>
          <w:szCs w:val="24"/>
          <w:lang w:val="en-US"/>
        </w:rPr>
        <w:t>performance</w:t>
      </w:r>
      <w:r w:rsidRPr="008757AB">
        <w:rPr>
          <w:rFonts w:ascii="Calibri" w:hAnsi="Calibri" w:cs="Calibri"/>
          <w:sz w:val="24"/>
          <w:szCs w:val="24"/>
          <w:lang w:val="en-US"/>
        </w:rPr>
        <w:t xml:space="preserve"> in 30 replicated cropping systems over t</w:t>
      </w:r>
      <w:r w:rsidR="00DC1B02" w:rsidRPr="008757AB">
        <w:rPr>
          <w:rFonts w:ascii="Calibri" w:hAnsi="Calibri" w:cs="Calibri"/>
          <w:sz w:val="24"/>
          <w:szCs w:val="24"/>
          <w:lang w:val="en-US"/>
        </w:rPr>
        <w:t>hree growing season</w:t>
      </w:r>
      <w:r w:rsidRPr="008757AB">
        <w:rPr>
          <w:rFonts w:ascii="Calibri" w:hAnsi="Calibri" w:cs="Calibri"/>
          <w:sz w:val="24"/>
          <w:szCs w:val="24"/>
          <w:lang w:val="en-US"/>
        </w:rPr>
        <w:t>s in Denmark. Treatments included five cover crop systems</w:t>
      </w:r>
      <w:r w:rsidR="00464438">
        <w:rPr>
          <w:rFonts w:ascii="Calibri" w:hAnsi="Calibri" w:cs="Calibri"/>
          <w:sz w:val="24"/>
          <w:szCs w:val="24"/>
          <w:lang w:val="en-US"/>
        </w:rPr>
        <w:t xml:space="preserve"> [</w:t>
      </w:r>
      <w:r w:rsidR="006B0948" w:rsidRPr="008757AB">
        <w:rPr>
          <w:rFonts w:ascii="Calibri" w:hAnsi="Calibri" w:cs="Calibri"/>
          <w:i/>
          <w:iCs/>
          <w:sz w:val="24"/>
          <w:szCs w:val="24"/>
          <w:lang w:val="en-US"/>
        </w:rPr>
        <w:t>Lolium perenne</w:t>
      </w:r>
      <w:r w:rsidR="006B0948" w:rsidRPr="008757AB">
        <w:rPr>
          <w:rFonts w:ascii="Calibri" w:hAnsi="Calibri" w:cs="Calibri"/>
          <w:sz w:val="24"/>
          <w:szCs w:val="24"/>
          <w:lang w:val="en-US"/>
        </w:rPr>
        <w:t xml:space="preserve"> and </w:t>
      </w:r>
      <w:r w:rsidR="006B0948" w:rsidRPr="008757AB">
        <w:rPr>
          <w:rFonts w:ascii="Calibri" w:hAnsi="Calibri" w:cs="Calibri"/>
          <w:i/>
          <w:iCs/>
          <w:sz w:val="24"/>
          <w:szCs w:val="24"/>
          <w:lang w:val="en-US"/>
        </w:rPr>
        <w:t>Trifolium repens</w:t>
      </w:r>
      <w:r w:rsidR="006B0948" w:rsidRPr="008757AB">
        <w:rPr>
          <w:rFonts w:ascii="Calibri" w:hAnsi="Calibri" w:cs="Calibri"/>
          <w:sz w:val="24"/>
          <w:szCs w:val="24"/>
          <w:lang w:val="en-US"/>
        </w:rPr>
        <w:t xml:space="preserve"> mixture sown early- and mid-season, </w:t>
      </w:r>
      <w:r w:rsidR="00663D56" w:rsidRPr="008757AB">
        <w:rPr>
          <w:rFonts w:ascii="Calibri" w:hAnsi="Calibri" w:cs="Calibri"/>
          <w:i/>
          <w:iCs/>
          <w:sz w:val="24"/>
          <w:szCs w:val="24"/>
          <w:lang w:val="en-US"/>
        </w:rPr>
        <w:t>Raphanus sativus</w:t>
      </w:r>
      <w:r w:rsidR="00663D56" w:rsidRPr="008757AB">
        <w:rPr>
          <w:rFonts w:ascii="Calibri" w:hAnsi="Calibri" w:cs="Calibri"/>
          <w:sz w:val="24"/>
          <w:szCs w:val="24"/>
          <w:lang w:val="en-US"/>
        </w:rPr>
        <w:t xml:space="preserve"> (radish) sown mid-season and post-harvest </w:t>
      </w:r>
      <w:r w:rsidRPr="008757AB">
        <w:rPr>
          <w:rFonts w:ascii="Calibri" w:hAnsi="Calibri" w:cs="Calibri"/>
          <w:sz w:val="24"/>
          <w:szCs w:val="24"/>
          <w:lang w:val="en-US"/>
        </w:rPr>
        <w:t>and a no cover crop control</w:t>
      </w:r>
      <w:r w:rsidR="00DC1B02" w:rsidRPr="008757AB">
        <w:rPr>
          <w:rFonts w:ascii="Calibri" w:hAnsi="Calibri" w:cs="Calibri"/>
          <w:sz w:val="24"/>
          <w:szCs w:val="24"/>
          <w:lang w:val="en-US"/>
        </w:rPr>
        <w:t>]</w:t>
      </w:r>
      <w:r w:rsidR="00CB0057" w:rsidRPr="008757AB">
        <w:rPr>
          <w:rFonts w:ascii="Calibri" w:hAnsi="Calibri" w:cs="Calibri"/>
          <w:sz w:val="24"/>
          <w:szCs w:val="24"/>
          <w:lang w:val="en-US"/>
        </w:rPr>
        <w:t xml:space="preserve"> embedded within every combination of three tillage approaches (</w:t>
      </w:r>
      <w:r w:rsidR="000A3A67" w:rsidRPr="008757AB">
        <w:rPr>
          <w:rFonts w:ascii="Calibri" w:hAnsi="Calibri" w:cs="Calibri"/>
          <w:sz w:val="24"/>
          <w:szCs w:val="24"/>
          <w:lang w:val="en-US"/>
        </w:rPr>
        <w:t>no-till</w:t>
      </w:r>
      <w:r w:rsidR="00CB0057" w:rsidRPr="008757AB">
        <w:rPr>
          <w:rFonts w:ascii="Calibri" w:hAnsi="Calibri" w:cs="Calibri"/>
          <w:sz w:val="24"/>
          <w:szCs w:val="24"/>
          <w:lang w:val="en-US"/>
        </w:rPr>
        <w:t>, surface, inversion) and two residue managements (retained, removed)</w:t>
      </w:r>
      <w:r w:rsidRPr="008757AB">
        <w:rPr>
          <w:rFonts w:ascii="Calibri" w:hAnsi="Calibri" w:cs="Calibri"/>
          <w:sz w:val="24"/>
          <w:szCs w:val="24"/>
          <w:lang w:val="en-US"/>
        </w:rPr>
        <w:t xml:space="preserve">. </w:t>
      </w:r>
      <w:r w:rsidR="0066782B">
        <w:rPr>
          <w:rFonts w:ascii="Calibri" w:hAnsi="Calibri" w:cs="Calibri"/>
          <w:sz w:val="24"/>
          <w:szCs w:val="24"/>
          <w:lang w:val="en-US"/>
        </w:rPr>
        <w:t>Experimental measurements were converted into f</w:t>
      </w:r>
      <w:r w:rsidR="00D318BA" w:rsidRPr="008757AB">
        <w:rPr>
          <w:rFonts w:ascii="Calibri" w:hAnsi="Calibri" w:cs="Calibri"/>
          <w:sz w:val="24"/>
          <w:szCs w:val="24"/>
          <w:lang w:val="en-US"/>
        </w:rPr>
        <w:t>ive</w:t>
      </w:r>
      <w:r w:rsidR="005D1C4B" w:rsidRPr="008757AB">
        <w:rPr>
          <w:rFonts w:ascii="Calibri" w:hAnsi="Calibri" w:cs="Calibri"/>
          <w:sz w:val="24"/>
          <w:szCs w:val="24"/>
          <w:lang w:val="en-US"/>
        </w:rPr>
        <w:t xml:space="preserve"> </w:t>
      </w:r>
      <w:r w:rsidR="003945EC" w:rsidRPr="008757AB">
        <w:rPr>
          <w:rFonts w:ascii="Calibri" w:hAnsi="Calibri" w:cs="Calibri"/>
          <w:sz w:val="24"/>
          <w:szCs w:val="24"/>
          <w:lang w:val="en-US"/>
        </w:rPr>
        <w:t>outcomes</w:t>
      </w:r>
      <w:r w:rsidR="005D1C4B" w:rsidRPr="008757AB">
        <w:rPr>
          <w:rFonts w:ascii="Calibri" w:hAnsi="Calibri" w:cs="Calibri"/>
          <w:sz w:val="24"/>
          <w:szCs w:val="24"/>
          <w:lang w:val="en-US"/>
        </w:rPr>
        <w:t xml:space="preserve"> to capture </w:t>
      </w:r>
      <w:r w:rsidR="00E958F2" w:rsidRPr="008757AB">
        <w:rPr>
          <w:rFonts w:ascii="Calibri" w:hAnsi="Calibri" w:cs="Calibri"/>
          <w:sz w:val="24"/>
          <w:szCs w:val="24"/>
          <w:lang w:val="en-US"/>
        </w:rPr>
        <w:t xml:space="preserve">potential </w:t>
      </w:r>
      <w:r w:rsidR="005D1C4B" w:rsidRPr="008757AB">
        <w:rPr>
          <w:rFonts w:ascii="Calibri" w:hAnsi="Calibri" w:cs="Calibri"/>
          <w:sz w:val="24"/>
          <w:szCs w:val="24"/>
          <w:lang w:val="en-US"/>
        </w:rPr>
        <w:t>biophysical, ecological and agronomic services</w:t>
      </w:r>
      <w:r w:rsidR="00E958F2" w:rsidRPr="008757AB">
        <w:rPr>
          <w:rFonts w:ascii="Calibri" w:hAnsi="Calibri" w:cs="Calibri"/>
          <w:sz w:val="24"/>
          <w:szCs w:val="24"/>
          <w:lang w:val="en-US"/>
        </w:rPr>
        <w:t xml:space="preserve"> of the</w:t>
      </w:r>
      <w:r w:rsidR="003945EC" w:rsidRPr="008757AB">
        <w:rPr>
          <w:rFonts w:ascii="Calibri" w:hAnsi="Calibri" w:cs="Calibri"/>
          <w:sz w:val="24"/>
          <w:szCs w:val="24"/>
          <w:lang w:val="en-US"/>
        </w:rPr>
        <w:t xml:space="preserve"> 30</w:t>
      </w:r>
      <w:r w:rsidR="00E958F2" w:rsidRPr="008757AB">
        <w:rPr>
          <w:rFonts w:ascii="Calibri" w:hAnsi="Calibri" w:cs="Calibri"/>
          <w:sz w:val="24"/>
          <w:szCs w:val="24"/>
          <w:lang w:val="en-US"/>
        </w:rPr>
        <w:t xml:space="preserve"> systems</w:t>
      </w:r>
      <w:r w:rsidR="00D318BA" w:rsidRPr="008757AB">
        <w:rPr>
          <w:rFonts w:ascii="Calibri" w:hAnsi="Calibri" w:cs="Calibri"/>
          <w:sz w:val="24"/>
          <w:szCs w:val="24"/>
          <w:lang w:val="en-US"/>
        </w:rPr>
        <w:t xml:space="preserve">: </w:t>
      </w:r>
      <w:r w:rsidRPr="008757AB">
        <w:rPr>
          <w:rFonts w:ascii="Calibri" w:hAnsi="Calibri" w:cs="Calibri"/>
          <w:sz w:val="24"/>
          <w:szCs w:val="24"/>
          <w:lang w:val="en-US"/>
        </w:rPr>
        <w:t>(</w:t>
      </w:r>
      <w:r w:rsidR="00D318BA" w:rsidRPr="008757AB">
        <w:rPr>
          <w:rFonts w:ascii="Calibri" w:hAnsi="Calibri" w:cs="Calibri"/>
          <w:sz w:val="24"/>
          <w:szCs w:val="24"/>
          <w:lang w:val="en-US"/>
        </w:rPr>
        <w:t>1</w:t>
      </w:r>
      <w:r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vegetation </w:t>
      </w:r>
      <w:r w:rsidRPr="008757AB">
        <w:rPr>
          <w:rFonts w:ascii="Calibri" w:hAnsi="Calibri" w:cs="Calibri"/>
          <w:sz w:val="24"/>
          <w:szCs w:val="24"/>
          <w:lang w:val="en-US"/>
        </w:rPr>
        <w:t>aboveground biomass (</w:t>
      </w:r>
      <w:r w:rsidR="00154D03">
        <w:rPr>
          <w:rFonts w:ascii="Calibri" w:hAnsi="Calibri" w:cs="Calibri"/>
          <w:sz w:val="24"/>
          <w:szCs w:val="24"/>
          <w:lang w:val="en-US"/>
        </w:rPr>
        <w:t>potential for</w:t>
      </w:r>
      <w:r w:rsidRPr="008757AB">
        <w:rPr>
          <w:rFonts w:ascii="Calibri" w:hAnsi="Calibri" w:cs="Calibri"/>
          <w:sz w:val="24"/>
          <w:szCs w:val="24"/>
          <w:lang w:val="en-US"/>
        </w:rPr>
        <w:t xml:space="preserve"> nitrate leaching mitigation), </w:t>
      </w:r>
      <w:r w:rsidR="00663D56" w:rsidRPr="008757AB">
        <w:rPr>
          <w:rFonts w:ascii="Calibri" w:hAnsi="Calibri" w:cs="Calibri"/>
          <w:sz w:val="24"/>
          <w:szCs w:val="24"/>
          <w:lang w:val="en-US"/>
        </w:rPr>
        <w:t>(</w:t>
      </w:r>
      <w:r w:rsidR="003945EC" w:rsidRPr="008757AB">
        <w:rPr>
          <w:rFonts w:ascii="Calibri" w:hAnsi="Calibri" w:cs="Calibri"/>
          <w:sz w:val="24"/>
          <w:szCs w:val="24"/>
          <w:lang w:val="en-US"/>
        </w:rPr>
        <w:t>2</w:t>
      </w:r>
      <w:r w:rsidR="00663D56"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w:t>
      </w:r>
      <w:r w:rsidR="00E958F2" w:rsidRPr="008757AB">
        <w:rPr>
          <w:rFonts w:ascii="Calibri" w:hAnsi="Calibri" w:cs="Calibri"/>
          <w:sz w:val="24"/>
          <w:szCs w:val="24"/>
          <w:lang w:val="en-US"/>
        </w:rPr>
        <w:t>plant community (</w:t>
      </w:r>
      <w:r w:rsidR="008911BB">
        <w:rPr>
          <w:rFonts w:ascii="Calibri" w:hAnsi="Calibri" w:cs="Calibri"/>
          <w:sz w:val="24"/>
          <w:szCs w:val="24"/>
          <w:lang w:val="en-US"/>
        </w:rPr>
        <w:t xml:space="preserve">cover-weighted </w:t>
      </w:r>
      <w:r w:rsidR="00663D56" w:rsidRPr="008757AB">
        <w:rPr>
          <w:rFonts w:ascii="Calibri" w:hAnsi="Calibri" w:cs="Calibri"/>
          <w:sz w:val="24"/>
          <w:szCs w:val="24"/>
          <w:lang w:val="en-US"/>
        </w:rPr>
        <w:t xml:space="preserve">species </w:t>
      </w:r>
      <w:r w:rsidRPr="008757AB">
        <w:rPr>
          <w:rFonts w:ascii="Calibri" w:hAnsi="Calibri" w:cs="Calibri"/>
          <w:sz w:val="24"/>
          <w:szCs w:val="24"/>
          <w:lang w:val="en-US"/>
        </w:rPr>
        <w:t>ecological benefit</w:t>
      </w:r>
      <w:r w:rsidR="007F0A50" w:rsidRPr="008757AB">
        <w:rPr>
          <w:rFonts w:ascii="Calibri" w:hAnsi="Calibri" w:cs="Calibri"/>
          <w:sz w:val="24"/>
          <w:szCs w:val="24"/>
          <w:lang w:val="en-US"/>
        </w:rPr>
        <w:t>s</w:t>
      </w:r>
      <w:r w:rsidR="00E958F2" w:rsidRPr="008757AB">
        <w:rPr>
          <w:rFonts w:ascii="Calibri" w:hAnsi="Calibri" w:cs="Calibri"/>
          <w:sz w:val="24"/>
          <w:szCs w:val="24"/>
          <w:lang w:val="en-US"/>
        </w:rPr>
        <w:t>)</w:t>
      </w:r>
      <w:r w:rsidR="00D318BA" w:rsidRPr="008757AB">
        <w:rPr>
          <w:rFonts w:ascii="Calibri" w:hAnsi="Calibri" w:cs="Calibri"/>
          <w:sz w:val="24"/>
          <w:szCs w:val="24"/>
          <w:lang w:val="en-US"/>
        </w:rPr>
        <w:t xml:space="preserve">, </w:t>
      </w:r>
      <w:r w:rsidR="00C961D5" w:rsidRPr="008757AB">
        <w:rPr>
          <w:rFonts w:ascii="Calibri" w:hAnsi="Calibri" w:cs="Calibri"/>
          <w:sz w:val="24"/>
          <w:szCs w:val="24"/>
          <w:lang w:val="en-US"/>
        </w:rPr>
        <w:t>(</w:t>
      </w:r>
      <w:r w:rsidR="00464438">
        <w:rPr>
          <w:rFonts w:ascii="Calibri" w:hAnsi="Calibri" w:cs="Calibri"/>
          <w:sz w:val="24"/>
          <w:szCs w:val="24"/>
          <w:lang w:val="en-US"/>
        </w:rPr>
        <w:t>3</w:t>
      </w:r>
      <w:r w:rsidR="00C961D5" w:rsidRPr="008757AB">
        <w:rPr>
          <w:rFonts w:ascii="Calibri" w:hAnsi="Calibri" w:cs="Calibri"/>
          <w:sz w:val="24"/>
          <w:szCs w:val="24"/>
          <w:lang w:val="en-US"/>
        </w:rPr>
        <w:t xml:space="preserve">) </w:t>
      </w:r>
      <w:r w:rsidR="00D318BA" w:rsidRPr="008757AB">
        <w:rPr>
          <w:rFonts w:ascii="Calibri" w:hAnsi="Calibri" w:cs="Calibri"/>
          <w:sz w:val="24"/>
          <w:szCs w:val="24"/>
          <w:lang w:val="en-US"/>
        </w:rPr>
        <w:t xml:space="preserve">cash </w:t>
      </w:r>
      <w:r w:rsidR="00CB0057" w:rsidRPr="008757AB">
        <w:rPr>
          <w:rFonts w:ascii="Calibri" w:hAnsi="Calibri" w:cs="Calibri"/>
          <w:sz w:val="24"/>
          <w:szCs w:val="24"/>
          <w:lang w:val="en-US"/>
        </w:rPr>
        <w:t xml:space="preserve">crop </w:t>
      </w:r>
      <w:r w:rsidR="00D318BA" w:rsidRPr="008757AB">
        <w:rPr>
          <w:rFonts w:ascii="Calibri" w:hAnsi="Calibri" w:cs="Calibri"/>
          <w:sz w:val="24"/>
          <w:szCs w:val="24"/>
          <w:lang w:val="en-US"/>
        </w:rPr>
        <w:t xml:space="preserve">grain </w:t>
      </w:r>
      <w:r w:rsidR="00CB0057" w:rsidRPr="008757AB">
        <w:rPr>
          <w:rFonts w:ascii="Calibri" w:hAnsi="Calibri" w:cs="Calibri"/>
          <w:sz w:val="24"/>
          <w:szCs w:val="24"/>
          <w:lang w:val="en-US"/>
        </w:rPr>
        <w:t>yields</w:t>
      </w:r>
      <w:r w:rsidR="00C86A80" w:rsidRPr="008757AB">
        <w:rPr>
          <w:rFonts w:ascii="Calibri" w:hAnsi="Calibri" w:cs="Calibri"/>
          <w:sz w:val="24"/>
          <w:szCs w:val="24"/>
          <w:lang w:val="en-US"/>
        </w:rPr>
        <w:t xml:space="preserve">, </w:t>
      </w:r>
      <w:r w:rsidR="00C961D5" w:rsidRPr="008757AB">
        <w:rPr>
          <w:rFonts w:ascii="Calibri" w:hAnsi="Calibri" w:cs="Calibri"/>
          <w:sz w:val="24"/>
          <w:szCs w:val="24"/>
          <w:lang w:val="en-US"/>
        </w:rPr>
        <w:t>(</w:t>
      </w:r>
      <w:r w:rsidR="00464438">
        <w:rPr>
          <w:rFonts w:ascii="Calibri" w:hAnsi="Calibri" w:cs="Calibri"/>
          <w:sz w:val="24"/>
          <w:szCs w:val="24"/>
          <w:lang w:val="en-US"/>
        </w:rPr>
        <w:t>4</w:t>
      </w:r>
      <w:r w:rsidR="00C961D5" w:rsidRPr="008757AB">
        <w:rPr>
          <w:rFonts w:ascii="Calibri" w:hAnsi="Calibri" w:cs="Calibri"/>
          <w:sz w:val="24"/>
          <w:szCs w:val="24"/>
          <w:lang w:val="en-US"/>
        </w:rPr>
        <w:t xml:space="preserve">) </w:t>
      </w:r>
      <w:r w:rsidR="00C86A80" w:rsidRPr="008757AB">
        <w:rPr>
          <w:rFonts w:ascii="Calibri" w:hAnsi="Calibri" w:cs="Calibri"/>
          <w:sz w:val="24"/>
          <w:szCs w:val="24"/>
          <w:lang w:val="en-US"/>
        </w:rPr>
        <w:t xml:space="preserve">perennial weed abundance, and </w:t>
      </w:r>
      <w:r w:rsidR="00C961D5" w:rsidRPr="008757AB">
        <w:rPr>
          <w:rFonts w:ascii="Calibri" w:hAnsi="Calibri" w:cs="Calibri"/>
          <w:sz w:val="24"/>
          <w:szCs w:val="24"/>
          <w:lang w:val="en-US"/>
        </w:rPr>
        <w:t>(</w:t>
      </w:r>
      <w:r w:rsidR="00464438">
        <w:rPr>
          <w:rFonts w:ascii="Calibri" w:hAnsi="Calibri" w:cs="Calibri"/>
          <w:sz w:val="24"/>
          <w:szCs w:val="24"/>
          <w:lang w:val="en-US"/>
        </w:rPr>
        <w:t>5</w:t>
      </w:r>
      <w:r w:rsidR="00C961D5" w:rsidRPr="008757AB">
        <w:rPr>
          <w:rFonts w:ascii="Calibri" w:hAnsi="Calibri" w:cs="Calibri"/>
          <w:sz w:val="24"/>
          <w:szCs w:val="24"/>
          <w:lang w:val="en-US"/>
        </w:rPr>
        <w:t xml:space="preserve">) </w:t>
      </w:r>
      <w:r w:rsidR="00CB0057" w:rsidRPr="008757AB">
        <w:rPr>
          <w:rFonts w:ascii="Calibri" w:hAnsi="Calibri" w:cs="Calibri"/>
          <w:sz w:val="24"/>
          <w:szCs w:val="24"/>
          <w:lang w:val="en-US"/>
        </w:rPr>
        <w:t>pesticide toxicity loads</w:t>
      </w:r>
      <w:r w:rsidRPr="008757AB">
        <w:rPr>
          <w:rFonts w:ascii="Calibri" w:hAnsi="Calibri" w:cs="Calibri"/>
          <w:sz w:val="24"/>
          <w:szCs w:val="24"/>
          <w:lang w:val="en-US"/>
        </w:rPr>
        <w:t xml:space="preserve">. </w:t>
      </w:r>
      <w:r w:rsidR="00464438">
        <w:rPr>
          <w:rFonts w:ascii="Calibri" w:hAnsi="Calibri" w:cs="Calibri"/>
          <w:sz w:val="24"/>
          <w:szCs w:val="24"/>
          <w:lang w:val="en-US"/>
        </w:rPr>
        <w:t xml:space="preserve">Multi-criteria </w:t>
      </w:r>
      <w:r w:rsidR="00322810">
        <w:rPr>
          <w:rFonts w:ascii="Calibri" w:hAnsi="Calibri" w:cs="Calibri"/>
          <w:sz w:val="24"/>
          <w:szCs w:val="24"/>
          <w:lang w:val="en-US"/>
        </w:rPr>
        <w:t>decision-making was applied, utilizing unique outcome weights derived from four f</w:t>
      </w:r>
      <w:r w:rsidR="003945EC" w:rsidRPr="008757AB">
        <w:rPr>
          <w:rFonts w:ascii="Calibri" w:hAnsi="Calibri" w:cs="Calibri"/>
          <w:sz w:val="24"/>
          <w:szCs w:val="24"/>
          <w:lang w:val="en-US"/>
        </w:rPr>
        <w:t xml:space="preserve">armer typologies to calculate a typology-specific utility </w:t>
      </w:r>
      <w:r w:rsidR="00322810">
        <w:rPr>
          <w:rFonts w:ascii="Calibri" w:hAnsi="Calibri" w:cs="Calibri"/>
          <w:sz w:val="24"/>
          <w:szCs w:val="24"/>
          <w:lang w:val="en-US"/>
        </w:rPr>
        <w:t>for</w:t>
      </w:r>
      <w:r w:rsidR="003945EC" w:rsidRPr="008757AB">
        <w:rPr>
          <w:rFonts w:ascii="Calibri" w:hAnsi="Calibri" w:cs="Calibri"/>
          <w:sz w:val="24"/>
          <w:szCs w:val="24"/>
          <w:lang w:val="en-US"/>
        </w:rPr>
        <w:t xml:space="preserve"> each system.</w:t>
      </w:r>
    </w:p>
    <w:p w14:paraId="7EF34776"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55BB9AEA" w14:textId="4B502B7B"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Results</w:t>
      </w:r>
    </w:p>
    <w:p w14:paraId="17377AF6" w14:textId="27F388E6" w:rsidR="004C0014" w:rsidRDefault="00464438" w:rsidP="008757AB">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w:t>
      </w:r>
      <w:r w:rsidR="008911BB">
        <w:rPr>
          <w:rFonts w:ascii="Calibri" w:hAnsi="Calibri" w:cs="Calibri"/>
          <w:sz w:val="24"/>
          <w:szCs w:val="24"/>
          <w:lang w:val="en-US"/>
        </w:rPr>
        <w:t>extreme precipitation years.</w:t>
      </w:r>
      <w:r w:rsidRPr="00B730C3">
        <w:rPr>
          <w:rFonts w:ascii="Calibri" w:hAnsi="Calibri" w:cs="Calibri"/>
          <w:sz w:val="24"/>
          <w:szCs w:val="24"/>
          <w:lang w:val="en-US"/>
        </w:rPr>
        <w:t xml:space="preserve"> </w:t>
      </w:r>
      <w:r>
        <w:rPr>
          <w:rFonts w:ascii="Calibri" w:hAnsi="Calibri" w:cs="Calibri"/>
          <w:sz w:val="24"/>
          <w:szCs w:val="24"/>
          <w:lang w:val="en-US"/>
        </w:rPr>
        <w:t xml:space="preserve">Only the radish cover crops consistently increased fall biomass compared to the no-cover control. </w:t>
      </w:r>
      <w:r w:rsidRPr="00B730C3">
        <w:rPr>
          <w:rFonts w:ascii="Calibri" w:hAnsi="Calibri" w:cs="Calibri"/>
          <w:sz w:val="24"/>
          <w:szCs w:val="24"/>
          <w:lang w:val="en-US"/>
        </w:rPr>
        <w:t>Radish treatments produced neutral vegetation communities</w:t>
      </w:r>
      <w:r w:rsidR="00322810">
        <w:rPr>
          <w:rFonts w:ascii="Calibri" w:hAnsi="Calibri" w:cs="Calibri"/>
          <w:sz w:val="24"/>
          <w:szCs w:val="24"/>
          <w:lang w:val="en-US"/>
        </w:rPr>
        <w:t xml:space="preserve"> (IS THIS TRUE STILL)</w:t>
      </w:r>
      <w:r w:rsidRPr="00B730C3">
        <w:rPr>
          <w:rFonts w:ascii="Calibri" w:hAnsi="Calibri" w:cs="Calibri"/>
          <w:sz w:val="24"/>
          <w:szCs w:val="24"/>
          <w:lang w:val="en-US"/>
        </w:rPr>
        <w:t xml:space="preserve">, </w:t>
      </w:r>
      <w:r>
        <w:rPr>
          <w:rFonts w:ascii="Calibri" w:hAnsi="Calibri" w:cs="Calibri"/>
          <w:sz w:val="24"/>
          <w:szCs w:val="24"/>
          <w:lang w:val="en-US"/>
        </w:rPr>
        <w:t>while</w:t>
      </w:r>
      <w:r w:rsidRPr="00B730C3">
        <w:rPr>
          <w:rFonts w:ascii="Calibri" w:hAnsi="Calibri" w:cs="Calibri"/>
          <w:sz w:val="24"/>
          <w:szCs w:val="24"/>
          <w:lang w:val="en-US"/>
        </w:rPr>
        <w:t xml:space="preserve"> the </w:t>
      </w:r>
      <w:r>
        <w:rPr>
          <w:rFonts w:ascii="Calibri" w:hAnsi="Calibri" w:cs="Calibri"/>
          <w:sz w:val="24"/>
          <w:szCs w:val="24"/>
          <w:lang w:val="en-US"/>
        </w:rPr>
        <w:t xml:space="preserve">plant communities in the </w:t>
      </w:r>
      <w:r w:rsidRPr="00B730C3">
        <w:rPr>
          <w:rFonts w:ascii="Calibri" w:hAnsi="Calibri" w:cs="Calibri"/>
          <w:sz w:val="24"/>
          <w:szCs w:val="24"/>
          <w:lang w:val="en-US"/>
        </w:rPr>
        <w:t xml:space="preserve">mix and no cover crop treatments </w:t>
      </w:r>
      <w:r>
        <w:rPr>
          <w:rFonts w:ascii="Calibri" w:hAnsi="Calibri" w:cs="Calibri"/>
          <w:sz w:val="24"/>
          <w:szCs w:val="24"/>
          <w:lang w:val="en-US"/>
        </w:rPr>
        <w:t xml:space="preserve">had species with potentially </w:t>
      </w:r>
      <w:r w:rsidRPr="00B730C3">
        <w:rPr>
          <w:rFonts w:ascii="Calibri" w:hAnsi="Calibri" w:cs="Calibri"/>
          <w:sz w:val="24"/>
          <w:szCs w:val="24"/>
          <w:lang w:val="en-US"/>
        </w:rPr>
        <w:t xml:space="preserve">high </w:t>
      </w:r>
      <w:r>
        <w:rPr>
          <w:rFonts w:ascii="Calibri" w:hAnsi="Calibri" w:cs="Calibri"/>
          <w:sz w:val="24"/>
          <w:szCs w:val="24"/>
          <w:lang w:val="en-US"/>
        </w:rPr>
        <w:t xml:space="preserve">ecological </w:t>
      </w:r>
      <w:r w:rsidRPr="00B730C3">
        <w:rPr>
          <w:rFonts w:ascii="Calibri" w:hAnsi="Calibri" w:cs="Calibri"/>
          <w:sz w:val="24"/>
          <w:szCs w:val="24"/>
          <w:lang w:val="en-US"/>
        </w:rPr>
        <w:t>benefit</w:t>
      </w:r>
      <w:r>
        <w:rPr>
          <w:rFonts w:ascii="Calibri" w:hAnsi="Calibri" w:cs="Calibri"/>
          <w:sz w:val="24"/>
          <w:szCs w:val="24"/>
          <w:lang w:val="en-US"/>
        </w:rPr>
        <w:t>s</w:t>
      </w:r>
      <w:r w:rsidR="00322810">
        <w:rPr>
          <w:rFonts w:ascii="Calibri" w:hAnsi="Calibri" w:cs="Calibri"/>
          <w:sz w:val="24"/>
          <w:szCs w:val="24"/>
          <w:lang w:val="en-US"/>
        </w:rPr>
        <w:t>, but also increased perennial weeds. A</w:t>
      </w:r>
      <w:r>
        <w:rPr>
          <w:rFonts w:ascii="Calibri" w:hAnsi="Calibri" w:cs="Calibri"/>
          <w:sz w:val="24"/>
          <w:szCs w:val="24"/>
          <w:lang w:val="en-US"/>
        </w:rPr>
        <w:t xml:space="preserve">cross tillage, residue, and weather the mid-season planted radish exhibited the highest fall biomass, high crop yields, and no increase in perennial weeds compared to the no cover control, but had moderate to high pesticide toxicity loads and produced fall vegetation with low potential ecological value. Conversely, the early planted mix had low to moderate fall biomass, moderate crop yields, </w:t>
      </w:r>
      <w:r w:rsidRPr="008F6C0B">
        <w:rPr>
          <w:rFonts w:ascii="Calibri" w:hAnsi="Calibri" w:cs="Calibri"/>
          <w:sz w:val="24"/>
          <w:szCs w:val="24"/>
          <w:highlight w:val="yellow"/>
          <w:lang w:val="en-US"/>
        </w:rPr>
        <w:t>x</w:t>
      </w:r>
      <w:r>
        <w:rPr>
          <w:rFonts w:ascii="Calibri" w:hAnsi="Calibri" w:cs="Calibri"/>
          <w:sz w:val="24"/>
          <w:szCs w:val="24"/>
          <w:lang w:val="en-US"/>
        </w:rPr>
        <w:t xml:space="preserve"> times more perennial weed increases compared to other treatments, but had low pesticide toxicity loads and supported fall vegetation that had high potential ecological value</w:t>
      </w:r>
      <w:r w:rsidRPr="00B730C3">
        <w:rPr>
          <w:rFonts w:ascii="Calibri" w:hAnsi="Calibri" w:cs="Calibri"/>
          <w:sz w:val="24"/>
          <w:szCs w:val="24"/>
          <w:lang w:val="en-US"/>
        </w:rPr>
        <w:t>.</w:t>
      </w:r>
      <w:r>
        <w:rPr>
          <w:rFonts w:ascii="Calibri" w:hAnsi="Calibri" w:cs="Calibri"/>
          <w:sz w:val="24"/>
          <w:szCs w:val="24"/>
          <w:lang w:val="en-US"/>
        </w:rPr>
        <w:t xml:space="preserve"> </w:t>
      </w:r>
      <w:r w:rsidR="004C0014">
        <w:rPr>
          <w:rFonts w:ascii="Calibri" w:hAnsi="Calibri" w:cs="Calibri"/>
          <w:sz w:val="24"/>
          <w:szCs w:val="24"/>
          <w:lang w:val="en-US"/>
        </w:rPr>
        <w:t>Moreover, m</w:t>
      </w:r>
      <w:r w:rsidR="003945EC" w:rsidRPr="008757AB">
        <w:rPr>
          <w:rFonts w:ascii="Calibri" w:hAnsi="Calibri" w:cs="Calibri"/>
          <w:sz w:val="24"/>
          <w:szCs w:val="24"/>
          <w:lang w:val="en-US"/>
        </w:rPr>
        <w:t>id-season radish cover crop systems had high utility for all typologies</w:t>
      </w:r>
      <w:r>
        <w:rPr>
          <w:rFonts w:ascii="Calibri" w:hAnsi="Calibri" w:cs="Calibri"/>
          <w:sz w:val="24"/>
          <w:szCs w:val="24"/>
          <w:lang w:val="en-US"/>
        </w:rPr>
        <w:t>, while early-planted cover crop mixtures exhibited the lowest utilities</w:t>
      </w:r>
      <w:r w:rsidR="004C0014">
        <w:rPr>
          <w:rFonts w:ascii="Calibri" w:hAnsi="Calibri" w:cs="Calibri"/>
          <w:sz w:val="24"/>
          <w:szCs w:val="24"/>
          <w:lang w:val="en-US"/>
        </w:rPr>
        <w:t xml:space="preserve">. </w:t>
      </w:r>
    </w:p>
    <w:p w14:paraId="3BCA5BC9"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0DAAE495" w14:textId="71C253BA"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lastRenderedPageBreak/>
        <w:t>Novelty</w:t>
      </w:r>
    </w:p>
    <w:p w14:paraId="7A425E2D" w14:textId="588F3242" w:rsidR="008757AB" w:rsidRDefault="004C0014" w:rsidP="008757AB">
      <w:pPr>
        <w:autoSpaceDE w:val="0"/>
        <w:autoSpaceDN w:val="0"/>
        <w:adjustRightInd w:val="0"/>
        <w:spacing w:after="0" w:line="240" w:lineRule="auto"/>
        <w:jc w:val="both"/>
        <w:rPr>
          <w:rFonts w:ascii="Calibri" w:hAnsi="Calibri" w:cs="Calibri"/>
          <w:sz w:val="24"/>
          <w:szCs w:val="24"/>
          <w:lang w:val="en-US"/>
        </w:rPr>
      </w:pPr>
      <w:r w:rsidRPr="004C0014">
        <w:rPr>
          <w:rFonts w:ascii="Calibri" w:hAnsi="Calibri" w:cs="Calibri"/>
          <w:sz w:val="24"/>
          <w:szCs w:val="24"/>
          <w:lang w:val="en-US"/>
        </w:rPr>
        <w:t xml:space="preserve">These results underscore the complexity </w:t>
      </w:r>
      <w:r>
        <w:rPr>
          <w:rFonts w:ascii="Calibri" w:hAnsi="Calibri" w:cs="Calibri"/>
          <w:sz w:val="24"/>
          <w:szCs w:val="24"/>
          <w:lang w:val="en-US"/>
        </w:rPr>
        <w:t xml:space="preserve">of </w:t>
      </w:r>
      <w:r w:rsidRPr="004C0014">
        <w:rPr>
          <w:rFonts w:ascii="Calibri" w:hAnsi="Calibri" w:cs="Calibri"/>
          <w:sz w:val="24"/>
          <w:szCs w:val="24"/>
          <w:lang w:val="en-US"/>
        </w:rPr>
        <w:t>balancing multiple goals, highlighting the interplay between biophysical, ecological and agronomic outcomes.</w:t>
      </w:r>
      <w:r>
        <w:rPr>
          <w:rFonts w:ascii="Calibri" w:hAnsi="Calibri" w:cs="Calibri"/>
          <w:sz w:val="24"/>
          <w:szCs w:val="24"/>
          <w:lang w:val="en-US"/>
        </w:rPr>
        <w:t xml:space="preserve"> In this region, mid-season planted radish cover crops may exhibit more consistent benefits across cropping systems and weather conditions compared to grass/clover mixtures. </w:t>
      </w:r>
      <w:r w:rsidR="008757AB">
        <w:rPr>
          <w:rFonts w:ascii="Calibri" w:hAnsi="Calibri" w:cs="Calibri"/>
          <w:sz w:val="24"/>
          <w:szCs w:val="24"/>
          <w:lang w:val="en-US"/>
        </w:rPr>
        <w:t xml:space="preserve">The use of farmer typologies to build weighting schemes presents a promising method for </w:t>
      </w:r>
      <w:r w:rsidR="00464438">
        <w:rPr>
          <w:rFonts w:ascii="Calibri" w:hAnsi="Calibri" w:cs="Calibri"/>
          <w:sz w:val="24"/>
          <w:szCs w:val="24"/>
          <w:lang w:val="en-US"/>
        </w:rPr>
        <w:t>evaluating</w:t>
      </w:r>
      <w:r w:rsidR="008757AB">
        <w:rPr>
          <w:rFonts w:ascii="Calibri" w:hAnsi="Calibri" w:cs="Calibri"/>
          <w:sz w:val="24"/>
          <w:szCs w:val="24"/>
          <w:lang w:val="en-US"/>
        </w:rPr>
        <w:t xml:space="preserve"> cropping systems </w:t>
      </w:r>
      <w:r w:rsidR="00464438">
        <w:rPr>
          <w:rFonts w:ascii="Calibri" w:hAnsi="Calibri" w:cs="Calibri"/>
          <w:sz w:val="24"/>
          <w:szCs w:val="24"/>
          <w:lang w:val="en-US"/>
        </w:rPr>
        <w:t>tradeoffs in a</w:t>
      </w:r>
      <w:r w:rsidR="0066782B">
        <w:rPr>
          <w:rFonts w:ascii="Calibri" w:hAnsi="Calibri" w:cs="Calibri"/>
          <w:sz w:val="24"/>
          <w:szCs w:val="24"/>
          <w:lang w:val="en-US"/>
        </w:rPr>
        <w:t xml:space="preserve"> meaningful</w:t>
      </w:r>
      <w:r w:rsidR="00464438">
        <w:rPr>
          <w:rFonts w:ascii="Calibri" w:hAnsi="Calibri" w:cs="Calibri"/>
          <w:sz w:val="24"/>
          <w:szCs w:val="24"/>
          <w:lang w:val="en-US"/>
        </w:rPr>
        <w:t xml:space="preserve"> way. </w:t>
      </w:r>
    </w:p>
    <w:p w14:paraId="6C20FECB" w14:textId="77777777" w:rsidR="00464438" w:rsidRPr="008757AB" w:rsidRDefault="00464438" w:rsidP="008757AB">
      <w:pPr>
        <w:autoSpaceDE w:val="0"/>
        <w:autoSpaceDN w:val="0"/>
        <w:adjustRightInd w:val="0"/>
        <w:spacing w:after="0" w:line="240" w:lineRule="auto"/>
        <w:jc w:val="both"/>
        <w:rPr>
          <w:rFonts w:ascii="Calibri" w:hAnsi="Calibri" w:cs="Calibri"/>
          <w:sz w:val="24"/>
          <w:szCs w:val="24"/>
          <w:lang w:val="en-US"/>
        </w:rPr>
      </w:pPr>
    </w:p>
    <w:p w14:paraId="38F6E24B" w14:textId="77777777" w:rsidR="00B730C3" w:rsidRPr="00B730C3" w:rsidRDefault="00B730C3" w:rsidP="00A70C8E">
      <w:pPr>
        <w:pStyle w:val="Heading1"/>
        <w:rPr>
          <w:lang w:val="en-US"/>
        </w:rPr>
      </w:pPr>
      <w:r w:rsidRPr="00B730C3">
        <w:rPr>
          <w:lang w:val="en-US"/>
        </w:rPr>
        <w:t>Introduction</w:t>
      </w:r>
    </w:p>
    <w:p w14:paraId="4CFD8E41" w14:textId="145DF8C1"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w:t>
      </w:r>
      <w:r w:rsidR="004C0014">
        <w:rPr>
          <w:rFonts w:ascii="Calibri" w:hAnsi="Calibri" w:cs="Calibri"/>
          <w:sz w:val="24"/>
          <w:szCs w:val="24"/>
          <w:lang w:val="en-US"/>
        </w:rPr>
        <w:t xml:space="preserve"> and the environment</w:t>
      </w:r>
      <w:r w:rsidRPr="00053998">
        <w:rPr>
          <w:rFonts w:ascii="Calibri" w:hAnsi="Calibri" w:cs="Calibri"/>
          <w:sz w:val="24"/>
          <w:szCs w:val="24"/>
          <w:lang w:val="en-US"/>
        </w:rPr>
        <w:t xml:space="preserve">.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Pr="008911BB"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66782B">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t>
      </w:r>
      <w:proofErr w:type="spellStart"/>
      <w:r w:rsidR="00571761" w:rsidRPr="00571761">
        <w:rPr>
          <w:rFonts w:ascii="Calibri" w:hAnsi="Calibri" w:cs="Calibri"/>
          <w:sz w:val="24"/>
        </w:rPr>
        <w:t>Wortman</w:t>
      </w:r>
      <w:proofErr w:type="spellEnd"/>
      <w:r w:rsidR="00571761" w:rsidRPr="00571761">
        <w:rPr>
          <w:rFonts w:ascii="Calibri" w:hAnsi="Calibri" w:cs="Calibri"/>
          <w:sz w:val="24"/>
        </w:rPr>
        <w:t>,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w:t>
      </w:r>
      <w:proofErr w:type="spellStart"/>
      <w:r w:rsidR="0075226B" w:rsidRPr="00ED7CE8">
        <w:rPr>
          <w:rFonts w:ascii="Calibri" w:hAnsi="Calibri" w:cs="Calibri"/>
          <w:i/>
          <w:iCs/>
          <w:sz w:val="24"/>
          <w:szCs w:val="24"/>
        </w:rPr>
        <w:t>Blaix</w:t>
      </w:r>
      <w:proofErr w:type="spellEnd"/>
      <w:r w:rsidR="0075226B" w:rsidRPr="00ED7CE8">
        <w:rPr>
          <w:rFonts w:ascii="Calibri" w:hAnsi="Calibri" w:cs="Calibri"/>
          <w:i/>
          <w:iCs/>
          <w:sz w:val="24"/>
          <w:szCs w:val="24"/>
        </w:rPr>
        <w:t xml:space="preserve">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8911BB">
        <w:rPr>
          <w:rFonts w:ascii="Calibri" w:hAnsi="Calibri" w:cs="Calibri"/>
          <w:sz w:val="24"/>
          <w:szCs w:val="24"/>
          <w:lang w:val="en-US"/>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8911BB">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sidRPr="008911BB">
        <w:rPr>
          <w:rFonts w:ascii="Calibri" w:hAnsi="Calibri" w:cs="Calibri"/>
          <w:sz w:val="24"/>
          <w:szCs w:val="24"/>
          <w:lang w:val="en-US"/>
        </w:rPr>
        <w:t xml:space="preserve"> </w:t>
      </w:r>
    </w:p>
    <w:p w14:paraId="0214F2DE" w14:textId="7F274219" w:rsidR="0057508E" w:rsidRPr="008911BB" w:rsidRDefault="0057508E" w:rsidP="00E752C9">
      <w:pPr>
        <w:rPr>
          <w:rFonts w:ascii="Calibri" w:hAnsi="Calibri" w:cs="Calibri"/>
          <w:sz w:val="24"/>
          <w:szCs w:val="24"/>
          <w:lang w:val="en-US"/>
        </w:rPr>
      </w:pPr>
      <w:r w:rsidRPr="008911BB">
        <w:rPr>
          <w:rFonts w:ascii="Calibri" w:hAnsi="Calibri" w:cs="Calibri"/>
          <w:sz w:val="24"/>
          <w:szCs w:val="24"/>
          <w:lang w:val="en-US"/>
        </w:rPr>
        <w:t>Pick citations from this blurb to add:</w:t>
      </w:r>
    </w:p>
    <w:p w14:paraId="6714FA3A" w14:textId="2AD07E54" w:rsidR="00067D64" w:rsidRDefault="00067D64" w:rsidP="000010AC">
      <w:pPr>
        <w:rPr>
          <w:rFonts w:ascii="Calibri" w:hAnsi="Calibri" w:cs="Calibri"/>
          <w:sz w:val="24"/>
          <w:szCs w:val="24"/>
          <w:lang w:val="en-US"/>
        </w:rPr>
      </w:pPr>
      <w:r w:rsidRPr="008911BB">
        <w:rPr>
          <w:rFonts w:ascii="Calibri" w:hAnsi="Calibri" w:cs="Calibri"/>
          <w:i/>
          <w:iCs/>
          <w:sz w:val="24"/>
          <w:szCs w:val="24"/>
          <w:lang w:val="en-US"/>
        </w:rPr>
        <w:t>However, wee</w:t>
      </w:r>
      <w:r w:rsidRPr="00A9025D">
        <w:rPr>
          <w:rFonts w:ascii="Calibri" w:hAnsi="Calibri" w:cs="Calibri"/>
          <w:i/>
          <w:iCs/>
          <w:sz w:val="24"/>
          <w:szCs w:val="24"/>
          <w:lang w:val="en-US"/>
        </w:rPr>
        <w:t>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 xml:space="preserve">The interaction between cover </w:t>
      </w:r>
      <w:r w:rsidR="00235ADC">
        <w:rPr>
          <w:rFonts w:ascii="Calibri" w:hAnsi="Calibri" w:cs="Calibri"/>
          <w:sz w:val="24"/>
          <w:szCs w:val="24"/>
          <w:lang w:val="en-US"/>
        </w:rPr>
        <w:lastRenderedPageBreak/>
        <w:t>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and how reliable 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25E9EB30" w14:textId="20838C2E"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2FF8C790" w:rsidR="00275DFF"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154D03">
        <w:rPr>
          <w:rFonts w:ascii="Calibri" w:hAnsi="Calibri" w:cs="Calibri"/>
          <w:sz w:val="24"/>
          <w:szCs w:val="24"/>
          <w:lang w:val="en-US"/>
        </w:rPr>
        <w:t>We chose to focus on the biophysical outcomes of the systems, and do not</w:t>
      </w:r>
      <w:r w:rsidR="00F73B12">
        <w:rPr>
          <w:rFonts w:ascii="Calibri" w:hAnsi="Calibri" w:cs="Calibri"/>
          <w:sz w:val="24"/>
          <w:szCs w:val="24"/>
          <w:lang w:val="en-US"/>
        </w:rPr>
        <w:t xml:space="preserve"> include the </w:t>
      </w:r>
      <w:r w:rsidR="00F21B88">
        <w:rPr>
          <w:rFonts w:ascii="Calibri" w:hAnsi="Calibri" w:cs="Calibri"/>
          <w:sz w:val="24"/>
          <w:szCs w:val="24"/>
          <w:lang w:val="en-US"/>
        </w:rPr>
        <w:t xml:space="preserve">economics of the various systems as a response variable </w:t>
      </w:r>
      <w:r w:rsidR="00154D03">
        <w:rPr>
          <w:rFonts w:ascii="Calibri" w:hAnsi="Calibri" w:cs="Calibri"/>
          <w:sz w:val="24"/>
          <w:szCs w:val="24"/>
          <w:lang w:val="en-US"/>
        </w:rPr>
        <w:t xml:space="preserve">because these can vary </w:t>
      </w:r>
      <w:r w:rsidR="005D79F2">
        <w:rPr>
          <w:rFonts w:ascii="Calibri" w:hAnsi="Calibri" w:cs="Calibri"/>
          <w:sz w:val="24"/>
          <w:szCs w:val="24"/>
          <w:lang w:val="en-US"/>
        </w:rPr>
        <w:t>based on sociopolitical conditions</w:t>
      </w:r>
      <w:r w:rsidR="00154D03">
        <w:rPr>
          <w:rFonts w:ascii="Calibri" w:hAnsi="Calibri" w:cs="Calibri"/>
          <w:sz w:val="24"/>
          <w:szCs w:val="24"/>
          <w:lang w:val="en-US"/>
        </w:rPr>
        <w:t xml:space="preserve">, policies, and subsidies </w:t>
      </w:r>
      <w:r w:rsidR="00154D03">
        <w:rPr>
          <w:rFonts w:ascii="Calibri" w:hAnsi="Calibri" w:cs="Calibri"/>
          <w:sz w:val="24"/>
          <w:szCs w:val="24"/>
          <w:lang w:val="en-US"/>
        </w:rPr>
        <w:fldChar w:fldCharType="begin"/>
      </w:r>
      <w:r w:rsidR="00154D03">
        <w:rPr>
          <w:rFonts w:ascii="Calibri" w:hAnsi="Calibri" w:cs="Calibri"/>
          <w:sz w:val="24"/>
          <w:szCs w:val="24"/>
          <w:lang w:val="en-US"/>
        </w:rPr>
        <w:instrText xml:space="preserve"> ADDIN ZOTERO_ITEM CSL_CITATION {"citationID":"lL3bwGCH","properties":{"formattedCitation":"(Kathage et al., 2022)","plainCitation":"(Kathage et al., 2022)","noteIndex":0},"citationItems":[{"id":993,"uris":["http://zotero.org/users/3599437/items/BALXZI4W"],"itemData":{"id":993,"type":"article-journal","abstract":"EU agriculture is facing increasing expectations and pressure from society and policymakers to support environmental protection and climate change mitigation. Catch and cover crops (CCC) are an underused farming practice that can potentially contribute towards these goals. Previous research is sparse and has yielded few relevant insights into CCC adoption behaviour by farmers. In this study we analyse a dataset from farm surveys in four EU regions to better understand the role of policy and non-policy factors in CCC adoption. Our data suggests that adoption rates vary widely between regions, while farm adoption intensities are low. We find that policy is by far the strongest determinant of adoption rates and adoption intensities. CCC adoption patterns have been shaped mainly by the Nitrates Directive and the Common Agricultural Policy's greening requirements. Agronomic motives are a third but much weaker impetus for adoption. Environmental and climate change considerations do not play a significant role in farmers' adoption decisions. Most non-adopters would likely become adopters if stronger policy obligations or additional subsidies were implemented. Non-adopters‘ responsiveness to subsidies and willingness to accept is highly varied but only weakly predictable from easily observed farm characteristics., \n          \n            \n              •\n              Catch and cover crops (CCC) may serve environmental protection and climate change mitigation goals.\n            \n            \n              •\n              We analyse a dataset from farm surveys in four EU regions to understand the role of policy and other factors in CCC adoption.\n            \n            \n              •\n              We find that policy is by far the strongest determinant of adoption rates and adoption intensities.\n            \n            \n              •\n              Environmental and climate change considerations do not play a significant role in farmers' adoption decisions.\n            \n            \n              •\n              Most non-adopters would likely become adopters if stronger policy obligations or additional subsidies were implemented.","container-title":"Land Use Policy","DOI":"10.1016/j.landusepol.2022.106016","ISSN":"0264-8377","journalAbbreviation":"Land use policy","note":"PMID: 35592408\nPMCID: PMC8988242","page":"106016","source":"PubMed Central","title":"How much is policy driving the adoption of cover crops? Evidence from four EU regions","title-short":"How much is policy driving the adoption of cover crops?","volume":"116","author":[{"family":"Kathage","given":"Jonas"},{"family":"Smit","given":"Bert"},{"family":"Janssens","given":"Bas"},{"family":"Haagsma","given":"Wiepie"},{"family":"Adrados","given":"Jose Luis"}],"issued":{"date-parts":[["2022",5]]}}}],"schema":"https://github.com/citation-style-language/schema/raw/master/csl-citation.json"} </w:instrText>
      </w:r>
      <w:r w:rsidR="00154D03">
        <w:rPr>
          <w:rFonts w:ascii="Calibri" w:hAnsi="Calibri" w:cs="Calibri"/>
          <w:sz w:val="24"/>
          <w:szCs w:val="24"/>
          <w:lang w:val="en-US"/>
        </w:rPr>
        <w:fldChar w:fldCharType="separate"/>
      </w:r>
      <w:r w:rsidR="00154D03" w:rsidRPr="008911BB">
        <w:rPr>
          <w:rFonts w:ascii="Calibri" w:hAnsi="Calibri" w:cs="Calibri"/>
          <w:sz w:val="24"/>
          <w:lang w:val="en-US"/>
        </w:rPr>
        <w:t>(Kathage et al., 2022)</w:t>
      </w:r>
      <w:r w:rsidR="00154D03">
        <w:rPr>
          <w:rFonts w:ascii="Calibri" w:hAnsi="Calibri" w:cs="Calibri"/>
          <w:sz w:val="24"/>
          <w:szCs w:val="24"/>
          <w:lang w:val="en-US"/>
        </w:rPr>
        <w:fldChar w:fldCharType="end"/>
      </w:r>
      <w:r w:rsidR="005D79F2">
        <w:rPr>
          <w:rFonts w:ascii="Calibri" w:hAnsi="Calibri" w:cs="Calibri"/>
          <w:sz w:val="24"/>
          <w:szCs w:val="24"/>
          <w:lang w:val="en-US"/>
        </w:rPr>
        <w:t xml:space="preserve">. </w:t>
      </w:r>
    </w:p>
    <w:p w14:paraId="5A3FE6CA" w14:textId="7DE0920A" w:rsidR="00A401DF" w:rsidRDefault="00A401DF" w:rsidP="00B730C3">
      <w:pPr>
        <w:rPr>
          <w:rFonts w:ascii="Calibri" w:hAnsi="Calibri" w:cs="Calibri"/>
          <w:sz w:val="24"/>
          <w:szCs w:val="24"/>
          <w:lang w:val="en-US"/>
        </w:rPr>
      </w:pPr>
      <w:r>
        <w:rPr>
          <w:rFonts w:ascii="Calibri" w:hAnsi="Calibri" w:cs="Calibri"/>
          <w:sz w:val="24"/>
          <w:szCs w:val="24"/>
          <w:lang w:val="en-US"/>
        </w:rPr>
        <w:t xml:space="preserve">Multicriteria decision analysis is a tool for evaluating and comparing different alternatives to facilitate informed decision-making when presented with complex, often conflicting objectives. It is widely applied in business, government, but has had limited application in agricultural settings (CITE). One barrier may be the requirement that the importance of each objective be reflected by weights, which are subjective and therefore context specific. </w:t>
      </w:r>
    </w:p>
    <w:p w14:paraId="21E9B0A3" w14:textId="2B3DCDFC" w:rsidR="00A401DF" w:rsidRDefault="00E32838" w:rsidP="00B730C3">
      <w:pPr>
        <w:rPr>
          <w:rFonts w:ascii="Calibri" w:hAnsi="Calibri" w:cs="Calibri"/>
          <w:sz w:val="24"/>
          <w:szCs w:val="24"/>
          <w:lang w:val="en-US"/>
        </w:rPr>
      </w:pPr>
      <w:r>
        <w:rPr>
          <w:rFonts w:ascii="Calibri" w:hAnsi="Calibri" w:cs="Calibri"/>
          <w:sz w:val="24"/>
          <w:szCs w:val="24"/>
          <w:lang w:val="en-US"/>
        </w:rPr>
        <w:t>Something about farmer typologies….</w:t>
      </w:r>
      <w:r w:rsidR="00A401DF">
        <w:rPr>
          <w:rFonts w:ascii="Calibri" w:hAnsi="Calibri" w:cs="Calibri"/>
          <w:sz w:val="24"/>
          <w:szCs w:val="24"/>
          <w:lang w:val="en-US"/>
        </w:rPr>
        <w:t xml:space="preserve">Typologies </w:t>
      </w:r>
      <w:r>
        <w:rPr>
          <w:rFonts w:ascii="Calibri" w:hAnsi="Calibri" w:cs="Calibri"/>
          <w:sz w:val="24"/>
          <w:szCs w:val="24"/>
          <w:lang w:val="en-US"/>
        </w:rPr>
        <w:t xml:space="preserve">xx have been used to assess cropping system suitability under climate stress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{"citationID":"zyN28c0I","properties":{"formattedCitation":"(Curtis et al., 2024)","plainCitation":"(Curtis et al., 2024)","noteIndex":0},"citationItems":[{"id":921,"uris":["http://zotero.org/users/3599437/items/FM4FAYKT"],"itemData":{"id":921,"type":"article-journal","abstract":"Information is required to understand how novel biodiversity strategies can improve cropping system resilience to climate change. A “business as usual” (BAU) rotation (wheat–canola–wheat–soybean) was compared with a “warm-season crop” (WS) rotation (corn–sunflower–dry bean–canola); a “biodiverse” (BD) rotation (fall rye with cover crop– corn/soybean intercrop—pea/canola intercrop–green fallow mixture); a “perennial grain” (Kernza) rotation (Kernza grain intermediate wheatgrass); and an organic (ORG) rotation (millet-green fallow mixture-wheat). Drought conditions prevailed in both study years. The BAU rotation had the lowest average yield (1821 kg ha−1 compared with 2533 and 3083 kg ha−1 for the BD and WS rotations, respectively), less post-harvest residual biomass, and a lower net return than the WS rotation. The WS rotation was limited by herbicide-resistant weeds in dry beans. Kernza seed yield was five times lower than for spring wheat. ORG wheat yielded the same as other wheat and had a higher net return. Live roots days, a measure of soil health potential, were 95 for the BAU rotation and 174 and 113 for the BD and WS rotations, respectively; the most were recorded for Kernza (365). Seasonal crop growth duration was increased by including Kernza and fall rye for early season growth, and corn, sunflower, a corn–soybean intercrop, a cover crop, and fall-seeded rye for late season growth. WS and BD rotations outperformed the BAU rotation and the BD system accomplished this with half the N fertilizer. Results demonstrate the potential of biodiverse rotations; barriers to their adoption should be addressed.","container-title":"Canadian Journal of Plant Science","DOI":"10.1139/cjps-2023-0177","ISSN":"0008-4220","journalAbbreviation":"Can. J. Plant Sci.","note":"publisher: NRC Research Press","source":"cdnsciencepub.com (Atypon)","title":"Cropping system typologies perform differently under climate stress in Manitoba, Canada: multi-criteria assessment","title-short":"Cropping system typologies perform differently under climate stress in Manitoba, Canada","URL":"https://cdnsciencepub.com/doi/full/10.1139/cjps-2023-0177","author":[{"family":"Curtis","given":"S.K."},{"family":"Entz","given":"M.H."},{"family":"Stanley","given":"K.A."},{"family":"Cattani","given":"D.J."},{"family":"Schneider","given":"K.D."}],"accessed":{"date-parts":[["2024",7,24]]},"issued":{"date-parts":[["2024",4,12]]}}}],"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(Curtis et al., 2024)</w:t>
      </w:r>
      <w:r>
        <w:rPr>
          <w:rFonts w:ascii="Calibri" w:hAnsi="Calibri" w:cs="Calibri"/>
          <w:sz w:val="24"/>
          <w:szCs w:val="24"/>
          <w:lang w:val="en-US"/>
        </w:rPr>
        <w:fldChar w:fldCharType="end"/>
      </w:r>
      <w:r>
        <w:rPr>
          <w:rFonts w:ascii="Calibri" w:hAnsi="Calibri" w:cs="Calibri"/>
          <w:sz w:val="24"/>
          <w:szCs w:val="24"/>
          <w:lang w:val="en-US"/>
        </w:rPr>
        <w:t xml:space="preserve">, design agricultural policy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{"citationID":"u5Ka9GD3","properties":{"formattedCitation":"(Huber et al., 2024)","plainCitation":"(Huber et al., 2024)","noteIndex":0},"citationItems":[{"id":1594,"uris":["http://zotero.org/users/3599437/items/SQTYMH3P"],"itemData":{"id":1594,"type":"article-journal","abstract":"CONTEXT\nFarm typologies help to identify patterns across a wide range of farm systems and describe heterogeneity in agriculture concisely. They can also support the design of agricultural policies by providing information and knowledge about policy target groups. For example, voluntary agri-environmental schemes could be tailored to specific agricultural landscapes and farm types. Farm typologies, however, are often developed from scratch, with limited connection to previous studies and policy making.\nOBJECTIVE\nThe objective of this study is to clarify the purposes of farm typologies in research and agricultural policy making and to develop a framework that allows to increase the usefulness and usability of farm typologies for agricultural policy making.\nMETHODS\nBased on a review of 13 systematically identified overview studies on farm typologies, we develop a framework that establishes connections between the purposes of farm typologies along the different stages of the policy process.\nRESULTS AND CONCLUSIONS\nWe find multiple purposes for farm typologies, the two most common of which are for understanding the characteristics, heterogeneity, and development of farm systems and for policy making. The newly developed framework suggests that connecting knowledge across these purposes could improve the validity, transferability, and relevance of farm typologies for agricultural policy making. Our framework also provides an entry point for encouraging cooperation between developers and users of typologies, and for the improvement of typologies through new data (including behavioural data) and methods such as machine learning. We conclude that future research can build on the existing work on farm typologies but must be aware of the specific challenges that are associated with the use of farm typologies in the policy process.\nSIGNIFICANCE\nKnowledge of the prospects and challenges of using farm typologies allows to increase the usefulness and usabilityof these typologies and can contribute to the design of targeted and tailored agricultural policy instruments. By increasing the acceptance, perceived fairness, and legitimacy, this can improve their effectiveness and efficiency, which is urgently needed for a successful transformation to a more sustainable agricultural sector.","container-title":"Agricultural Systems","DOI":"10.1016/j.agsy.2023.103800","ISSN":"0308-521X","journalAbbreviation":"Agricultural Systems","page":"103800","source":"ScienceDirect","title":"Farm typologies for understanding farm systems and improving agricultural policy","volume":"213","author":[{"family":"Huber","given":"Robert"},{"family":"Bartkowski","given":"Bartosz"},{"family":"Brown","given":"Calum"},{"family":"El Benni","given":"Nadja"},{"family":"Feil","given":"Jan-Henning"},{"family":"Grohmann","given":"Pascal"},{"family":"Joormann","given":"Ineke"},{"family":"Leonhardt","given":"Heidi"},{"family":"Mitter","given":"Hermine"},{"family":"Müller","given":"Birgit"}],"issued":{"date-parts":[["2024",1,1]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(Huber et al., 2024)</w:t>
      </w:r>
      <w:r>
        <w:rPr>
          <w:rFonts w:ascii="Calibri" w:hAnsi="Calibri" w:cs="Calibri"/>
          <w:sz w:val="24"/>
          <w:szCs w:val="24"/>
          <w:lang w:val="en-US"/>
        </w:rPr>
        <w:fldChar w:fldCharType="end"/>
      </w:r>
      <w:r>
        <w:rPr>
          <w:rFonts w:ascii="Calibri" w:hAnsi="Calibri" w:cs="Calibri"/>
          <w:sz w:val="24"/>
          <w:szCs w:val="24"/>
          <w:lang w:val="en-US"/>
        </w:rPr>
        <w:t xml:space="preserve">, and to target conservation activities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{"citationID":"guZYYlvA","properties":{"formattedCitation":"(Upadhaya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(Upadhaya et al., 2021)</w:t>
      </w:r>
      <w:r>
        <w:rPr>
          <w:rFonts w:ascii="Calibri" w:hAnsi="Calibri" w:cs="Calibri"/>
          <w:sz w:val="24"/>
          <w:szCs w:val="24"/>
          <w:lang w:val="en-US"/>
        </w:rPr>
        <w:fldChar w:fldCharType="end"/>
      </w:r>
      <w:r>
        <w:rPr>
          <w:rFonts w:ascii="Calibri" w:hAnsi="Calibri" w:cs="Calibri"/>
          <w:sz w:val="24"/>
          <w:szCs w:val="24"/>
          <w:lang w:val="en-US"/>
        </w:rPr>
        <w:t xml:space="preserve">. </w:t>
      </w:r>
    </w:p>
    <w:p w14:paraId="6CA7901B" w14:textId="0177568C" w:rsidR="00A401DF" w:rsidRPr="00E519B2" w:rsidRDefault="00A401DF" w:rsidP="00B730C3">
      <w:pPr>
        <w:rPr>
          <w:rFonts w:ascii="Calibri" w:hAnsi="Calibri" w:cs="Calibri"/>
          <w:sz w:val="24"/>
          <w:szCs w:val="24"/>
          <w:lang w:val="en-US"/>
        </w:rPr>
      </w:pPr>
      <w:r>
        <w:rPr>
          <w:rFonts w:ascii="Calibri" w:hAnsi="Calibri" w:cs="Calibri"/>
          <w:sz w:val="24"/>
          <w:szCs w:val="24"/>
          <w:lang w:val="en-US"/>
        </w:rPr>
        <w:t xml:space="preserve">To summarise </w:t>
      </w:r>
    </w:p>
    <w:p w14:paraId="5CD406A7" w14:textId="77777777" w:rsidR="00A70C8E" w:rsidRPr="00CF29E1" w:rsidRDefault="00A70C8E" w:rsidP="00A70C8E">
      <w:pPr>
        <w:pStyle w:val="Heading1"/>
        <w:rPr>
          <w:lang w:val="en-US"/>
        </w:rPr>
      </w:pPr>
      <w:r w:rsidRPr="00CF29E1">
        <w:rPr>
          <w:lang w:val="en-US"/>
        </w:rPr>
        <w:t>Materials and Methods</w:t>
      </w:r>
    </w:p>
    <w:p w14:paraId="4D101C38" w14:textId="77777777" w:rsidR="00A70C8E" w:rsidRPr="00CF29E1" w:rsidRDefault="00A70C8E" w:rsidP="00A70C8E">
      <w:pPr>
        <w:pStyle w:val="Heading2"/>
        <w:rPr>
          <w:lang w:val="en-US"/>
        </w:rPr>
      </w:pPr>
      <w:r w:rsidRPr="00CF29E1">
        <w:rPr>
          <w:lang w:val="en-US"/>
        </w:rPr>
        <w:t>Field management</w:t>
      </w:r>
    </w:p>
    <w:p w14:paraId="7E176B3A" w14:textId="2D5B3EC6"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CF29E1">
        <w:rPr>
          <w:color w:val="FF0000"/>
          <w:lang w:val="en-US"/>
        </w:rPr>
        <w:t>Averaged across the trial site</w:t>
      </w:r>
      <w:r w:rsidRPr="00CF29E1">
        <w:rPr>
          <w:lang w:val="en-US"/>
        </w:rPr>
        <w:t xml:space="preserve">, </w:t>
      </w:r>
      <w:commentRangeStart w:id="0"/>
      <w:r w:rsidRPr="00CF29E1">
        <w:rPr>
          <w:lang w:val="en-US"/>
        </w:rPr>
        <w:t>soil texture is 14.7% clay (&lt;2 mm), 13.7% silt (2-20 mm), 42.6% fine sand (20-200 mm), and 27% coarse sand (200-2000 mm), with 1.2% organic carbon content (0-25 cm).</w:t>
      </w:r>
      <w:commentRangeEnd w:id="0"/>
      <w:r>
        <w:rPr>
          <w:rStyle w:val="CommentReference"/>
        </w:rPr>
        <w:commentReference w:id="0"/>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 xml:space="preserve">s primary tillage system (four levels)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 xml:space="preserve">The cash crop sequence during the </w:t>
      </w:r>
      <w:r w:rsidR="001E07E9" w:rsidRPr="00CF29E1">
        <w:rPr>
          <w:lang w:val="en-US"/>
        </w:rPr>
        <w:lastRenderedPageBreak/>
        <w:t>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material, but are described here briefly. </w:t>
      </w:r>
    </w:p>
    <w:p w14:paraId="77362F28" w14:textId="0180ABA5" w:rsidR="007477A1" w:rsidRPr="001E07E9" w:rsidRDefault="007477A1" w:rsidP="007477A1">
      <w:pPr>
        <w:pStyle w:val="Heading3"/>
        <w:rPr>
          <w:lang w:val="en-US"/>
        </w:rPr>
      </w:pPr>
      <w:r w:rsidRPr="001E07E9">
        <w:rPr>
          <w:lang w:val="en-US"/>
        </w:rPr>
        <w:t>Study design</w:t>
      </w:r>
    </w:p>
    <w:p w14:paraId="63799CEF" w14:textId="7E7386DE" w:rsidR="00A70C8E" w:rsidRDefault="00A70C8E" w:rsidP="00A70C8E">
      <w:pPr>
        <w:rPr>
          <w:lang w:val="en-US"/>
        </w:rPr>
      </w:pPr>
      <w:r w:rsidRPr="00CF29E1">
        <w:rPr>
          <w:lang w:val="en-US"/>
        </w:rPr>
        <w:t xml:space="preserve">For the purpose of the present study, two cropping systems were selected that had the same sequence of crops but with different </w:t>
      </w:r>
      <w:r w:rsidR="0013795C">
        <w:rPr>
          <w:lang w:val="en-US"/>
        </w:rPr>
        <w:t xml:space="preserve">small grain </w:t>
      </w:r>
      <w:r w:rsidRPr="00CF29E1">
        <w:rPr>
          <w:lang w:val="en-US"/>
        </w:rPr>
        <w:t>straw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straw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w:t>
      </w:r>
      <w:r w:rsidR="004D57F9">
        <w:rPr>
          <w:lang w:val="en-US"/>
        </w:rPr>
        <w:t xml:space="preserve"> (Figure 1)</w:t>
      </w:r>
      <w:r>
        <w:rPr>
          <w:lang w:val="en-US"/>
        </w:rPr>
        <w:t xml:space="preserve">. </w:t>
      </w:r>
    </w:p>
    <w:tbl>
      <w:tblPr>
        <w:tblStyle w:val="TableGrid"/>
        <w:tblW w:w="0" w:type="auto"/>
        <w:tblLook w:val="04A0" w:firstRow="1" w:lastRow="0" w:firstColumn="1" w:lastColumn="0" w:noHBand="0" w:noVBand="1"/>
      </w:tblPr>
      <w:tblGrid>
        <w:gridCol w:w="9016"/>
      </w:tblGrid>
      <w:tr w:rsidR="004D57F9" w14:paraId="51255EEB" w14:textId="77777777" w:rsidTr="004D57F9">
        <w:tc>
          <w:tcPr>
            <w:tcW w:w="9016" w:type="dxa"/>
          </w:tcPr>
          <w:p w14:paraId="58E48093" w14:textId="5EFB5291" w:rsidR="004D57F9" w:rsidRPr="004D57F9" w:rsidRDefault="004D57F9" w:rsidP="00A70C8E">
            <w:r w:rsidRPr="004D57F9">
              <w:drawing>
                <wp:inline distT="0" distB="0" distL="0" distR="0" wp14:anchorId="37DB9A9E" wp14:editId="6D08D48E">
                  <wp:extent cx="5596128" cy="3558185"/>
                  <wp:effectExtent l="0" t="0" r="5080" b="4445"/>
                  <wp:docPr id="828337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028" cy="3560665"/>
                          </a:xfrm>
                          <a:prstGeom prst="rect">
                            <a:avLst/>
                          </a:prstGeom>
                          <a:noFill/>
                          <a:ln>
                            <a:noFill/>
                          </a:ln>
                        </pic:spPr>
                      </pic:pic>
                    </a:graphicData>
                  </a:graphic>
                </wp:inline>
              </w:drawing>
            </w:r>
          </w:p>
        </w:tc>
      </w:tr>
      <w:tr w:rsidR="004D57F9" w14:paraId="0DB3D9F2" w14:textId="77777777" w:rsidTr="004D57F9">
        <w:tc>
          <w:tcPr>
            <w:tcW w:w="9016" w:type="dxa"/>
          </w:tcPr>
          <w:p w14:paraId="21B73D35" w14:textId="523753C0" w:rsidR="004D57F9" w:rsidRDefault="004D57F9" w:rsidP="00A70C8E">
            <w:pPr>
              <w:rPr>
                <w:lang w:val="en-US"/>
              </w:rPr>
            </w:pPr>
            <w:r>
              <w:rPr>
                <w:lang w:val="en-US"/>
              </w:rPr>
              <w:t>Figure 1. The present study included all combinations of two residue, three tillage, and five cover crop treatments, resulting in 30 unique cropping system treatments.</w:t>
            </w:r>
          </w:p>
        </w:tc>
      </w:tr>
    </w:tbl>
    <w:p w14:paraId="63EA7BA2" w14:textId="77777777" w:rsidR="004D57F9" w:rsidRDefault="004D57F9" w:rsidP="00A70C8E">
      <w:pPr>
        <w:rPr>
          <w:lang w:val="en-US"/>
        </w:rPr>
      </w:pPr>
    </w:p>
    <w:p w14:paraId="51C7E422" w14:textId="28615AAB" w:rsidR="007477A1" w:rsidRDefault="007477A1" w:rsidP="007477A1">
      <w:pPr>
        <w:pStyle w:val="Heading3"/>
        <w:rPr>
          <w:lang w:val="en-US"/>
        </w:rPr>
      </w:pPr>
      <w:r>
        <w:rPr>
          <w:lang w:val="en-US"/>
        </w:rPr>
        <w:t>Straw and tillage treatments</w:t>
      </w:r>
    </w:p>
    <w:p w14:paraId="4D24793F" w14:textId="24750E74" w:rsidR="00844404" w:rsidRPr="003544E9" w:rsidRDefault="00A70C8E" w:rsidP="00844404">
      <w:pPr>
        <w:rPr>
          <w:lang w:val="en-US"/>
        </w:rPr>
      </w:pPr>
      <w:r w:rsidRPr="00922D1E">
        <w:rPr>
          <w:lang w:val="en-US"/>
        </w:rPr>
        <w:t xml:space="preserve">The same straw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straw-removal treatments, following harvest of a small grain the residue (e.g., straw) was removed using a </w:t>
      </w:r>
      <w:commentRangeStart w:id="1"/>
      <w:r w:rsidRPr="00922D1E">
        <w:rPr>
          <w:color w:val="FF0000"/>
          <w:lang w:val="en-US"/>
        </w:rPr>
        <w:t>MACHINE</w:t>
      </w:r>
      <w:commentRangeEnd w:id="1"/>
      <w:r w:rsidR="00782730">
        <w:rPr>
          <w:rStyle w:val="CommentReference"/>
        </w:rPr>
        <w:commentReference w:id="1"/>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 xml:space="preserve">of the biomass </w:t>
      </w:r>
      <w:commentRangeStart w:id="2"/>
      <w:r w:rsidR="00A32989">
        <w:rPr>
          <w:color w:val="FF0000"/>
          <w:lang w:val="en-US"/>
        </w:rPr>
        <w:t>CITE a CENTS modelling study</w:t>
      </w:r>
      <w:r w:rsidR="00F65982">
        <w:rPr>
          <w:color w:val="FF0000"/>
          <w:lang w:val="en-US"/>
        </w:rPr>
        <w:t xml:space="preserve"> for this 60% assumption</w:t>
      </w:r>
      <w:commentRangeEnd w:id="2"/>
      <w:r w:rsidR="0013795C">
        <w:rPr>
          <w:rStyle w:val="CommentReference"/>
        </w:rPr>
        <w:commentReference w:id="2"/>
      </w:r>
      <w:r>
        <w:rPr>
          <w:lang w:val="en-US"/>
        </w:rPr>
        <w:t>). In the straw-retained treatments, harvest residue was allowed to remain in the field.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 xml:space="preserve">tillage treatment </w:t>
      </w:r>
      <w:r w:rsidRPr="00922D1E">
        <w:rPr>
          <w:lang w:val="en-US"/>
        </w:rPr>
        <w:lastRenderedPageBreak/>
        <w:t>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3"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r w:rsidR="00844404" w:rsidRPr="00922D1E">
        <w:rPr>
          <w:lang w:val="en-US"/>
        </w:rPr>
        <w:t xml:space="preserve">a </w:t>
      </w:r>
      <w:r w:rsidR="00844404" w:rsidRPr="00922D1E">
        <w:rPr>
          <w:vertAlign w:val="subscript"/>
          <w:lang w:val="en-US"/>
        </w:rPr>
        <w:t xml:space="preserve"> </w:t>
      </w:r>
      <w:r w:rsidR="00844404" w:rsidRPr="00922D1E">
        <w:rPr>
          <w:lang w:val="en-GB"/>
        </w:rPr>
        <w:t xml:space="preserve">Horsch Terrano 3 FX stubble tine cultivator </w:t>
      </w:r>
      <w:r w:rsidR="00844404">
        <w:rPr>
          <w:lang w:val="en-GB"/>
        </w:rPr>
        <w:t xml:space="preserve"> was used to </w:t>
      </w:r>
      <w:r w:rsidR="007E32D7">
        <w:rPr>
          <w:lang w:val="en-GB"/>
        </w:rPr>
        <w:t xml:space="preserve">till to a depth </w:t>
      </w:r>
      <w:commentRangeStart w:id="4"/>
      <w:r w:rsidR="00844404">
        <w:rPr>
          <w:lang w:val="en-GB"/>
        </w:rPr>
        <w:t xml:space="preserve">8-10 cm </w:t>
      </w:r>
      <w:r w:rsidR="007E32D7">
        <w:rPr>
          <w:lang w:val="en-GB"/>
        </w:rPr>
        <w:t xml:space="preserve">in the spring </w:t>
      </w:r>
      <w:r w:rsidR="00844404">
        <w:rPr>
          <w:lang w:val="en-GB"/>
        </w:rPr>
        <w:t>before cash crop planting</w:t>
      </w:r>
      <w:commentRangeEnd w:id="4"/>
      <w:r w:rsidR="00D54833">
        <w:rPr>
          <w:rStyle w:val="CommentReference"/>
        </w:rPr>
        <w:commentReference w:id="4"/>
      </w:r>
      <w:r w:rsidR="00844404">
        <w:rPr>
          <w:lang w:val="en-GB"/>
        </w:rPr>
        <w:t xml:space="preserve">.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5"/>
      <w:r w:rsidR="00844404" w:rsidRPr="007653A2">
        <w:rPr>
          <w:color w:val="FF0000"/>
          <w:lang w:val="en-GB"/>
        </w:rPr>
        <w:t>faba beans</w:t>
      </w:r>
      <w:commentRangeEnd w:id="5"/>
      <w:r w:rsidR="00D54833">
        <w:rPr>
          <w:rStyle w:val="CommentReference"/>
        </w:rPr>
        <w:commentReference w:id="5"/>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6443DE49" w:rsidR="007477A1" w:rsidRPr="007653A2" w:rsidRDefault="007477A1" w:rsidP="007477A1">
      <w:pPr>
        <w:pStyle w:val="Heading3"/>
        <w:rPr>
          <w:ins w:id="6" w:author="Bo Melander" w:date="2025-02-11T13:10:00Z" w16du:dateUtc="2025-02-11T12:10:00Z"/>
          <w:lang w:val="en-GB"/>
        </w:rPr>
      </w:pPr>
      <w:r>
        <w:rPr>
          <w:lang w:val="en-GB"/>
        </w:rPr>
        <w:t>Cover crop treatments</w:t>
      </w:r>
    </w:p>
    <w:bookmarkEnd w:id="3"/>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was located in the inner 1.5 m x 10 m area of the sub-subplots. </w:t>
      </w:r>
    </w:p>
    <w:p w14:paraId="1F56AF3D" w14:textId="77777777" w:rsidR="00A70C8E" w:rsidRDefault="00A70C8E" w:rsidP="00A70C8E">
      <w:pPr>
        <w:rPr>
          <w:lang w:val="en-US"/>
        </w:rPr>
      </w:pPr>
      <w:r>
        <w:rPr>
          <w:lang w:val="en-US"/>
        </w:rPr>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66782B" w14:paraId="69998B1C" w14:textId="77777777">
        <w:tc>
          <w:tcPr>
            <w:tcW w:w="1555" w:type="dxa"/>
            <w:vAlign w:val="center"/>
          </w:tcPr>
          <w:p w14:paraId="6025962E" w14:textId="0D8BBEA7" w:rsidR="00A70C8E" w:rsidRDefault="00A70C8E">
            <w:pPr>
              <w:jc w:val="center"/>
              <w:rPr>
                <w:lang w:val="en-US"/>
              </w:rPr>
            </w:pPr>
            <w:r>
              <w:rPr>
                <w:lang w:val="en-US"/>
              </w:rPr>
              <w:t>Mix</w:t>
            </w:r>
            <w:r w:rsidR="002C2250">
              <w:rPr>
                <w:lang w:val="en-US"/>
              </w:rPr>
              <w:t>E</w:t>
            </w:r>
            <w:r w:rsidR="00492550">
              <w:rPr>
                <w:lang w:val="en-US"/>
              </w:rPr>
              <w:t>arly</w:t>
            </w:r>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66782B" w14:paraId="46A1FE34" w14:textId="77777777">
        <w:tc>
          <w:tcPr>
            <w:tcW w:w="1555" w:type="dxa"/>
            <w:vAlign w:val="center"/>
          </w:tcPr>
          <w:p w14:paraId="427A91FB" w14:textId="20334AB2" w:rsidR="00A70C8E" w:rsidRDefault="00A70C8E">
            <w:pPr>
              <w:jc w:val="center"/>
              <w:rPr>
                <w:lang w:val="en-US"/>
              </w:rPr>
            </w:pPr>
            <w:proofErr w:type="spellStart"/>
            <w:r>
              <w:rPr>
                <w:lang w:val="en-US"/>
              </w:rPr>
              <w:t>Mix</w:t>
            </w:r>
            <w:r w:rsidR="002C2250">
              <w:rPr>
                <w:lang w:val="en-US"/>
              </w:rPr>
              <w:t>M</w:t>
            </w:r>
            <w:r w:rsidR="00492550">
              <w:rPr>
                <w:lang w:val="en-US"/>
              </w:rPr>
              <w:t>id</w:t>
            </w:r>
            <w:proofErr w:type="spellEnd"/>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66782B" w14:paraId="49E1C5D0" w14:textId="77777777">
        <w:tc>
          <w:tcPr>
            <w:tcW w:w="1555" w:type="dxa"/>
            <w:vAlign w:val="center"/>
          </w:tcPr>
          <w:p w14:paraId="4FA1FCDD" w14:textId="2E10FF09" w:rsidR="00A70C8E" w:rsidRDefault="00A70C8E">
            <w:pPr>
              <w:jc w:val="center"/>
              <w:rPr>
                <w:lang w:val="en-US"/>
              </w:rPr>
            </w:pPr>
            <w:proofErr w:type="spellStart"/>
            <w:r>
              <w:rPr>
                <w:lang w:val="en-US"/>
              </w:rPr>
              <w:t>Rad</w:t>
            </w:r>
            <w:r w:rsidR="002C2250">
              <w:rPr>
                <w:lang w:val="en-US"/>
              </w:rPr>
              <w:t>M</w:t>
            </w:r>
            <w:r w:rsidR="00492550">
              <w:rPr>
                <w:lang w:val="en-US"/>
              </w:rPr>
              <w:t>id</w:t>
            </w:r>
            <w:proofErr w:type="spellEnd"/>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66782B" w14:paraId="5DB034BC" w14:textId="77777777">
        <w:tc>
          <w:tcPr>
            <w:tcW w:w="1555" w:type="dxa"/>
            <w:vAlign w:val="center"/>
          </w:tcPr>
          <w:p w14:paraId="756E9739" w14:textId="59D57588" w:rsidR="00A70C8E" w:rsidRDefault="00A70C8E">
            <w:pPr>
              <w:jc w:val="center"/>
              <w:rPr>
                <w:lang w:val="en-US"/>
              </w:rPr>
            </w:pPr>
            <w:proofErr w:type="spellStart"/>
            <w:r>
              <w:rPr>
                <w:lang w:val="en-US"/>
              </w:rPr>
              <w:t>Rad</w:t>
            </w:r>
            <w:r w:rsidR="002C2250">
              <w:rPr>
                <w:lang w:val="en-US"/>
              </w:rPr>
              <w:t>L</w:t>
            </w:r>
            <w:r w:rsidR="00492550">
              <w:rPr>
                <w:lang w:val="en-US"/>
              </w:rPr>
              <w:t>ate</w:t>
            </w:r>
            <w:proofErr w:type="spellEnd"/>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proofErr w:type="spellStart"/>
            <w:r>
              <w:rPr>
                <w:lang w:val="en-US"/>
              </w:rPr>
              <w:t>NoCC</w:t>
            </w:r>
            <w:proofErr w:type="spellEnd"/>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365E04D8" w:rsidR="007477A1" w:rsidRDefault="007477A1" w:rsidP="007477A1">
      <w:pPr>
        <w:pStyle w:val="Heading3"/>
        <w:rPr>
          <w:lang w:val="en-US"/>
        </w:rPr>
      </w:pPr>
      <w:r>
        <w:rPr>
          <w:lang w:val="en-GB"/>
        </w:rPr>
        <w:t>Fertilizer and herbicides</w:t>
      </w:r>
    </w:p>
    <w:p w14:paraId="7E4D905B" w14:textId="3C703EA2" w:rsidR="00A70C8E" w:rsidRDefault="00D54833" w:rsidP="00A70C8E">
      <w:pPr>
        <w:rPr>
          <w:lang w:val="en-GB"/>
        </w:rPr>
      </w:pPr>
      <w:r>
        <w:rPr>
          <w:lang w:val="en-US"/>
        </w:rPr>
        <w:t xml:space="preserve">Mineral fertilizer was </w:t>
      </w:r>
      <w:r w:rsidR="007477A1">
        <w:rPr>
          <w:lang w:val="en-US"/>
        </w:rPr>
        <w:t>broadcast 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w:t>
      </w:r>
      <w:r w:rsidR="00A70C8E">
        <w:rPr>
          <w:lang w:val="en-GB"/>
        </w:rPr>
        <w:lastRenderedPageBreak/>
        <w:t>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7"/>
      <w:r w:rsidR="00AD5622" w:rsidRPr="00F65982">
        <w:rPr>
          <w:color w:val="FF0000"/>
          <w:lang w:val="en-GB"/>
        </w:rPr>
        <w:t>to….</w:t>
      </w:r>
      <w:commentRangeEnd w:id="7"/>
      <w:r w:rsidR="00AD5622" w:rsidRPr="00F65982">
        <w:rPr>
          <w:rStyle w:val="CommentReference"/>
          <w:color w:val="FF0000"/>
        </w:rPr>
        <w:commentReference w:id="7"/>
      </w:r>
      <w:r w:rsidR="00905DB0" w:rsidRPr="00F65982">
        <w:rPr>
          <w:color w:val="FF0000"/>
          <w:lang w:val="en-GB"/>
        </w:rPr>
        <w:t xml:space="preserve">. </w:t>
      </w:r>
      <w:bookmarkStart w:id="8"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8"/>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4DF4190F"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growing season</w:t>
      </w:r>
      <w:r w:rsidR="00386CAC">
        <w:rPr>
          <w:lang w:val="en-US"/>
        </w:rPr>
        <w:t xml:space="preserve"> (see Figure 2)</w:t>
      </w:r>
      <w:r>
        <w:rPr>
          <w:lang w:val="en-US"/>
        </w:rPr>
        <w:t xml:space="preserve">. In order to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w:t>
      </w:r>
      <w:r w:rsidR="00386CAC">
        <w:rPr>
          <w:lang w:val="en-US"/>
        </w:rPr>
        <w:t xml:space="preserve">dragged </w:t>
      </w:r>
      <w:r>
        <w:rPr>
          <w:lang w:val="en-US"/>
        </w:rPr>
        <w:t xml:space="preserve">through the experiment. </w:t>
      </w:r>
    </w:p>
    <w:p w14:paraId="2EE128BE" w14:textId="77777777" w:rsidR="00A70C8E" w:rsidRDefault="00A70C8E" w:rsidP="00A70C8E">
      <w:pPr>
        <w:rPr>
          <w:lang w:val="en-US"/>
        </w:rPr>
      </w:pPr>
      <w:r>
        <w:rPr>
          <w:lang w:val="en-US"/>
        </w:rPr>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77777777" w:rsidR="00A70C8E" w:rsidRDefault="00A70C8E" w:rsidP="00A70C8E">
      <w:pPr>
        <w:pStyle w:val="Heading2"/>
        <w:rPr>
          <w:lang w:val="en-US"/>
        </w:rPr>
      </w:pPr>
      <w:r>
        <w:rPr>
          <w:lang w:val="en-US"/>
        </w:rPr>
        <w:t>Measurements</w:t>
      </w:r>
    </w:p>
    <w:p w14:paraId="7C470746" w14:textId="77777777" w:rsidR="00A70C8E" w:rsidRDefault="00A70C8E" w:rsidP="00A70C8E">
      <w:pPr>
        <w:pStyle w:val="Heading3"/>
        <w:rPr>
          <w:lang w:val="en-US"/>
        </w:rPr>
      </w:pPr>
      <w:r>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9"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9"/>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386CAC">
        <w:trPr>
          <w:trHeight w:val="1224"/>
        </w:trPr>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66782B" w14:paraId="113DFB5B" w14:textId="77777777" w:rsidTr="00386CAC">
        <w:trPr>
          <w:trHeight w:val="854"/>
        </w:trPr>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66782B"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7777777" w:rsidR="00997973" w:rsidRPr="00CE16B2" w:rsidRDefault="00997973" w:rsidP="007B22B0">
      <w:pPr>
        <w:pStyle w:val="Heading4"/>
        <w:rPr>
          <w:lang w:val="en-US"/>
        </w:rPr>
      </w:pPr>
      <w:r w:rsidRPr="00CE16B2">
        <w:rPr>
          <w:lang w:val="en-US"/>
        </w:rPr>
        <w:lastRenderedPageBreak/>
        <w:t xml:space="preserve">Fall </w:t>
      </w:r>
      <w:r>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7777777" w:rsidR="00A70C8E" w:rsidRPr="00CB0057" w:rsidRDefault="00A70C8E" w:rsidP="007B22B0">
      <w:pPr>
        <w:pStyle w:val="Heading4"/>
        <w:rPr>
          <w:lang w:val="en-US"/>
        </w:rPr>
      </w:pPr>
      <w:r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77777777" w:rsidR="00A70C8E" w:rsidRPr="00C86200" w:rsidRDefault="00A70C8E" w:rsidP="007B22B0">
      <w:pPr>
        <w:pStyle w:val="Heading4"/>
        <w:rPr>
          <w:lang w:val="en-US"/>
        </w:rPr>
      </w:pPr>
      <w:r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10"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6DCFF045" w:rsidR="00A70C8E" w:rsidRDefault="0056282C" w:rsidP="007B22B0">
      <w:pPr>
        <w:pStyle w:val="Heading4"/>
        <w:rPr>
          <w:lang w:val="en-US"/>
        </w:rPr>
      </w:pPr>
      <w:bookmarkStart w:id="11" w:name="_Hlk194489208"/>
      <w:bookmarkStart w:id="12" w:name="_Hlk194489362"/>
      <w:r>
        <w:rPr>
          <w:lang w:val="en-US"/>
        </w:rPr>
        <w:t>P</w:t>
      </w:r>
      <w:r w:rsidR="00997973">
        <w:rPr>
          <w:lang w:val="en-US"/>
        </w:rPr>
        <w:t xml:space="preserve">otential ecological </w:t>
      </w:r>
      <w:r>
        <w:rPr>
          <w:lang w:val="en-US"/>
        </w:rPr>
        <w:t>services</w:t>
      </w:r>
    </w:p>
    <w:bookmarkEnd w:id="11"/>
    <w:p w14:paraId="7D714056" w14:textId="5D41786E" w:rsidR="00530874" w:rsidRDefault="00206098" w:rsidP="00CA5767">
      <w:pPr>
        <w:rPr>
          <w:lang w:val="en-US"/>
        </w:rPr>
      </w:pPr>
      <w:r>
        <w:rPr>
          <w:lang w:val="en-US"/>
        </w:rPr>
        <w:t>Potential e</w:t>
      </w:r>
      <w:r w:rsidR="00F65982">
        <w:rPr>
          <w:lang w:val="en-US"/>
        </w:rPr>
        <w:t xml:space="preserve">cological </w:t>
      </w:r>
      <w:r>
        <w:rPr>
          <w:lang w:val="en-US"/>
        </w:rPr>
        <w:t xml:space="preserve">value </w:t>
      </w:r>
      <w:r w:rsidR="001010BA">
        <w:rPr>
          <w:lang w:val="en-US"/>
        </w:rPr>
        <w:t>was</w:t>
      </w:r>
      <w:r w:rsidR="00F65982">
        <w:rPr>
          <w:lang w:val="en-US"/>
        </w:rPr>
        <w:t xml:space="preserve"> estimated using a methodology derived from that of Yvoz et al. 2021</w:t>
      </w:r>
      <w:r w:rsidR="002769B7">
        <w:rPr>
          <w:lang w:val="en-US"/>
        </w:rPr>
        <w:t>, including both pollinator value (as the fall vegetation did contain flowering plants) and ecological food web support (as the fall vegetation did contain plants that went to seed)</w:t>
      </w:r>
      <w:r w:rsidR="00F65982">
        <w:rPr>
          <w:lang w:val="en-US"/>
        </w:rPr>
        <w:t xml:space="preserve">. </w:t>
      </w:r>
      <w:r w:rsidR="001010BA">
        <w:rPr>
          <w:lang w:val="en-US"/>
        </w:rPr>
        <w:t>Details on this calculation are presented in supplementary material but</w:t>
      </w:r>
      <w:r w:rsidR="00386CAC">
        <w:rPr>
          <w:lang w:val="en-US"/>
        </w:rPr>
        <w:t xml:space="preserve"> is described</w:t>
      </w:r>
      <w:r w:rsidR="001010BA">
        <w:rPr>
          <w:lang w:val="en-US"/>
        </w:rPr>
        <w:t xml:space="preserve"> </w:t>
      </w:r>
      <w:r w:rsidR="002769B7">
        <w:rPr>
          <w:lang w:val="en-US"/>
        </w:rPr>
        <w:t xml:space="preserve">here </w:t>
      </w:r>
      <w:r w:rsidR="001010BA">
        <w:rPr>
          <w:lang w:val="en-US"/>
        </w:rPr>
        <w:t>briefly</w:t>
      </w:r>
      <w:r w:rsidR="00C06D19">
        <w:rPr>
          <w:lang w:val="en-US"/>
        </w:rPr>
        <w:t>. The first</w:t>
      </w:r>
      <w:r w:rsidR="002769B7">
        <w:rPr>
          <w:lang w:val="en-US"/>
        </w:rPr>
        <w:t xml:space="preserve"> component</w:t>
      </w:r>
      <w:r w:rsidR="00C06D19">
        <w:rPr>
          <w:lang w:val="en-US"/>
        </w:rPr>
        <w:t xml:space="preserve">,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2769B7">
        <w:rPr>
          <w:lang w:val="en-US"/>
        </w:rPr>
        <w:t xml:space="preserve">food webs, </w:t>
      </w:r>
      <w:r w:rsidR="00C06D19">
        <w:rPr>
          <w:lang w:val="en-US"/>
        </w:rPr>
        <w:t xml:space="preserve">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2769B7">
        <w:rPr>
          <w:lang w:val="en-US"/>
        </w:rPr>
        <w:t>Organ</w:t>
      </w:r>
      <w:r w:rsidR="00997973">
        <w:rPr>
          <w:lang w:val="en-US"/>
        </w:rPr>
        <w:t xml:space="preserve">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w:t>
      </w:r>
      <w:r w:rsidR="002769B7">
        <w:rPr>
          <w:lang w:val="en-US"/>
        </w:rPr>
        <w:t xml:space="preserve">. </w:t>
      </w:r>
      <w:r w:rsidR="00E614DB">
        <w:rPr>
          <w:lang w:val="en-US"/>
        </w:rPr>
        <w:t xml:space="preserve">Out of the 11 species in our study, six had exact matches in the database. </w:t>
      </w:r>
      <w:r w:rsidR="00381581">
        <w:rPr>
          <w:lang w:val="en-US"/>
        </w:rPr>
        <w:t xml:space="preserve">The volunteer crops (barley, oats) did not have values in the </w:t>
      </w:r>
      <w:proofErr w:type="gramStart"/>
      <w:r w:rsidR="00381581">
        <w:rPr>
          <w:lang w:val="en-US"/>
        </w:rPr>
        <w:t>database, and</w:t>
      </w:r>
      <w:proofErr w:type="gramEnd"/>
      <w:r w:rsidR="00381581">
        <w:rPr>
          <w:lang w:val="en-US"/>
        </w:rPr>
        <w:t xml:space="preserve"> were assigned values of 0. </w:t>
      </w:r>
      <w:r w:rsidR="00E614DB">
        <w:rPr>
          <w:lang w:val="en-US"/>
        </w:rPr>
        <w:t xml:space="preserve">For </w:t>
      </w:r>
      <w:r w:rsidR="00381581">
        <w:rPr>
          <w:lang w:val="en-US"/>
        </w:rPr>
        <w:t xml:space="preserve">the other </w:t>
      </w:r>
      <w:r w:rsidR="00E614DB">
        <w:rPr>
          <w:lang w:val="en-US"/>
        </w:rPr>
        <w:t>species</w:t>
      </w:r>
      <w:r w:rsidR="00381581">
        <w:rPr>
          <w:lang w:val="en-US"/>
        </w:rPr>
        <w:t xml:space="preserve"> and </w:t>
      </w:r>
      <w:proofErr w:type="spellStart"/>
      <w:r w:rsidR="00E614DB">
        <w:rPr>
          <w:lang w:val="en-US"/>
        </w:rPr>
        <w:t>genuses</w:t>
      </w:r>
      <w:proofErr w:type="spellEnd"/>
      <w:r w:rsidR="00E614DB">
        <w:rPr>
          <w:lang w:val="en-US"/>
        </w:rPr>
        <w:t xml:space="preserve"> (Table 2), </w:t>
      </w:r>
      <w:r w:rsidR="00997973">
        <w:rPr>
          <w:lang w:val="en-US"/>
        </w:rPr>
        <w:t>the me</w:t>
      </w:r>
      <w:r w:rsidR="00E614DB">
        <w:rPr>
          <w:lang w:val="en-US"/>
        </w:rPr>
        <w:t xml:space="preserve">an </w:t>
      </w:r>
      <w:r w:rsidR="00997973">
        <w:rPr>
          <w:lang w:val="en-US"/>
        </w:rPr>
        <w:t xml:space="preserve">value for all species </w:t>
      </w:r>
      <w:r w:rsidR="002769B7">
        <w:rPr>
          <w:lang w:val="en-US"/>
        </w:rPr>
        <w:t xml:space="preserve">within that genus </w:t>
      </w:r>
      <w:r w:rsidR="00997973">
        <w:rPr>
          <w:lang w:val="en-US"/>
        </w:rPr>
        <w:t xml:space="preserve">reported in the database were </w:t>
      </w:r>
      <w:r w:rsidR="00E614DB">
        <w:rPr>
          <w:lang w:val="en-US"/>
        </w:rPr>
        <w:t>used</w:t>
      </w:r>
      <w:r w:rsidR="00997973">
        <w:rPr>
          <w:lang w:val="en-US"/>
        </w:rPr>
        <w:t>.</w:t>
      </w:r>
      <w:r w:rsidR="00E614DB">
        <w:rPr>
          <w:lang w:val="en-US"/>
        </w:rPr>
        <w:t xml:space="preserve"> </w:t>
      </w:r>
      <w:r w:rsidR="00381581">
        <w:rPr>
          <w:lang w:val="en-US"/>
        </w:rPr>
        <w:t>Each sub-</w:t>
      </w:r>
      <w:proofErr w:type="spellStart"/>
      <w:r w:rsidR="00381581">
        <w:rPr>
          <w:lang w:val="en-US"/>
        </w:rPr>
        <w:t>indice</w:t>
      </w:r>
      <w:proofErr w:type="spellEnd"/>
      <w:r w:rsidR="00381581">
        <w:rPr>
          <w:lang w:val="en-US"/>
        </w:rPr>
        <w:t xml:space="preserve"> was reported in different units, so a</w:t>
      </w:r>
      <w:r w:rsidR="00CA5767">
        <w:rPr>
          <w:lang w:val="en-US"/>
        </w:rPr>
        <w:t xml:space="preserve">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381581">
        <w:rPr>
          <w:lang w:val="en-US"/>
        </w:rPr>
        <w:t>corresponded to a value</w:t>
      </w:r>
      <w:r w:rsidR="00CA5767">
        <w:rPr>
          <w:lang w:val="en-US"/>
        </w:rPr>
        <w:t xml:space="preserve"> of 1, and the minimum a value of 0. </w:t>
      </w:r>
      <w:r w:rsidR="006F43E5">
        <w:rPr>
          <w:lang w:val="en-US"/>
        </w:rPr>
        <w:t xml:space="preserve">While this has the potential to </w:t>
      </w:r>
      <w:r w:rsidR="006F43E5">
        <w:rPr>
          <w:lang w:val="en-US"/>
        </w:rPr>
        <w:lastRenderedPageBreak/>
        <w:t>exaggerate differences between values that are similar on an absolute scale, we observed at least one magnitude of variation in our dataset, suggesting the variation in sub-ind</w:t>
      </w:r>
      <w:r w:rsidR="008F6466">
        <w:rPr>
          <w:lang w:val="en-US"/>
        </w:rPr>
        <w:t>ex</w:t>
      </w:r>
      <w:r w:rsidR="006F43E5">
        <w:rPr>
          <w:lang w:val="en-US"/>
        </w:rPr>
        <w:t xml:space="preserve"> values was meaningful (see supplemental material). </w:t>
      </w:r>
      <w:r w:rsidR="00CA5767">
        <w:rPr>
          <w:lang w:val="en-US"/>
        </w:rPr>
        <w:t>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8F6466">
        <w:rPr>
          <w:lang w:val="en-US"/>
        </w:rPr>
        <w:t>, and the maximum of the two categories was assigned to each species/genus, representing the maximum ecological services that could be potentially provided by that species’ presence</w:t>
      </w:r>
      <w:r w:rsidR="00CA5767">
        <w:rPr>
          <w:lang w:val="en-US"/>
        </w:rPr>
        <w:t>.</w:t>
      </w:r>
      <w:r w:rsidR="006D423D">
        <w:rPr>
          <w:lang w:val="en-US"/>
        </w:rPr>
        <w:t xml:space="preserve"> These </w:t>
      </w:r>
      <w:r w:rsidR="008F6466">
        <w:rPr>
          <w:lang w:val="en-US"/>
        </w:rPr>
        <w:t xml:space="preserve">service </w:t>
      </w:r>
      <w:r w:rsidR="006D423D">
        <w:rPr>
          <w:lang w:val="en-US"/>
        </w:rPr>
        <w:t xml:space="preserve">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contributions to organism</w:t>
      </w:r>
      <w:r w:rsidR="008F6466">
        <w:rPr>
          <w:lang w:val="en-US"/>
        </w:rPr>
        <w:t>al food</w:t>
      </w:r>
      <w:r w:rsidR="0056282C">
        <w:rPr>
          <w:lang w:val="en-US"/>
        </w:rPr>
        <w:t xml:space="preserve"> </w:t>
      </w:r>
      <w:r w:rsidR="008F6466">
        <w:rPr>
          <w:lang w:val="en-US"/>
        </w:rPr>
        <w:t>webs</w:t>
      </w:r>
      <w:r w:rsidR="00530874">
        <w:rPr>
          <w:lang w:val="en-US"/>
        </w:rPr>
        <w:t xml:space="preserve">. </w:t>
      </w:r>
    </w:p>
    <w:bookmarkEnd w:id="12"/>
    <w:p w14:paraId="37219B3E" w14:textId="77777777" w:rsidR="007E58F7" w:rsidRDefault="007E58F7" w:rsidP="007E58F7">
      <w:pPr>
        <w:pStyle w:val="Heading3"/>
        <w:rPr>
          <w:lang w:val="en-GB"/>
        </w:rPr>
      </w:pPr>
      <w:r>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effects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in </w:t>
      </w:r>
      <w:r w:rsidR="00F865AE">
        <w:rPr>
          <w:lang w:val="en-GB"/>
        </w:rPr>
        <w:t>order to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all of their interactions with random effects for block, tillage, and cover crop nested within tillage. 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and </w:t>
      </w:r>
      <w:r>
        <w:rPr>
          <w:lang w:val="en-GB"/>
        </w:rPr>
        <w:t xml:space="preserve"> </w:t>
      </w:r>
      <w:r w:rsidRPr="00794560">
        <w:rPr>
          <w:i/>
          <w:iCs/>
          <w:lang w:val="en-GB"/>
        </w:rPr>
        <w:t>multcomp</w:t>
      </w:r>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and </w:t>
      </w:r>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all of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753BB61B" w:rsidR="00266ADE" w:rsidRDefault="00266ADE" w:rsidP="00266ADE">
      <w:pPr>
        <w:pStyle w:val="Heading3"/>
        <w:rPr>
          <w:lang w:val="en-GB"/>
        </w:rPr>
      </w:pPr>
      <w:r>
        <w:rPr>
          <w:lang w:val="en-GB"/>
        </w:rPr>
        <w:lastRenderedPageBreak/>
        <w:t>Comparisons</w:t>
      </w:r>
    </w:p>
    <w:p w14:paraId="62C413E8" w14:textId="7752ECA6" w:rsidR="004E103B"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936888">
        <w:rPr>
          <w:lang w:val="en-GB"/>
        </w:rPr>
        <w:t xml:space="preserve"> </w:t>
      </w:r>
      <w:r>
        <w:rPr>
          <w:lang w:val="en-GB"/>
        </w:rPr>
        <w:t xml:space="preserve">assigned weightings to </w:t>
      </w:r>
      <w:r w:rsidR="002B6A3D">
        <w:rPr>
          <w:lang w:val="en-GB"/>
        </w:rPr>
        <w:t xml:space="preserve">five </w:t>
      </w:r>
      <w:r w:rsidR="004E103B">
        <w:rPr>
          <w:lang w:val="en-GB"/>
        </w:rPr>
        <w:t>outcomes measured in the present study</w:t>
      </w:r>
      <w:r w:rsidR="00936888">
        <w:rPr>
          <w:lang w:val="en-GB"/>
        </w:rPr>
        <w:t xml:space="preserve">. Each set of weightings was </w:t>
      </w:r>
      <w:r w:rsidR="004E103B">
        <w:rPr>
          <w:lang w:val="en-GB"/>
        </w:rPr>
        <w:t xml:space="preserve">chosen to </w:t>
      </w:r>
      <w:r w:rsidR="002B6A3D">
        <w:rPr>
          <w:lang w:val="en-GB"/>
        </w:rPr>
        <w:t>represent f</w:t>
      </w:r>
      <w:r w:rsidR="00936888">
        <w:rPr>
          <w:lang w:val="en-GB"/>
        </w:rPr>
        <w:t>ive</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 xml:space="preserve">ologies as identified and described by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r w:rsidR="00936888">
        <w:rPr>
          <w:lang w:val="en-GB"/>
        </w:rPr>
        <w:t>Weightings were chosen to exaggerate differences between typologies</w:t>
      </w:r>
      <w:r w:rsidR="006D5307">
        <w:rPr>
          <w:lang w:val="en-GB"/>
        </w:rPr>
        <w:t xml:space="preserve"> and maximize </w:t>
      </w:r>
      <w:r w:rsidR="00936888">
        <w:rPr>
          <w:lang w:val="en-GB"/>
        </w:rPr>
        <w:t>represent</w:t>
      </w:r>
      <w:r w:rsidR="006D5307">
        <w:rPr>
          <w:lang w:val="en-GB"/>
        </w:rPr>
        <w:t>ation of</w:t>
      </w:r>
      <w:r w:rsidR="00936888">
        <w:rPr>
          <w:lang w:val="en-GB"/>
        </w:rPr>
        <w:t xml:space="preserve"> </w:t>
      </w:r>
      <w:r w:rsidR="006D5307">
        <w:rPr>
          <w:lang w:val="en-GB"/>
        </w:rPr>
        <w:t xml:space="preserve">the decision space. </w:t>
      </w:r>
    </w:p>
    <w:tbl>
      <w:tblPr>
        <w:tblStyle w:val="TableGrid"/>
        <w:tblW w:w="0" w:type="auto"/>
        <w:tblLook w:val="04A0" w:firstRow="1" w:lastRow="0" w:firstColumn="1" w:lastColumn="0" w:noHBand="0" w:noVBand="1"/>
      </w:tblPr>
      <w:tblGrid>
        <w:gridCol w:w="1720"/>
        <w:gridCol w:w="1472"/>
        <w:gridCol w:w="1457"/>
        <w:gridCol w:w="1455"/>
        <w:gridCol w:w="1484"/>
        <w:gridCol w:w="1428"/>
      </w:tblGrid>
      <w:tr w:rsidR="00936888" w14:paraId="2482D11D" w14:textId="77777777" w:rsidTr="007D3155">
        <w:tc>
          <w:tcPr>
            <w:tcW w:w="1720" w:type="dxa"/>
          </w:tcPr>
          <w:p w14:paraId="06F9757C" w14:textId="7636EA83" w:rsidR="004E103B" w:rsidRDefault="004E103B" w:rsidP="00266ADE">
            <w:pPr>
              <w:rPr>
                <w:lang w:val="en-GB"/>
              </w:rPr>
            </w:pPr>
            <w:r>
              <w:rPr>
                <w:lang w:val="en-GB"/>
              </w:rPr>
              <w:t>Farmer type</w:t>
            </w:r>
          </w:p>
        </w:tc>
        <w:tc>
          <w:tcPr>
            <w:tcW w:w="1472" w:type="dxa"/>
          </w:tcPr>
          <w:p w14:paraId="2B1CC57A" w14:textId="4E5603CC" w:rsidR="004E103B" w:rsidRDefault="004E103B" w:rsidP="00266ADE">
            <w:pPr>
              <w:rPr>
                <w:lang w:val="en-GB"/>
              </w:rPr>
            </w:pPr>
            <w:r>
              <w:rPr>
                <w:lang w:val="en-GB"/>
              </w:rPr>
              <w:t>Profit motivations</w:t>
            </w:r>
          </w:p>
        </w:tc>
        <w:tc>
          <w:tcPr>
            <w:tcW w:w="1457" w:type="dxa"/>
          </w:tcPr>
          <w:p w14:paraId="09D0B257" w14:textId="1267CFD7" w:rsidR="004E103B" w:rsidRDefault="004E103B" w:rsidP="00266ADE">
            <w:pPr>
              <w:rPr>
                <w:lang w:val="en-GB"/>
              </w:rPr>
            </w:pPr>
            <w:r>
              <w:rPr>
                <w:lang w:val="en-GB"/>
              </w:rPr>
              <w:t>Agronomic impacts</w:t>
            </w:r>
          </w:p>
        </w:tc>
        <w:tc>
          <w:tcPr>
            <w:tcW w:w="1455" w:type="dxa"/>
          </w:tcPr>
          <w:p w14:paraId="26565EFE" w14:textId="39C36A54" w:rsidR="004E103B" w:rsidRDefault="006D5307" w:rsidP="00266ADE">
            <w:pPr>
              <w:rPr>
                <w:lang w:val="en-GB"/>
              </w:rPr>
            </w:pPr>
            <w:r>
              <w:rPr>
                <w:lang w:val="en-GB"/>
              </w:rPr>
              <w:t>Social i</w:t>
            </w:r>
            <w:r w:rsidR="00936888">
              <w:rPr>
                <w:lang w:val="en-GB"/>
              </w:rPr>
              <w:t xml:space="preserve">dentity - </w:t>
            </w:r>
            <w:r w:rsidR="004E103B">
              <w:rPr>
                <w:lang w:val="en-GB"/>
              </w:rPr>
              <w:t>Regulatory</w:t>
            </w:r>
          </w:p>
        </w:tc>
        <w:tc>
          <w:tcPr>
            <w:tcW w:w="1484" w:type="dxa"/>
          </w:tcPr>
          <w:p w14:paraId="5A86F044" w14:textId="2665BF0A" w:rsidR="004E103B" w:rsidRDefault="006D5307" w:rsidP="00266ADE">
            <w:pPr>
              <w:rPr>
                <w:lang w:val="en-GB"/>
              </w:rPr>
            </w:pPr>
            <w:r>
              <w:rPr>
                <w:lang w:val="en-GB"/>
              </w:rPr>
              <w:t>Social i</w:t>
            </w:r>
            <w:r w:rsidR="00936888">
              <w:rPr>
                <w:lang w:val="en-GB"/>
              </w:rPr>
              <w:t xml:space="preserve">dentity - </w:t>
            </w:r>
            <w:r w:rsidR="004E103B">
              <w:rPr>
                <w:lang w:val="en-GB"/>
              </w:rPr>
              <w:t xml:space="preserve">Stewardship </w:t>
            </w:r>
          </w:p>
        </w:tc>
        <w:tc>
          <w:tcPr>
            <w:tcW w:w="1428" w:type="dxa"/>
          </w:tcPr>
          <w:p w14:paraId="05BC512D" w14:textId="2500D960" w:rsidR="004E103B" w:rsidRDefault="006D5307" w:rsidP="00266ADE">
            <w:pPr>
              <w:rPr>
                <w:lang w:val="en-GB"/>
              </w:rPr>
            </w:pPr>
            <w:r>
              <w:rPr>
                <w:lang w:val="en-GB"/>
              </w:rPr>
              <w:t>Social i</w:t>
            </w:r>
            <w:r w:rsidR="00E7709D">
              <w:rPr>
                <w:lang w:val="en-GB"/>
              </w:rPr>
              <w:t>dentity</w:t>
            </w:r>
            <w:r w:rsidR="00936888">
              <w:rPr>
                <w:lang w:val="en-GB"/>
              </w:rPr>
              <w:t xml:space="preserve"> - Health</w:t>
            </w:r>
          </w:p>
        </w:tc>
      </w:tr>
      <w:tr w:rsidR="00936888" w14:paraId="4DEAE695" w14:textId="77777777" w:rsidTr="007D3155">
        <w:tc>
          <w:tcPr>
            <w:tcW w:w="1720" w:type="dxa"/>
          </w:tcPr>
          <w:p w14:paraId="47AF1BD3" w14:textId="77777777" w:rsidR="004E103B" w:rsidRDefault="004E103B" w:rsidP="00266ADE">
            <w:pPr>
              <w:rPr>
                <w:lang w:val="en-GB"/>
              </w:rPr>
            </w:pPr>
          </w:p>
        </w:tc>
        <w:tc>
          <w:tcPr>
            <w:tcW w:w="1472" w:type="dxa"/>
          </w:tcPr>
          <w:p w14:paraId="23CB4758" w14:textId="48B540BB" w:rsidR="004E103B" w:rsidRDefault="004E103B" w:rsidP="00266ADE">
            <w:pPr>
              <w:rPr>
                <w:lang w:val="en-GB"/>
              </w:rPr>
            </w:pPr>
            <w:r>
              <w:rPr>
                <w:lang w:val="en-GB"/>
              </w:rPr>
              <w:t>Grain yield</w:t>
            </w:r>
          </w:p>
        </w:tc>
        <w:tc>
          <w:tcPr>
            <w:tcW w:w="1457" w:type="dxa"/>
          </w:tcPr>
          <w:p w14:paraId="487CBEB4" w14:textId="16A0D6C0" w:rsidR="004E103B" w:rsidRDefault="004E103B" w:rsidP="00266ADE">
            <w:pPr>
              <w:rPr>
                <w:lang w:val="en-GB"/>
              </w:rPr>
            </w:pPr>
            <w:r>
              <w:rPr>
                <w:lang w:val="en-GB"/>
              </w:rPr>
              <w:t>Spring perennial weed count</w:t>
            </w:r>
          </w:p>
        </w:tc>
        <w:tc>
          <w:tcPr>
            <w:tcW w:w="1455" w:type="dxa"/>
          </w:tcPr>
          <w:p w14:paraId="74ACE105" w14:textId="66B88E1A" w:rsidR="004E103B" w:rsidRDefault="004E103B" w:rsidP="00266ADE">
            <w:pPr>
              <w:rPr>
                <w:lang w:val="en-GB"/>
              </w:rPr>
            </w:pPr>
            <w:r>
              <w:rPr>
                <w:lang w:val="en-GB"/>
              </w:rPr>
              <w:t>Fall vegetation biomass</w:t>
            </w:r>
          </w:p>
        </w:tc>
        <w:tc>
          <w:tcPr>
            <w:tcW w:w="1484" w:type="dxa"/>
          </w:tcPr>
          <w:p w14:paraId="274170A8" w14:textId="74EDE5C4" w:rsidR="004E103B" w:rsidRDefault="004E103B" w:rsidP="00266ADE">
            <w:pPr>
              <w:rPr>
                <w:lang w:val="en-GB"/>
              </w:rPr>
            </w:pPr>
            <w:r>
              <w:rPr>
                <w:lang w:val="en-GB"/>
              </w:rPr>
              <w:t>Ecosystem services of fall vegetation</w:t>
            </w:r>
          </w:p>
        </w:tc>
        <w:tc>
          <w:tcPr>
            <w:tcW w:w="1428" w:type="dxa"/>
          </w:tcPr>
          <w:p w14:paraId="148BAFFB" w14:textId="445C55D0" w:rsidR="004E103B" w:rsidRDefault="004E103B" w:rsidP="00266ADE">
            <w:pPr>
              <w:rPr>
                <w:lang w:val="en-GB"/>
              </w:rPr>
            </w:pPr>
            <w:r>
              <w:rPr>
                <w:lang w:val="en-GB"/>
              </w:rPr>
              <w:t>Pesticide toxicity loads</w:t>
            </w:r>
          </w:p>
        </w:tc>
      </w:tr>
      <w:tr w:rsidR="00936888" w14:paraId="47BAF4C9" w14:textId="77777777" w:rsidTr="007D3155">
        <w:tc>
          <w:tcPr>
            <w:tcW w:w="1720" w:type="dxa"/>
          </w:tcPr>
          <w:p w14:paraId="499D0DFE" w14:textId="5154B3F2" w:rsidR="004E103B" w:rsidRDefault="004E103B" w:rsidP="00266ADE">
            <w:pPr>
              <w:rPr>
                <w:lang w:val="en-GB"/>
              </w:rPr>
            </w:pPr>
            <w:r>
              <w:rPr>
                <w:lang w:val="en-GB"/>
              </w:rPr>
              <w:t>Conservationist</w:t>
            </w:r>
          </w:p>
        </w:tc>
        <w:tc>
          <w:tcPr>
            <w:tcW w:w="1472" w:type="dxa"/>
          </w:tcPr>
          <w:p w14:paraId="292E958D" w14:textId="12896A3D" w:rsidR="004E103B" w:rsidRDefault="007D3155" w:rsidP="00266ADE">
            <w:pPr>
              <w:rPr>
                <w:lang w:val="en-GB"/>
              </w:rPr>
            </w:pPr>
            <w:r>
              <w:rPr>
                <w:lang w:val="en-GB"/>
              </w:rPr>
              <w:t>40</w:t>
            </w:r>
          </w:p>
        </w:tc>
        <w:tc>
          <w:tcPr>
            <w:tcW w:w="1457" w:type="dxa"/>
          </w:tcPr>
          <w:p w14:paraId="7B2C189D" w14:textId="7DB1EA50" w:rsidR="004E103B" w:rsidRDefault="00E7709D" w:rsidP="00266ADE">
            <w:pPr>
              <w:rPr>
                <w:lang w:val="en-GB"/>
              </w:rPr>
            </w:pPr>
            <w:r>
              <w:rPr>
                <w:lang w:val="en-GB"/>
              </w:rPr>
              <w:t>20</w:t>
            </w:r>
          </w:p>
        </w:tc>
        <w:tc>
          <w:tcPr>
            <w:tcW w:w="1455" w:type="dxa"/>
          </w:tcPr>
          <w:p w14:paraId="65B9296E" w14:textId="0EFB63CE" w:rsidR="004E103B" w:rsidRDefault="007D3155" w:rsidP="00266ADE">
            <w:pPr>
              <w:rPr>
                <w:lang w:val="en-GB"/>
              </w:rPr>
            </w:pPr>
            <w:r>
              <w:rPr>
                <w:lang w:val="en-GB"/>
              </w:rPr>
              <w:t>20</w:t>
            </w:r>
          </w:p>
        </w:tc>
        <w:tc>
          <w:tcPr>
            <w:tcW w:w="1484" w:type="dxa"/>
          </w:tcPr>
          <w:p w14:paraId="0B775E78" w14:textId="6B190969" w:rsidR="004E103B" w:rsidRDefault="007D3155" w:rsidP="00266ADE">
            <w:pPr>
              <w:rPr>
                <w:lang w:val="en-GB"/>
              </w:rPr>
            </w:pPr>
            <w:r>
              <w:rPr>
                <w:lang w:val="en-GB"/>
              </w:rPr>
              <w:t>1</w:t>
            </w:r>
            <w:r w:rsidR="004E103B">
              <w:rPr>
                <w:lang w:val="en-GB"/>
              </w:rPr>
              <w:t>0</w:t>
            </w:r>
          </w:p>
        </w:tc>
        <w:tc>
          <w:tcPr>
            <w:tcW w:w="1428" w:type="dxa"/>
          </w:tcPr>
          <w:p w14:paraId="7D6FDE95" w14:textId="01A5A652" w:rsidR="004E103B" w:rsidRDefault="007D3155" w:rsidP="00266ADE">
            <w:pPr>
              <w:rPr>
                <w:lang w:val="en-GB"/>
              </w:rPr>
            </w:pPr>
            <w:r>
              <w:rPr>
                <w:lang w:val="en-GB"/>
              </w:rPr>
              <w:t>1</w:t>
            </w:r>
            <w:r w:rsidR="004E103B">
              <w:rPr>
                <w:lang w:val="en-GB"/>
              </w:rPr>
              <w:t>0</w:t>
            </w:r>
          </w:p>
        </w:tc>
      </w:tr>
      <w:tr w:rsidR="00936888" w14:paraId="7F969517" w14:textId="77777777" w:rsidTr="007D3155">
        <w:tc>
          <w:tcPr>
            <w:tcW w:w="1720" w:type="dxa"/>
          </w:tcPr>
          <w:p w14:paraId="6A4DAA32" w14:textId="3B16AB3A" w:rsidR="004E103B" w:rsidRDefault="007D3155" w:rsidP="00266ADE">
            <w:pPr>
              <w:rPr>
                <w:lang w:val="en-GB"/>
              </w:rPr>
            </w:pPr>
            <w:r>
              <w:rPr>
                <w:lang w:val="en-GB"/>
              </w:rPr>
              <w:t>Deliberative</w:t>
            </w:r>
          </w:p>
        </w:tc>
        <w:tc>
          <w:tcPr>
            <w:tcW w:w="1472" w:type="dxa"/>
          </w:tcPr>
          <w:p w14:paraId="40871E93" w14:textId="00619B20" w:rsidR="004E103B" w:rsidRDefault="007D3155" w:rsidP="00266ADE">
            <w:pPr>
              <w:rPr>
                <w:lang w:val="en-GB"/>
              </w:rPr>
            </w:pPr>
            <w:r>
              <w:rPr>
                <w:lang w:val="en-GB"/>
              </w:rPr>
              <w:t>40</w:t>
            </w:r>
          </w:p>
        </w:tc>
        <w:tc>
          <w:tcPr>
            <w:tcW w:w="1457" w:type="dxa"/>
          </w:tcPr>
          <w:p w14:paraId="1AACC226" w14:textId="096617FC" w:rsidR="004E103B" w:rsidRDefault="007D3155" w:rsidP="00266ADE">
            <w:pPr>
              <w:rPr>
                <w:lang w:val="en-GB"/>
              </w:rPr>
            </w:pPr>
            <w:r>
              <w:rPr>
                <w:lang w:val="en-GB"/>
              </w:rPr>
              <w:t>40</w:t>
            </w:r>
          </w:p>
        </w:tc>
        <w:tc>
          <w:tcPr>
            <w:tcW w:w="1455" w:type="dxa"/>
          </w:tcPr>
          <w:p w14:paraId="70A0EFFD" w14:textId="46C1A12E" w:rsidR="004E103B" w:rsidRDefault="00E7709D" w:rsidP="00266ADE">
            <w:pPr>
              <w:rPr>
                <w:lang w:val="en-GB"/>
              </w:rPr>
            </w:pPr>
            <w:r>
              <w:rPr>
                <w:lang w:val="en-GB"/>
              </w:rPr>
              <w:t>10</w:t>
            </w:r>
          </w:p>
        </w:tc>
        <w:tc>
          <w:tcPr>
            <w:tcW w:w="1484" w:type="dxa"/>
          </w:tcPr>
          <w:p w14:paraId="6923A1FC" w14:textId="0D513EC6" w:rsidR="004E103B" w:rsidRDefault="00E7709D" w:rsidP="00266ADE">
            <w:pPr>
              <w:rPr>
                <w:lang w:val="en-GB"/>
              </w:rPr>
            </w:pPr>
            <w:r>
              <w:rPr>
                <w:lang w:val="en-GB"/>
              </w:rPr>
              <w:t>5</w:t>
            </w:r>
          </w:p>
        </w:tc>
        <w:tc>
          <w:tcPr>
            <w:tcW w:w="1428" w:type="dxa"/>
          </w:tcPr>
          <w:p w14:paraId="170A421A" w14:textId="00E1FC56" w:rsidR="004E103B" w:rsidRDefault="00E7709D" w:rsidP="00266ADE">
            <w:pPr>
              <w:rPr>
                <w:lang w:val="en-GB"/>
              </w:rPr>
            </w:pPr>
            <w:r>
              <w:rPr>
                <w:lang w:val="en-GB"/>
              </w:rPr>
              <w:t>5</w:t>
            </w:r>
          </w:p>
        </w:tc>
      </w:tr>
      <w:tr w:rsidR="00936888" w14:paraId="42145DD6" w14:textId="77777777" w:rsidTr="007D3155">
        <w:tc>
          <w:tcPr>
            <w:tcW w:w="1720" w:type="dxa"/>
          </w:tcPr>
          <w:p w14:paraId="4EE295A8" w14:textId="2CFB76A9" w:rsidR="004E103B" w:rsidRDefault="007D3155" w:rsidP="00266ADE">
            <w:pPr>
              <w:rPr>
                <w:lang w:val="en-GB"/>
              </w:rPr>
            </w:pPr>
            <w:r>
              <w:rPr>
                <w:lang w:val="en-GB"/>
              </w:rPr>
              <w:t>Traditionalist</w:t>
            </w:r>
          </w:p>
        </w:tc>
        <w:tc>
          <w:tcPr>
            <w:tcW w:w="1472" w:type="dxa"/>
          </w:tcPr>
          <w:p w14:paraId="65942313" w14:textId="1B8474C7" w:rsidR="004E103B" w:rsidRDefault="007D3155" w:rsidP="00266ADE">
            <w:pPr>
              <w:rPr>
                <w:lang w:val="en-GB"/>
              </w:rPr>
            </w:pPr>
            <w:r>
              <w:rPr>
                <w:lang w:val="en-GB"/>
              </w:rPr>
              <w:t>50</w:t>
            </w:r>
          </w:p>
        </w:tc>
        <w:tc>
          <w:tcPr>
            <w:tcW w:w="1457" w:type="dxa"/>
          </w:tcPr>
          <w:p w14:paraId="7F126FF5" w14:textId="33CF4F1E" w:rsidR="004E103B" w:rsidRDefault="007D3155" w:rsidP="00266ADE">
            <w:pPr>
              <w:rPr>
                <w:lang w:val="en-GB"/>
              </w:rPr>
            </w:pPr>
            <w:r>
              <w:rPr>
                <w:lang w:val="en-GB"/>
              </w:rPr>
              <w:t>35</w:t>
            </w:r>
          </w:p>
        </w:tc>
        <w:tc>
          <w:tcPr>
            <w:tcW w:w="1455" w:type="dxa"/>
          </w:tcPr>
          <w:p w14:paraId="015E04F7" w14:textId="7E08E26D" w:rsidR="004E103B" w:rsidRDefault="007D3155" w:rsidP="00266ADE">
            <w:pPr>
              <w:rPr>
                <w:lang w:val="en-GB"/>
              </w:rPr>
            </w:pPr>
            <w:r>
              <w:rPr>
                <w:lang w:val="en-GB"/>
              </w:rPr>
              <w:t>1</w:t>
            </w:r>
            <w:r w:rsidR="00936888">
              <w:rPr>
                <w:lang w:val="en-GB"/>
              </w:rPr>
              <w:t>5</w:t>
            </w:r>
          </w:p>
        </w:tc>
        <w:tc>
          <w:tcPr>
            <w:tcW w:w="1484" w:type="dxa"/>
          </w:tcPr>
          <w:p w14:paraId="0EF12E0F" w14:textId="04F8C2A9" w:rsidR="004E103B" w:rsidRDefault="007D3155" w:rsidP="00266ADE">
            <w:pPr>
              <w:rPr>
                <w:lang w:val="en-GB"/>
              </w:rPr>
            </w:pPr>
            <w:r>
              <w:rPr>
                <w:lang w:val="en-GB"/>
              </w:rPr>
              <w:t>0</w:t>
            </w:r>
          </w:p>
        </w:tc>
        <w:tc>
          <w:tcPr>
            <w:tcW w:w="1428" w:type="dxa"/>
          </w:tcPr>
          <w:p w14:paraId="55809D03" w14:textId="331AF6D5" w:rsidR="004E103B" w:rsidRDefault="007D3155" w:rsidP="00266ADE">
            <w:pPr>
              <w:rPr>
                <w:lang w:val="en-GB"/>
              </w:rPr>
            </w:pPr>
            <w:r>
              <w:rPr>
                <w:lang w:val="en-GB"/>
              </w:rPr>
              <w:t>5</w:t>
            </w:r>
          </w:p>
        </w:tc>
      </w:tr>
      <w:tr w:rsidR="00936888" w14:paraId="0D9FCF66" w14:textId="77777777" w:rsidTr="007D3155">
        <w:tc>
          <w:tcPr>
            <w:tcW w:w="1720" w:type="dxa"/>
          </w:tcPr>
          <w:p w14:paraId="22609F87" w14:textId="4E74C399" w:rsidR="007D3155" w:rsidRDefault="007D3155" w:rsidP="007D3155">
            <w:pPr>
              <w:rPr>
                <w:lang w:val="en-GB"/>
              </w:rPr>
            </w:pPr>
            <w:r>
              <w:rPr>
                <w:lang w:val="en-GB"/>
              </w:rPr>
              <w:t>Productionist</w:t>
            </w:r>
          </w:p>
        </w:tc>
        <w:tc>
          <w:tcPr>
            <w:tcW w:w="1472" w:type="dxa"/>
          </w:tcPr>
          <w:p w14:paraId="6FD4CE24" w14:textId="2A9A5F5B" w:rsidR="007D3155" w:rsidRDefault="00936888" w:rsidP="007D3155">
            <w:pPr>
              <w:rPr>
                <w:lang w:val="en-GB"/>
              </w:rPr>
            </w:pPr>
            <w:r>
              <w:rPr>
                <w:lang w:val="en-GB"/>
              </w:rPr>
              <w:t>7</w:t>
            </w:r>
            <w:r w:rsidR="007D3155">
              <w:rPr>
                <w:lang w:val="en-GB"/>
              </w:rPr>
              <w:t>0</w:t>
            </w:r>
          </w:p>
        </w:tc>
        <w:tc>
          <w:tcPr>
            <w:tcW w:w="1457" w:type="dxa"/>
          </w:tcPr>
          <w:p w14:paraId="51F51B96" w14:textId="2D321BE0" w:rsidR="007D3155" w:rsidRDefault="00936888" w:rsidP="007D3155">
            <w:pPr>
              <w:rPr>
                <w:lang w:val="en-GB"/>
              </w:rPr>
            </w:pPr>
            <w:r>
              <w:rPr>
                <w:lang w:val="en-GB"/>
              </w:rPr>
              <w:t>3</w:t>
            </w:r>
            <w:r w:rsidR="007D3155">
              <w:rPr>
                <w:lang w:val="en-GB"/>
              </w:rPr>
              <w:t>0</w:t>
            </w:r>
          </w:p>
        </w:tc>
        <w:tc>
          <w:tcPr>
            <w:tcW w:w="1455" w:type="dxa"/>
          </w:tcPr>
          <w:p w14:paraId="43302188" w14:textId="3EE1D6B9" w:rsidR="007D3155" w:rsidRDefault="007D3155" w:rsidP="007D3155">
            <w:pPr>
              <w:rPr>
                <w:lang w:val="en-GB"/>
              </w:rPr>
            </w:pPr>
            <w:r>
              <w:rPr>
                <w:lang w:val="en-GB"/>
              </w:rPr>
              <w:t>0</w:t>
            </w:r>
          </w:p>
        </w:tc>
        <w:tc>
          <w:tcPr>
            <w:tcW w:w="1484" w:type="dxa"/>
          </w:tcPr>
          <w:p w14:paraId="288348A8" w14:textId="78F75085" w:rsidR="007D3155" w:rsidRDefault="007D3155" w:rsidP="007D3155">
            <w:pPr>
              <w:rPr>
                <w:lang w:val="en-GB"/>
              </w:rPr>
            </w:pPr>
            <w:r>
              <w:rPr>
                <w:lang w:val="en-GB"/>
              </w:rPr>
              <w:t>0</w:t>
            </w:r>
          </w:p>
        </w:tc>
        <w:tc>
          <w:tcPr>
            <w:tcW w:w="1428" w:type="dxa"/>
          </w:tcPr>
          <w:p w14:paraId="4F871E3C" w14:textId="42D8EBF0" w:rsidR="007D3155" w:rsidRDefault="007D3155" w:rsidP="007D3155">
            <w:pPr>
              <w:rPr>
                <w:lang w:val="en-GB"/>
              </w:rPr>
            </w:pPr>
            <w:r>
              <w:rPr>
                <w:lang w:val="en-GB"/>
              </w:rPr>
              <w:t>0</w:t>
            </w:r>
          </w:p>
        </w:tc>
      </w:tr>
    </w:tbl>
    <w:p w14:paraId="0B695E4B" w14:textId="77777777" w:rsidR="004E103B" w:rsidRDefault="004E103B" w:rsidP="00266ADE">
      <w:pPr>
        <w:rPr>
          <w:lang w:val="en-GB"/>
        </w:rPr>
      </w:pPr>
    </w:p>
    <w:p w14:paraId="76ED5E96" w14:textId="173C9D40" w:rsidR="00266ADE" w:rsidRDefault="00266ADE" w:rsidP="00266ADE">
      <w:pPr>
        <w:rPr>
          <w:lang w:val="en-GB"/>
        </w:rPr>
      </w:pPr>
      <w:r>
        <w:rPr>
          <w:lang w:val="en-GB"/>
        </w:rPr>
        <w:t>Pro</w:t>
      </w:r>
      <w:r w:rsidR="002B6A3D">
        <w:rPr>
          <w:lang w:val="en-GB"/>
        </w:rPr>
        <w:t>fit motivation (grain yields)</w:t>
      </w:r>
    </w:p>
    <w:p w14:paraId="178037F5" w14:textId="4569FCCC" w:rsidR="002B6A3D" w:rsidRDefault="002B6A3D" w:rsidP="00266ADE">
      <w:pPr>
        <w:rPr>
          <w:lang w:val="en-GB"/>
        </w:rPr>
      </w:pPr>
      <w:r>
        <w:rPr>
          <w:lang w:val="en-GB"/>
        </w:rPr>
        <w:t>Agronomic impacts (perennial weeds)</w:t>
      </w:r>
    </w:p>
    <w:p w14:paraId="2F21B6B1" w14:textId="703B231B" w:rsidR="002B6A3D" w:rsidRDefault="002B6A3D" w:rsidP="00266ADE">
      <w:pPr>
        <w:rPr>
          <w:lang w:val="en-GB"/>
        </w:rPr>
      </w:pPr>
      <w:r>
        <w:rPr>
          <w:lang w:val="en-GB"/>
        </w:rPr>
        <w:t>Regulatory</w:t>
      </w:r>
    </w:p>
    <w:p w14:paraId="0D6F6360" w14:textId="77777777" w:rsidR="00266ADE" w:rsidRPr="00266ADE" w:rsidRDefault="00266ADE" w:rsidP="00266ADE">
      <w:pPr>
        <w:rPr>
          <w:lang w:val="en-US"/>
        </w:rPr>
      </w:pPr>
    </w:p>
    <w:p w14:paraId="3465B130" w14:textId="01C6D620" w:rsidR="00B730C3" w:rsidRPr="00B730C3" w:rsidRDefault="00B730C3" w:rsidP="00344A84">
      <w:pPr>
        <w:pStyle w:val="Heading1"/>
        <w:rPr>
          <w:lang w:val="en-US"/>
        </w:rPr>
      </w:pPr>
      <w:r w:rsidRPr="00B730C3">
        <w:rPr>
          <w:lang w:val="en-US"/>
        </w:rPr>
        <w:t>Results</w:t>
      </w:r>
    </w:p>
    <w:p w14:paraId="3C4B3E6D" w14:textId="77777777" w:rsidR="00B730C3" w:rsidRDefault="00B730C3" w:rsidP="00344A84">
      <w:pPr>
        <w:pStyle w:val="Heading2"/>
        <w:rPr>
          <w:lang w:val="en-US"/>
        </w:rPr>
      </w:pPr>
      <w:r w:rsidRPr="00B730C3">
        <w:rPr>
          <w:lang w:val="en-US"/>
        </w:rPr>
        <w:t>Weather</w:t>
      </w:r>
    </w:p>
    <w:p w14:paraId="126FFB31" w14:textId="1D593D08" w:rsidR="006D5307" w:rsidRPr="006D5307" w:rsidRDefault="004A0A2F" w:rsidP="006D5307">
      <w:pPr>
        <w:rPr>
          <w:lang w:val="en-US"/>
        </w:rPr>
      </w:pPr>
      <w:r>
        <w:rPr>
          <w:lang w:val="en-US"/>
        </w:rPr>
        <w:t xml:space="preserve">All three production years were warmer than the 30-year average (Figure 1) </w:t>
      </w:r>
      <w:r w:rsidR="006D5307">
        <w:rPr>
          <w:lang w:val="en-US"/>
        </w:rPr>
        <w:t xml:space="preserve"> </w:t>
      </w:r>
    </w:p>
    <w:p w14:paraId="5C461262" w14:textId="57C23D08" w:rsidR="004A0A2F" w:rsidRPr="004A0A2F" w:rsidRDefault="004A0A2F" w:rsidP="004A0A2F">
      <w:r w:rsidRPr="004A0A2F">
        <w:rPr>
          <w:noProof/>
        </w:rPr>
        <w:lastRenderedPageBreak/>
        <w:drawing>
          <wp:inline distT="0" distB="0" distL="0" distR="0" wp14:anchorId="3E97AFF5" wp14:editId="4FBE792B">
            <wp:extent cx="5731510" cy="5731510"/>
            <wp:effectExtent l="0" t="0" r="2540" b="2540"/>
            <wp:docPr id="795514479" name="Picture 2"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4479" name="Picture 2" descr="A graph of different weather conditi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1DC5B5" w14:textId="5F331084" w:rsidR="00F139C1" w:rsidRPr="00863080" w:rsidRDefault="00F139C1" w:rsidP="00F139C1">
      <w:pPr>
        <w:rPr>
          <w:lang w:val="en-US"/>
        </w:rPr>
      </w:pPr>
    </w:p>
    <w:p w14:paraId="580477DB" w14:textId="18DDA3C8" w:rsidR="007B22B0" w:rsidRPr="00E752C9" w:rsidRDefault="00E53245" w:rsidP="007B22B0">
      <w:pPr>
        <w:rPr>
          <w:lang w:val="en-US"/>
        </w:rPr>
      </w:pPr>
      <w:r w:rsidRPr="00800A47">
        <w:rPr>
          <w:b/>
          <w:bCs/>
          <w:lang w:val="en-US"/>
        </w:rPr>
        <w:t>Figure 1.</w:t>
      </w:r>
      <w:r>
        <w:rPr>
          <w:lang w:val="en-US"/>
        </w:rPr>
        <w:t xml:space="preserve"> Weather</w:t>
      </w:r>
      <w:r w:rsidR="00800A47">
        <w:rPr>
          <w:lang w:val="en-US"/>
        </w:rPr>
        <w:t xml:space="preserve"> for the three production seasons captured a range of precipitation and temperature conditions. </w:t>
      </w:r>
    </w:p>
    <w:p w14:paraId="7B3D35F8" w14:textId="008F706E" w:rsidR="00344A84" w:rsidRDefault="00344A84" w:rsidP="00344A84">
      <w:pPr>
        <w:rPr>
          <w:lang w:val="en-US"/>
        </w:rPr>
      </w:pPr>
    </w:p>
    <w:p w14:paraId="715D77CE" w14:textId="49B533CD" w:rsidR="007B22B0" w:rsidRDefault="008A7B67" w:rsidP="007B22B0">
      <w:pPr>
        <w:pStyle w:val="Heading2"/>
        <w:rPr>
          <w:lang w:val="en-US"/>
        </w:rPr>
      </w:pPr>
      <w:r>
        <w:rPr>
          <w:lang w:val="en-US"/>
        </w:rPr>
        <w:t>Individual metrics</w:t>
      </w:r>
    </w:p>
    <w:p w14:paraId="4804875D" w14:textId="285581CE" w:rsidR="00991510" w:rsidRDefault="00991510" w:rsidP="00991510">
      <w:pPr>
        <w:pStyle w:val="Heading3"/>
        <w:rPr>
          <w:lang w:val="en-US"/>
        </w:rPr>
      </w:pPr>
      <w:r>
        <w:rPr>
          <w:lang w:val="en-US"/>
        </w:rPr>
        <w:t>Yields</w:t>
      </w:r>
      <w:r w:rsidR="00F65BC9">
        <w:rPr>
          <w:lang w:val="en-US"/>
        </w:rPr>
        <w:t xml:space="preserve"> - DONE</w:t>
      </w:r>
    </w:p>
    <w:p w14:paraId="135E33BB" w14:textId="7AFA96BA" w:rsidR="008A7B67" w:rsidRDefault="000E3D24" w:rsidP="00B730C3">
      <w:pPr>
        <w:rPr>
          <w:rFonts w:ascii="Calibri" w:hAnsi="Calibri" w:cs="Calibri"/>
          <w:sz w:val="24"/>
          <w:szCs w:val="24"/>
          <w:lang w:val="en-US"/>
        </w:rPr>
      </w:pPr>
      <w:r>
        <w:rPr>
          <w:lang w:val="en-US"/>
        </w:rPr>
        <w:t xml:space="preserve">Yields varied significantly by crop </w:t>
      </w:r>
      <w:r>
        <w:rPr>
          <w:rFonts w:ascii="Calibri" w:hAnsi="Calibri" w:cs="Calibri"/>
          <w:sz w:val="24"/>
          <w:szCs w:val="24"/>
          <w:lang w:val="en-US"/>
        </w:rPr>
        <w:t xml:space="preserve">(p&lt;0.001) and by cover crop treatment </w:t>
      </w:r>
      <w:r w:rsidR="009F4DCE">
        <w:rPr>
          <w:rFonts w:ascii="Calibri" w:hAnsi="Calibri" w:cs="Calibri"/>
          <w:sz w:val="24"/>
          <w:szCs w:val="24"/>
          <w:lang w:val="en-US"/>
        </w:rPr>
        <w:t>(p&lt;0.001), but did not vary significantly by any other factors or their interactions</w:t>
      </w:r>
      <w:r>
        <w:rPr>
          <w:rFonts w:ascii="Calibri" w:hAnsi="Calibri" w:cs="Calibri"/>
          <w:sz w:val="24"/>
          <w:szCs w:val="24"/>
          <w:lang w:val="en-US"/>
        </w:rPr>
        <w:t xml:space="preserve">. </w:t>
      </w:r>
      <w:r w:rsidR="001775D0">
        <w:rPr>
          <w:lang w:val="en-US"/>
        </w:rPr>
        <w:t xml:space="preserve">In 2018 spring barley yields </w:t>
      </w:r>
      <w:r>
        <w:rPr>
          <w:lang w:val="en-US"/>
        </w:rPr>
        <w:t xml:space="preserve">averaged </w:t>
      </w:r>
      <w:r w:rsidR="001775D0">
        <w:rPr>
          <w:lang w:val="en-US"/>
        </w:rPr>
        <w:t>4.</w:t>
      </w:r>
      <w:r w:rsidR="001775D0">
        <w:rPr>
          <w:rFonts w:ascii="Calibri" w:hAnsi="Calibri" w:cs="Calibri"/>
          <w:sz w:val="24"/>
          <w:szCs w:val="24"/>
          <w:lang w:val="en-US"/>
        </w:rPr>
        <w:t>07 Mg ha</w:t>
      </w:r>
      <w:r w:rsidR="001775D0" w:rsidRPr="00EA474E">
        <w:rPr>
          <w:rFonts w:ascii="Calibri" w:hAnsi="Calibri" w:cs="Calibri"/>
          <w:sz w:val="24"/>
          <w:szCs w:val="24"/>
          <w:vertAlign w:val="superscript"/>
          <w:lang w:val="en-US"/>
        </w:rPr>
        <w:t>-1</w:t>
      </w:r>
      <w:r>
        <w:rPr>
          <w:rFonts w:ascii="Calibri" w:hAnsi="Calibri" w:cs="Calibri"/>
          <w:sz w:val="24"/>
          <w:szCs w:val="24"/>
          <w:lang w:val="en-US"/>
        </w:rPr>
        <w:t>, in</w:t>
      </w:r>
      <w:r w:rsidR="001775D0">
        <w:rPr>
          <w:rFonts w:ascii="Calibri" w:hAnsi="Calibri" w:cs="Calibri"/>
          <w:sz w:val="24"/>
          <w:szCs w:val="24"/>
          <w:lang w:val="en-US"/>
        </w:rPr>
        <w:t xml:space="preserve"> 2019 oat yields averaged 4.28 Mg ha-1, </w:t>
      </w:r>
      <w:r>
        <w:rPr>
          <w:rFonts w:ascii="Calibri" w:hAnsi="Calibri" w:cs="Calibri"/>
          <w:sz w:val="24"/>
          <w:szCs w:val="24"/>
          <w:lang w:val="en-US"/>
        </w:rPr>
        <w:t xml:space="preserve">and in </w:t>
      </w:r>
      <w:r w:rsidR="001775D0">
        <w:rPr>
          <w:rFonts w:ascii="Calibri" w:hAnsi="Calibri" w:cs="Calibri"/>
          <w:sz w:val="24"/>
          <w:szCs w:val="24"/>
          <w:lang w:val="en-US"/>
        </w:rPr>
        <w:t>2020 faba bean yields averaged 3.47 Mg ha-1</w:t>
      </w:r>
      <w:r>
        <w:rPr>
          <w:rFonts w:ascii="Calibri" w:hAnsi="Calibri" w:cs="Calibri"/>
          <w:sz w:val="24"/>
          <w:szCs w:val="24"/>
          <w:lang w:val="en-US"/>
        </w:rPr>
        <w:t xml:space="preserve">. </w:t>
      </w:r>
      <w:r>
        <w:rPr>
          <w:lang w:val="en-US"/>
        </w:rPr>
        <w:t xml:space="preserve">The average grain yields of the present study were lower than national averages for the same crops in the same years [4.28 Mg ha-1 spring barley, 4.94 oats, and 4.08 Mg ha-1 faba bean, respectively </w:t>
      </w:r>
      <w:r>
        <w:rPr>
          <w:lang w:val="en-US"/>
        </w:rPr>
        <w:fldChar w:fldCharType="begin"/>
      </w:r>
      <w:r>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Pr>
          <w:lang w:val="en-US"/>
        </w:rPr>
        <w:fldChar w:fldCharType="separate"/>
      </w:r>
      <w:r w:rsidRPr="000E3D24">
        <w:rPr>
          <w:rFonts w:ascii="Aptos" w:hAnsi="Aptos"/>
          <w:lang w:val="en-US"/>
        </w:rPr>
        <w:t>(FAO, 2023)</w:t>
      </w:r>
      <w:r>
        <w:rPr>
          <w:lang w:val="en-US"/>
        </w:rPr>
        <w:fldChar w:fldCharType="end"/>
      </w:r>
      <w:r>
        <w:rPr>
          <w:lang w:val="en-US"/>
        </w:rPr>
        <w:t xml:space="preserve">], but the maximum grain yields observed </w:t>
      </w:r>
      <w:r>
        <w:rPr>
          <w:lang w:val="en-US"/>
        </w:rPr>
        <w:lastRenderedPageBreak/>
        <w:t>each year exceeded the national average</w:t>
      </w:r>
      <w:r w:rsidR="00F65BC9">
        <w:rPr>
          <w:lang w:val="en-US"/>
        </w:rPr>
        <w:t>s</w:t>
      </w:r>
      <w:r>
        <w:rPr>
          <w:lang w:val="en-US"/>
        </w:rPr>
        <w:t xml:space="preserve">. </w:t>
      </w:r>
      <w:r w:rsidR="00F65BC9">
        <w:rPr>
          <w:lang w:val="en-US"/>
        </w:rPr>
        <w:t>On average, t</w:t>
      </w:r>
      <w:r w:rsidR="009F4DCE">
        <w:rPr>
          <w:lang w:val="en-US"/>
        </w:rPr>
        <w:t>he RadM</w:t>
      </w:r>
      <w:r w:rsidR="00502A3E">
        <w:rPr>
          <w:lang w:val="en-US"/>
        </w:rPr>
        <w:t>id</w:t>
      </w:r>
      <w:r w:rsidR="009F4DCE">
        <w:rPr>
          <w:lang w:val="en-US"/>
        </w:rPr>
        <w:t xml:space="preserve"> cover crop treatment </w:t>
      </w:r>
      <w:r w:rsidR="00F65BC9">
        <w:rPr>
          <w:lang w:val="en-US"/>
        </w:rPr>
        <w:t>exhibited 8% higher 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F65BC9">
        <w:rPr>
          <w:rFonts w:ascii="Calibri" w:hAnsi="Calibri" w:cs="Calibri"/>
          <w:sz w:val="24"/>
          <w:szCs w:val="24"/>
          <w:lang w:val="en-US"/>
        </w:rPr>
        <w:t>, which did not vary significantly from each other</w:t>
      </w:r>
      <w:r w:rsidR="003A431D">
        <w:rPr>
          <w:rFonts w:ascii="Calibri" w:hAnsi="Calibri" w:cs="Calibri"/>
          <w:sz w:val="24"/>
          <w:szCs w:val="24"/>
          <w:lang w:val="en-US"/>
        </w:rPr>
        <w:t xml:space="preserve">. </w:t>
      </w:r>
    </w:p>
    <w:p w14:paraId="6D653985" w14:textId="77777777" w:rsidR="001451D4" w:rsidRDefault="00991510" w:rsidP="00991510">
      <w:pPr>
        <w:pStyle w:val="Heading3"/>
        <w:rPr>
          <w:lang w:val="en-US"/>
        </w:rPr>
      </w:pPr>
      <w:r>
        <w:rPr>
          <w:lang w:val="en-US"/>
        </w:rPr>
        <w:t>Fall biomass</w:t>
      </w:r>
    </w:p>
    <w:p w14:paraId="2AC8D0B4" w14:textId="77777777" w:rsidR="00111FD1" w:rsidRDefault="00502A3E" w:rsidP="001451D4">
      <w:pPr>
        <w:rPr>
          <w:rFonts w:ascii="Calibri" w:hAnsi="Calibri" w:cs="Calibri"/>
          <w:sz w:val="24"/>
          <w:szCs w:val="24"/>
          <w:lang w:val="en-US"/>
        </w:rPr>
      </w:pPr>
      <w:r>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E326F">
        <w:rPr>
          <w:rFonts w:ascii="Calibri" w:hAnsi="Calibri" w:cs="Calibri"/>
          <w:sz w:val="24"/>
          <w:szCs w:val="24"/>
          <w:lang w:val="en-US"/>
        </w:rPr>
        <w:t xml:space="preserve">treatment </w:t>
      </w:r>
      <w:r w:rsidR="00D432EE">
        <w:rPr>
          <w:rFonts w:ascii="Calibri" w:hAnsi="Calibri" w:cs="Calibri"/>
          <w:sz w:val="24"/>
          <w:szCs w:val="24"/>
          <w:lang w:val="en-US"/>
        </w:rPr>
        <w:t>impacts were stronger in 2018</w:t>
      </w:r>
      <w:r w:rsidR="0041079C">
        <w:rPr>
          <w:rFonts w:ascii="Calibri" w:hAnsi="Calibri" w:cs="Calibri"/>
          <w:sz w:val="24"/>
          <w:szCs w:val="24"/>
          <w:lang w:val="en-US"/>
        </w:rPr>
        <w:t xml:space="preserve"> (</w:t>
      </w:r>
      <w:r w:rsidR="00D432EE">
        <w:rPr>
          <w:rFonts w:ascii="Calibri" w:hAnsi="Calibri" w:cs="Calibri"/>
          <w:sz w:val="24"/>
          <w:szCs w:val="24"/>
          <w:lang w:val="en-US"/>
        </w:rPr>
        <w:t>when fall biomass production was higher</w:t>
      </w:r>
      <w:r w:rsidR="0041079C">
        <w:rPr>
          <w:rFonts w:ascii="Calibri" w:hAnsi="Calibri" w:cs="Calibri"/>
          <w:sz w:val="24"/>
          <w:szCs w:val="24"/>
          <w:lang w:val="en-US"/>
        </w:rPr>
        <w:t>, averaging 2.27 Mg h-1)</w:t>
      </w:r>
      <w:r w:rsidR="000E326F">
        <w:rPr>
          <w:rFonts w:ascii="Calibri" w:hAnsi="Calibri" w:cs="Calibri"/>
          <w:sz w:val="24"/>
          <w:szCs w:val="24"/>
          <w:lang w:val="en-US"/>
        </w:rPr>
        <w:t xml:space="preserve"> compared to their effects in 2019</w:t>
      </w:r>
      <w:r w:rsidR="0041079C">
        <w:rPr>
          <w:rFonts w:ascii="Calibri" w:hAnsi="Calibri" w:cs="Calibri"/>
          <w:sz w:val="24"/>
          <w:szCs w:val="24"/>
          <w:lang w:val="en-US"/>
        </w:rPr>
        <w:t xml:space="preserve"> (when fall biomass averaged 0.99 Mg ha-1)</w:t>
      </w:r>
      <w:r w:rsidR="00B37E57">
        <w:rPr>
          <w:rFonts w:ascii="Calibri" w:hAnsi="Calibri" w:cs="Calibri"/>
          <w:sz w:val="24"/>
          <w:szCs w:val="24"/>
          <w:lang w:val="en-US"/>
        </w:rPr>
        <w:t xml:space="preserve">. </w:t>
      </w:r>
      <w:r w:rsidR="00CB79CF">
        <w:rPr>
          <w:rFonts w:ascii="Calibri" w:hAnsi="Calibri" w:cs="Calibri"/>
          <w:sz w:val="24"/>
          <w:szCs w:val="24"/>
          <w:lang w:val="en-US"/>
        </w:rPr>
        <w:t xml:space="preserve">Fall biomass </w:t>
      </w:r>
      <w:r w:rsidR="0041079C">
        <w:rPr>
          <w:rFonts w:ascii="Calibri" w:hAnsi="Calibri" w:cs="Calibri"/>
          <w:sz w:val="24"/>
          <w:szCs w:val="24"/>
          <w:lang w:val="en-US"/>
        </w:rPr>
        <w:t xml:space="preserve">significantly </w:t>
      </w:r>
      <w:r w:rsidR="00CB79CF">
        <w:rPr>
          <w:rFonts w:ascii="Calibri" w:hAnsi="Calibri" w:cs="Calibri"/>
          <w:sz w:val="24"/>
          <w:szCs w:val="24"/>
          <w:lang w:val="en-US"/>
        </w:rPr>
        <w:t>decreased as tillage intensity increased, with inversion tillage producing 6</w:t>
      </w:r>
      <w:r w:rsidR="0041079C">
        <w:rPr>
          <w:rFonts w:ascii="Calibri" w:hAnsi="Calibri" w:cs="Calibri"/>
          <w:sz w:val="24"/>
          <w:szCs w:val="24"/>
          <w:lang w:val="en-US"/>
        </w:rPr>
        <w:t>6</w:t>
      </w:r>
      <w:r w:rsidR="00CB79CF">
        <w:rPr>
          <w:rFonts w:ascii="Calibri" w:hAnsi="Calibri" w:cs="Calibri"/>
          <w:sz w:val="24"/>
          <w:szCs w:val="24"/>
          <w:lang w:val="en-US"/>
        </w:rPr>
        <w:t>%</w:t>
      </w:r>
      <w:r w:rsidR="0041079C">
        <w:rPr>
          <w:rFonts w:ascii="Calibri" w:hAnsi="Calibri" w:cs="Calibri"/>
          <w:sz w:val="24"/>
          <w:szCs w:val="24"/>
          <w:lang w:val="en-US"/>
        </w:rPr>
        <w:t xml:space="preserve"> (2018) and 77% (2019)</w:t>
      </w:r>
      <w:r w:rsidR="00CB79CF">
        <w:rPr>
          <w:rFonts w:ascii="Calibri" w:hAnsi="Calibri" w:cs="Calibri"/>
          <w:sz w:val="24"/>
          <w:szCs w:val="24"/>
          <w:lang w:val="en-US"/>
        </w:rPr>
        <w:t xml:space="preserve"> of the fall biomass produced in no-till. </w:t>
      </w:r>
    </w:p>
    <w:p w14:paraId="0084C420" w14:textId="77777777" w:rsidR="00A5783F" w:rsidRDefault="00111FD1" w:rsidP="001451D4">
      <w:pPr>
        <w:rPr>
          <w:rFonts w:ascii="Calibri" w:hAnsi="Calibri" w:cs="Calibri"/>
          <w:sz w:val="24"/>
          <w:szCs w:val="24"/>
          <w:lang w:val="en-US"/>
        </w:rPr>
      </w:pPr>
      <w:r>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 </w:t>
      </w:r>
      <w:r w:rsidR="00404C48">
        <w:rPr>
          <w:rFonts w:ascii="Calibri" w:hAnsi="Calibri" w:cs="Calibri"/>
          <w:sz w:val="24"/>
          <w:szCs w:val="24"/>
          <w:lang w:val="en-US"/>
        </w:rPr>
        <w:t>In 2018</w:t>
      </w:r>
      <w:r w:rsidR="00A5783F">
        <w:rPr>
          <w:rFonts w:ascii="Calibri" w:hAnsi="Calibri" w:cs="Calibri"/>
          <w:sz w:val="24"/>
          <w:szCs w:val="24"/>
          <w:lang w:val="en-US"/>
        </w:rPr>
        <w:t>,</w:t>
      </w:r>
      <w:r w:rsidR="00404C48">
        <w:rPr>
          <w:rFonts w:ascii="Calibri" w:hAnsi="Calibri" w:cs="Calibri"/>
          <w:sz w:val="24"/>
          <w:szCs w:val="24"/>
          <w:lang w:val="en-US"/>
        </w:rPr>
        <w:t xml:space="preserve"> the </w:t>
      </w:r>
      <w:r>
        <w:rPr>
          <w:rFonts w:ascii="Calibri" w:hAnsi="Calibri" w:cs="Calibri"/>
          <w:sz w:val="24"/>
          <w:szCs w:val="24"/>
          <w:lang w:val="en-US"/>
        </w:rPr>
        <w:t xml:space="preserve">NoCC treatment produced the second highest </w:t>
      </w:r>
      <w:r w:rsidR="00A5783F">
        <w:rPr>
          <w:rFonts w:ascii="Calibri" w:hAnsi="Calibri" w:cs="Calibri"/>
          <w:sz w:val="24"/>
          <w:szCs w:val="24"/>
          <w:lang w:val="en-US"/>
        </w:rPr>
        <w:t xml:space="preserve">biomass of all of the cover crop treatments (2.36 Mg ha-1, SE:9.4), while in 2019 it produced the lowest amount of biomass amongst all of the cover crop treatments (0.64 Mg ha-1, SE:9.4). </w:t>
      </w:r>
    </w:p>
    <w:p w14:paraId="4B1679F2" w14:textId="24ADF16B" w:rsidR="00CB79CF" w:rsidRDefault="00A5783F" w:rsidP="001451D4">
      <w:pPr>
        <w:rPr>
          <w:rFonts w:ascii="Calibri" w:hAnsi="Calibri" w:cs="Calibri"/>
          <w:sz w:val="24"/>
          <w:szCs w:val="24"/>
          <w:lang w:val="en-US"/>
        </w:rPr>
      </w:pPr>
      <w:r>
        <w:rPr>
          <w:rFonts w:ascii="Calibri" w:hAnsi="Calibri" w:cs="Calibri"/>
          <w:sz w:val="24"/>
          <w:szCs w:val="24"/>
          <w:lang w:val="en-US"/>
        </w:rPr>
        <w:t xml:space="preserve">STOPPED </w:t>
      </w:r>
      <w:r w:rsidR="00C21027">
        <w:rPr>
          <w:rFonts w:ascii="Calibri" w:hAnsi="Calibri" w:cs="Calibri"/>
          <w:sz w:val="24"/>
          <w:szCs w:val="24"/>
          <w:lang w:val="en-US"/>
        </w:rPr>
        <w:t xml:space="preserve">RadMid produced the most biomass in both years, and the lowest producing cover crop treatment was </w:t>
      </w:r>
      <w:r w:rsidR="00404C48">
        <w:rPr>
          <w:rFonts w:ascii="Calibri" w:hAnsi="Calibri" w:cs="Calibri"/>
          <w:sz w:val="24"/>
          <w:szCs w:val="24"/>
          <w:lang w:val="en-US"/>
        </w:rPr>
        <w:t xml:space="preserve">MixE in 2018 and NoCC in 2019. </w:t>
      </w:r>
    </w:p>
    <w:p w14:paraId="1BF28923" w14:textId="77777777" w:rsidR="00CB79CF" w:rsidRDefault="00CB79CF" w:rsidP="001451D4">
      <w:pPr>
        <w:rPr>
          <w:rFonts w:ascii="Calibri" w:hAnsi="Calibri" w:cs="Calibri"/>
          <w:sz w:val="24"/>
          <w:szCs w:val="24"/>
          <w:lang w:val="en-US"/>
        </w:rPr>
      </w:pPr>
    </w:p>
    <w:p w14:paraId="07FA35E8" w14:textId="24F2C8CB" w:rsidR="0041079C" w:rsidRDefault="0041079C" w:rsidP="001451D4">
      <w:pPr>
        <w:rPr>
          <w:rFonts w:ascii="Calibri" w:hAnsi="Calibri" w:cs="Calibri"/>
          <w:sz w:val="24"/>
          <w:szCs w:val="24"/>
          <w:lang w:val="en-US"/>
        </w:rPr>
      </w:pPr>
      <w:r>
        <w:rPr>
          <w:rFonts w:ascii="Calibri" w:hAnsi="Calibri" w:cs="Calibri"/>
          <w:sz w:val="24"/>
          <w:szCs w:val="24"/>
          <w:lang w:val="en-US"/>
        </w:rPr>
        <w:t>Residue management had a significant impact on fall biomass (p&lt;0.001), but did not interact with any other factors; retention of residue increased fall biomass by a mean of 208 kg ha-1 (SE:4.9).</w:t>
      </w:r>
    </w:p>
    <w:p w14:paraId="4B1ACD93" w14:textId="38512483" w:rsidR="0016288F" w:rsidRDefault="00517479" w:rsidP="001451D4">
      <w:pPr>
        <w:rPr>
          <w:rFonts w:ascii="Calibri" w:hAnsi="Calibri" w:cs="Calibri"/>
          <w:sz w:val="24"/>
          <w:szCs w:val="24"/>
          <w:lang w:val="en-US"/>
        </w:rPr>
      </w:pPr>
      <w:r>
        <w:rPr>
          <w:rFonts w:ascii="Calibri" w:hAnsi="Calibri" w:cs="Calibri"/>
          <w:sz w:val="24"/>
          <w:szCs w:val="24"/>
          <w:lang w:val="en-US"/>
        </w:rPr>
        <w:t xml:space="preserve">The effect of tillage treatment </w:t>
      </w:r>
      <w:r w:rsidR="0016288F">
        <w:rPr>
          <w:rFonts w:ascii="Calibri" w:hAnsi="Calibri" w:cs="Calibri"/>
          <w:sz w:val="24"/>
          <w:szCs w:val="24"/>
          <w:lang w:val="en-US"/>
        </w:rPr>
        <w:t>was significantly more amplified in some cover crop treatments (p=0.04)</w:t>
      </w:r>
      <w:r w:rsidR="000E326F">
        <w:rPr>
          <w:rFonts w:ascii="Calibri" w:hAnsi="Calibri" w:cs="Calibri"/>
          <w:sz w:val="24"/>
          <w:szCs w:val="24"/>
          <w:lang w:val="en-US"/>
        </w:rPr>
        <w:t>, but the general patterns were consistent across cover crop treatments: no-till</w:t>
      </w:r>
      <w:r w:rsidR="0016288F">
        <w:rPr>
          <w:rFonts w:ascii="Calibri" w:hAnsi="Calibri" w:cs="Calibri"/>
          <w:sz w:val="24"/>
          <w:szCs w:val="24"/>
          <w:lang w:val="en-US"/>
        </w:rPr>
        <w:t xml:space="preserve"> resulted in </w:t>
      </w:r>
      <w:r w:rsidR="000E326F">
        <w:rPr>
          <w:rFonts w:ascii="Calibri" w:hAnsi="Calibri" w:cs="Calibri"/>
          <w:sz w:val="24"/>
          <w:szCs w:val="24"/>
          <w:lang w:val="en-US"/>
        </w:rPr>
        <w:t xml:space="preserve">the largest amount of </w:t>
      </w:r>
      <w:r w:rsidR="0016288F">
        <w:rPr>
          <w:rFonts w:ascii="Calibri" w:hAnsi="Calibri" w:cs="Calibri"/>
          <w:sz w:val="24"/>
          <w:szCs w:val="24"/>
          <w:lang w:val="en-US"/>
        </w:rPr>
        <w:t>fall biomas</w:t>
      </w:r>
      <w:r w:rsidR="000E326F">
        <w:rPr>
          <w:rFonts w:ascii="Calibri" w:hAnsi="Calibri" w:cs="Calibri"/>
          <w:sz w:val="24"/>
          <w:szCs w:val="24"/>
          <w:lang w:val="en-US"/>
        </w:rPr>
        <w:t xml:space="preserve">s, followed by surface tillage, with inversion tillage producing the lowest amount of fall biomass </w:t>
      </w:r>
      <w:r w:rsidR="0016288F">
        <w:rPr>
          <w:rFonts w:ascii="Calibri" w:hAnsi="Calibri" w:cs="Calibri"/>
          <w:sz w:val="24"/>
          <w:szCs w:val="24"/>
          <w:lang w:val="en-US"/>
        </w:rPr>
        <w:t xml:space="preserve">(Figure 2).  </w:t>
      </w:r>
    </w:p>
    <w:p w14:paraId="04079A9E" w14:textId="120ABFF9" w:rsidR="00D432EE" w:rsidRDefault="00D432EE" w:rsidP="001451D4">
      <w:pPr>
        <w:rPr>
          <w:rFonts w:ascii="Calibri" w:hAnsi="Calibri" w:cs="Calibri"/>
          <w:sz w:val="24"/>
          <w:szCs w:val="24"/>
          <w:lang w:val="en-US"/>
        </w:rPr>
      </w:pPr>
      <w:r>
        <w:rPr>
          <w:rFonts w:ascii="Calibri" w:hAnsi="Calibri" w:cs="Calibri"/>
          <w:sz w:val="24"/>
          <w:szCs w:val="24"/>
          <w:lang w:val="en-US"/>
        </w:rPr>
        <w:t>The effect of cover crop on total biomass also differed significantly by year (p&lt;0.001)</w:t>
      </w:r>
    </w:p>
    <w:p w14:paraId="1A6BF91E" w14:textId="1CDC50F7" w:rsidR="002E3935" w:rsidRDefault="00517479" w:rsidP="001451D4">
      <w:pPr>
        <w:rPr>
          <w:rFonts w:ascii="Calibri" w:hAnsi="Calibri" w:cs="Calibri"/>
          <w:sz w:val="24"/>
          <w:szCs w:val="24"/>
          <w:lang w:val="en-US"/>
        </w:rPr>
      </w:pPr>
      <w:r>
        <w:rPr>
          <w:rFonts w:ascii="Calibri" w:hAnsi="Calibri" w:cs="Calibri"/>
          <w:sz w:val="24"/>
          <w:szCs w:val="24"/>
          <w:lang w:val="en-US"/>
        </w:rPr>
        <w:t xml:space="preserve">depended on the cover crop treatment, but only in amplification of </w:t>
      </w:r>
      <w:r w:rsidR="0016288F">
        <w:rPr>
          <w:rFonts w:ascii="Calibri" w:hAnsi="Calibri" w:cs="Calibri"/>
          <w:sz w:val="24"/>
          <w:szCs w:val="24"/>
          <w:lang w:val="en-US"/>
        </w:rPr>
        <w:t>patterns</w:t>
      </w:r>
      <w:r w:rsidR="00B37E57">
        <w:rPr>
          <w:rFonts w:ascii="Calibri" w:hAnsi="Calibri" w:cs="Calibri"/>
          <w:sz w:val="24"/>
          <w:szCs w:val="24"/>
          <w:lang w:val="en-US"/>
        </w:rPr>
        <w:t xml:space="preserve"> </w:t>
      </w:r>
      <w:r>
        <w:rPr>
          <w:rFonts w:ascii="Calibri" w:hAnsi="Calibri" w:cs="Calibri"/>
          <w:sz w:val="24"/>
          <w:szCs w:val="24"/>
          <w:lang w:val="en-US"/>
        </w:rPr>
        <w:t xml:space="preserve">reducing tillage significantly increased fall biomass production in all cover crop treatments, although the effect was more amplified in certain treatments certain cover crop treatments amplified the effect of tillage </w:t>
      </w:r>
      <w:r w:rsidR="00B37E57">
        <w:rPr>
          <w:rFonts w:ascii="Calibri" w:hAnsi="Calibri" w:cs="Calibri"/>
          <w:sz w:val="24"/>
          <w:szCs w:val="24"/>
          <w:lang w:val="en-US"/>
        </w:rPr>
        <w:t xml:space="preserve">(p=0.048), and removal of residue nor its interactions had any significant effect and had significant interactions with both cover crop treatment (pxx) and tillage (xx), but not residue management (XX). For simplicity in interpretation, we present the results separately by year. </w:t>
      </w:r>
      <w:r w:rsidR="009E5377">
        <w:rPr>
          <w:rFonts w:ascii="Calibri" w:hAnsi="Calibri" w:cs="Calibri"/>
          <w:sz w:val="24"/>
          <w:szCs w:val="24"/>
          <w:lang w:val="en-US"/>
        </w:rPr>
        <w:t>In 2018</w:t>
      </w:r>
      <w:r w:rsidR="00AF2968">
        <w:rPr>
          <w:rFonts w:ascii="Calibri" w:hAnsi="Calibri" w:cs="Calibri"/>
          <w:sz w:val="24"/>
          <w:szCs w:val="24"/>
          <w:lang w:val="en-US"/>
        </w:rPr>
        <w:t>, average fall biomass production was 2.27 Mg ha-1</w:t>
      </w:r>
      <w:r w:rsidR="00A80F98">
        <w:rPr>
          <w:rFonts w:ascii="Calibri" w:hAnsi="Calibri" w:cs="Calibri"/>
          <w:sz w:val="24"/>
          <w:szCs w:val="24"/>
          <w:lang w:val="en-US"/>
        </w:rPr>
        <w:t>. T</w:t>
      </w:r>
      <w:r w:rsidR="009E5377">
        <w:rPr>
          <w:rFonts w:ascii="Calibri" w:hAnsi="Calibri" w:cs="Calibri"/>
          <w:sz w:val="24"/>
          <w:szCs w:val="24"/>
          <w:lang w:val="en-US"/>
        </w:rPr>
        <w:t>here was a significant amplifying interaction between tillage and cover crop treatment (p=0.048)</w:t>
      </w:r>
      <w:r w:rsidR="00A80F98">
        <w:rPr>
          <w:rFonts w:ascii="Calibri" w:hAnsi="Calibri" w:cs="Calibri"/>
          <w:sz w:val="24"/>
          <w:szCs w:val="24"/>
          <w:lang w:val="en-US"/>
        </w:rPr>
        <w:t xml:space="preserve">, and removal of residue nor its interactions had </w:t>
      </w:r>
      <w:r w:rsidR="004936C6">
        <w:rPr>
          <w:rFonts w:ascii="Calibri" w:hAnsi="Calibri" w:cs="Calibri"/>
          <w:sz w:val="24"/>
          <w:szCs w:val="24"/>
          <w:lang w:val="en-US"/>
        </w:rPr>
        <w:t>any significant effect</w:t>
      </w:r>
      <w:r w:rsidR="009E5377">
        <w:rPr>
          <w:rFonts w:ascii="Calibri" w:hAnsi="Calibri" w:cs="Calibri"/>
          <w:sz w:val="24"/>
          <w:szCs w:val="24"/>
          <w:lang w:val="en-US"/>
        </w:rPr>
        <w:t>. No-till significantly increased fall biomass in all cover crop treatments compared to surface and inversion tillage, but this effect was most amplified in the RadM cover crop</w:t>
      </w:r>
      <w:r w:rsidR="00F24867">
        <w:rPr>
          <w:rFonts w:ascii="Calibri" w:hAnsi="Calibri" w:cs="Calibri"/>
          <w:sz w:val="24"/>
          <w:szCs w:val="24"/>
          <w:lang w:val="en-US"/>
        </w:rPr>
        <w:t xml:space="preserve"> (Figure 2). On average,</w:t>
      </w:r>
      <w:r w:rsidR="00A80F98">
        <w:rPr>
          <w:rFonts w:ascii="Calibri" w:hAnsi="Calibri" w:cs="Calibri"/>
          <w:sz w:val="24"/>
          <w:szCs w:val="24"/>
          <w:lang w:val="en-US"/>
        </w:rPr>
        <w:t xml:space="preserve"> increasing</w:t>
      </w:r>
      <w:r w:rsidR="00F24867">
        <w:rPr>
          <w:rFonts w:ascii="Calibri" w:hAnsi="Calibri" w:cs="Calibri"/>
          <w:sz w:val="24"/>
          <w:szCs w:val="24"/>
          <w:lang w:val="en-US"/>
        </w:rPr>
        <w:t xml:space="preserve"> tillage intensity significantly </w:t>
      </w:r>
      <w:r w:rsidR="00A80F98">
        <w:rPr>
          <w:rFonts w:ascii="Calibri" w:hAnsi="Calibri" w:cs="Calibri"/>
          <w:sz w:val="24"/>
          <w:szCs w:val="24"/>
          <w:lang w:val="en-US"/>
        </w:rPr>
        <w:t>decreased</w:t>
      </w:r>
      <w:r w:rsidR="00F24867">
        <w:rPr>
          <w:rFonts w:ascii="Calibri" w:hAnsi="Calibri" w:cs="Calibri"/>
          <w:sz w:val="24"/>
          <w:szCs w:val="24"/>
          <w:lang w:val="en-US"/>
        </w:rPr>
        <w:t xml:space="preserve"> fall biomass by </w:t>
      </w:r>
      <w:r w:rsidR="00A80F98">
        <w:rPr>
          <w:rFonts w:ascii="Calibri" w:hAnsi="Calibri" w:cs="Calibri"/>
          <w:sz w:val="24"/>
          <w:szCs w:val="24"/>
          <w:lang w:val="en-US"/>
        </w:rPr>
        <w:t>27</w:t>
      </w:r>
      <w:r w:rsidR="00F24867">
        <w:rPr>
          <w:rFonts w:ascii="Calibri" w:hAnsi="Calibri" w:cs="Calibri"/>
          <w:sz w:val="24"/>
          <w:szCs w:val="24"/>
          <w:lang w:val="en-US"/>
        </w:rPr>
        <w:t xml:space="preserve">% and </w:t>
      </w:r>
      <w:r w:rsidR="00A80F98">
        <w:rPr>
          <w:rFonts w:ascii="Calibri" w:hAnsi="Calibri" w:cs="Calibri"/>
          <w:sz w:val="24"/>
          <w:szCs w:val="24"/>
          <w:lang w:val="en-US"/>
        </w:rPr>
        <w:t>9</w:t>
      </w:r>
      <w:r w:rsidR="00F24867">
        <w:rPr>
          <w:rFonts w:ascii="Calibri" w:hAnsi="Calibri" w:cs="Calibri"/>
          <w:sz w:val="24"/>
          <w:szCs w:val="24"/>
          <w:lang w:val="en-US"/>
        </w:rPr>
        <w:t xml:space="preserve">% when moving from </w:t>
      </w:r>
      <w:r w:rsidR="00A80F98">
        <w:rPr>
          <w:rFonts w:ascii="Calibri" w:hAnsi="Calibri" w:cs="Calibri"/>
          <w:sz w:val="24"/>
          <w:szCs w:val="24"/>
          <w:lang w:val="en-US"/>
        </w:rPr>
        <w:t xml:space="preserve">no-till to surface tillage, and surface to </w:t>
      </w:r>
      <w:r w:rsidR="00F24867">
        <w:rPr>
          <w:rFonts w:ascii="Calibri" w:hAnsi="Calibri" w:cs="Calibri"/>
          <w:sz w:val="24"/>
          <w:szCs w:val="24"/>
          <w:lang w:val="en-US"/>
        </w:rPr>
        <w:t>inversion to surface, respectively. In 2019</w:t>
      </w:r>
      <w:r w:rsidR="00A80F98">
        <w:rPr>
          <w:rFonts w:ascii="Calibri" w:hAnsi="Calibri" w:cs="Calibri"/>
          <w:sz w:val="24"/>
          <w:szCs w:val="24"/>
          <w:lang w:val="en-US"/>
        </w:rPr>
        <w:t xml:space="preserve">, </w:t>
      </w:r>
      <w:r w:rsidR="002E3935">
        <w:rPr>
          <w:rFonts w:ascii="Calibri" w:hAnsi="Calibri" w:cs="Calibri"/>
          <w:sz w:val="24"/>
          <w:szCs w:val="24"/>
          <w:lang w:val="en-US"/>
        </w:rPr>
        <w:t xml:space="preserve">fall biomass production averaged 0.99 Mg ha-1, and while </w:t>
      </w:r>
      <w:r w:rsidR="00FF713A">
        <w:rPr>
          <w:rFonts w:ascii="Calibri" w:hAnsi="Calibri" w:cs="Calibri"/>
          <w:sz w:val="24"/>
          <w:szCs w:val="24"/>
          <w:lang w:val="en-US"/>
        </w:rPr>
        <w:t xml:space="preserve">there was a </w:t>
      </w:r>
      <w:r w:rsidR="002E3935">
        <w:rPr>
          <w:rFonts w:ascii="Calibri" w:hAnsi="Calibri" w:cs="Calibri"/>
          <w:sz w:val="24"/>
          <w:szCs w:val="24"/>
          <w:lang w:val="en-US"/>
        </w:rPr>
        <w:t xml:space="preserve">significant </w:t>
      </w:r>
      <w:r w:rsidR="00FF713A">
        <w:rPr>
          <w:rFonts w:ascii="Calibri" w:hAnsi="Calibri" w:cs="Calibri"/>
          <w:sz w:val="24"/>
          <w:szCs w:val="24"/>
          <w:lang w:val="en-US"/>
        </w:rPr>
        <w:t>three-way interaction between tillage, residue, and cover crop</w:t>
      </w:r>
      <w:r w:rsidR="00AF2968">
        <w:rPr>
          <w:rFonts w:ascii="Calibri" w:hAnsi="Calibri" w:cs="Calibri"/>
          <w:sz w:val="24"/>
          <w:szCs w:val="24"/>
          <w:lang w:val="en-US"/>
        </w:rPr>
        <w:t xml:space="preserve"> (p= 0.03)</w:t>
      </w:r>
      <w:r w:rsidR="004936C6">
        <w:rPr>
          <w:rFonts w:ascii="Calibri" w:hAnsi="Calibri" w:cs="Calibri"/>
          <w:sz w:val="24"/>
          <w:szCs w:val="24"/>
          <w:lang w:val="en-US"/>
        </w:rPr>
        <w:t>, it was soley due to the MixM</w:t>
      </w:r>
      <w:r w:rsidR="00492550">
        <w:rPr>
          <w:rFonts w:ascii="Calibri" w:hAnsi="Calibri" w:cs="Calibri"/>
          <w:sz w:val="24"/>
          <w:szCs w:val="24"/>
          <w:lang w:val="en-US"/>
        </w:rPr>
        <w:t>id</w:t>
      </w:r>
      <w:r w:rsidR="004936C6">
        <w:rPr>
          <w:rFonts w:ascii="Calibri" w:hAnsi="Calibri" w:cs="Calibri"/>
          <w:sz w:val="24"/>
          <w:szCs w:val="24"/>
          <w:lang w:val="en-US"/>
        </w:rPr>
        <w:t xml:space="preserve"> </w:t>
      </w:r>
      <w:r w:rsidR="004936C6">
        <w:rPr>
          <w:rFonts w:ascii="Calibri" w:hAnsi="Calibri" w:cs="Calibri"/>
          <w:sz w:val="24"/>
          <w:szCs w:val="24"/>
          <w:lang w:val="en-US"/>
        </w:rPr>
        <w:lastRenderedPageBreak/>
        <w:t>treatment</w:t>
      </w:r>
      <w:r w:rsidR="00652E6D">
        <w:rPr>
          <w:rFonts w:ascii="Calibri" w:hAnsi="Calibri" w:cs="Calibri"/>
          <w:sz w:val="24"/>
          <w:szCs w:val="24"/>
          <w:lang w:val="en-US"/>
        </w:rPr>
        <w:t xml:space="preserve">, where residue removal had no effect regardless of tillage </w:t>
      </w:r>
      <w:r w:rsidR="004936C6">
        <w:rPr>
          <w:rFonts w:ascii="Calibri" w:hAnsi="Calibri" w:cs="Calibri"/>
          <w:sz w:val="24"/>
          <w:szCs w:val="24"/>
          <w:lang w:val="en-US"/>
        </w:rPr>
        <w:t xml:space="preserve"> in the surface tillage, where residue removal </w:t>
      </w:r>
      <w:r w:rsidR="002E3935">
        <w:rPr>
          <w:rFonts w:ascii="Calibri" w:hAnsi="Calibri" w:cs="Calibri"/>
          <w:sz w:val="24"/>
          <w:szCs w:val="24"/>
          <w:lang w:val="en-US"/>
        </w:rPr>
        <w:t>. The radish cover crops (RadM and RadL)</w:t>
      </w:r>
      <w:r w:rsidR="00961E7C">
        <w:rPr>
          <w:rFonts w:ascii="Calibri" w:hAnsi="Calibri" w:cs="Calibri"/>
          <w:sz w:val="24"/>
          <w:szCs w:val="24"/>
          <w:lang w:val="en-US"/>
        </w:rPr>
        <w:t xml:space="preserve"> followed the same pattern as in 2018 with regards to tillage (increasing biomass with decreasing tillage intensity), while the other cover crop treatments had varying patterns with small differences that were not physically relevant magnitudes</w:t>
      </w:r>
      <w:r w:rsidR="00AF2968">
        <w:rPr>
          <w:rFonts w:ascii="Calibri" w:hAnsi="Calibri" w:cs="Calibri"/>
          <w:sz w:val="24"/>
          <w:szCs w:val="24"/>
          <w:lang w:val="en-US"/>
        </w:rPr>
        <w:t>.</w:t>
      </w:r>
    </w:p>
    <w:p w14:paraId="298F9C64" w14:textId="341B6CCD" w:rsidR="009E5377" w:rsidRDefault="00E53245" w:rsidP="001451D4">
      <w:pPr>
        <w:rPr>
          <w:rFonts w:ascii="Calibri" w:hAnsi="Calibri" w:cs="Calibri"/>
          <w:sz w:val="24"/>
          <w:szCs w:val="24"/>
          <w:lang w:val="en-US"/>
        </w:rPr>
      </w:pPr>
      <w:r>
        <w:rPr>
          <w:rFonts w:ascii="Calibri" w:hAnsi="Calibri" w:cs="Calibri"/>
          <w:noProof/>
          <w:sz w:val="24"/>
          <w:szCs w:val="24"/>
          <w:lang w:val="en-US"/>
        </w:rPr>
        <w:drawing>
          <wp:inline distT="0" distB="0" distL="0" distR="0" wp14:anchorId="1B29C03A" wp14:editId="498C0AFF">
            <wp:extent cx="5731510" cy="3582035"/>
            <wp:effectExtent l="0" t="0" r="2540" b="0"/>
            <wp:docPr id="210020374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3741" name="Picture 3"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24867">
        <w:rPr>
          <w:rFonts w:ascii="Calibri" w:hAnsi="Calibri" w:cs="Calibri"/>
          <w:sz w:val="24"/>
          <w:szCs w:val="24"/>
          <w:lang w:val="en-US"/>
        </w:rPr>
        <w:t xml:space="preserve"> </w:t>
      </w:r>
    </w:p>
    <w:p w14:paraId="216BA299" w14:textId="7024EDB2" w:rsidR="009E5377" w:rsidRDefault="00E53245" w:rsidP="001451D4">
      <w:pPr>
        <w:rPr>
          <w:rFonts w:ascii="Calibri" w:hAnsi="Calibri" w:cs="Calibri"/>
          <w:sz w:val="24"/>
          <w:szCs w:val="24"/>
          <w:lang w:val="en-US"/>
        </w:rPr>
      </w:pPr>
      <w:r>
        <w:rPr>
          <w:rFonts w:ascii="Calibri" w:hAnsi="Calibri" w:cs="Calibri"/>
          <w:sz w:val="24"/>
          <w:szCs w:val="24"/>
          <w:lang w:val="en-US"/>
        </w:rPr>
        <w:t xml:space="preserve">Figure 2. </w:t>
      </w:r>
      <w:r w:rsidR="00502A3E">
        <w:rPr>
          <w:rFonts w:ascii="Calibri" w:hAnsi="Calibri" w:cs="Calibri"/>
          <w:sz w:val="24"/>
          <w:szCs w:val="24"/>
          <w:lang w:val="en-US"/>
        </w:rPr>
        <w:t>F</w:t>
      </w:r>
      <w:r>
        <w:rPr>
          <w:rFonts w:ascii="Calibri" w:hAnsi="Calibri" w:cs="Calibri"/>
          <w:sz w:val="24"/>
          <w:szCs w:val="24"/>
          <w:lang w:val="en-US"/>
        </w:rPr>
        <w:t>all biomass</w:t>
      </w:r>
      <w:r w:rsidR="00502A3E">
        <w:rPr>
          <w:rFonts w:ascii="Calibri" w:hAnsi="Calibri" w:cs="Calibri"/>
          <w:sz w:val="24"/>
          <w:szCs w:val="24"/>
          <w:lang w:val="en-US"/>
        </w:rPr>
        <w:t xml:space="preserve"> was significantly higher in 2018</w:t>
      </w:r>
      <w:r w:rsidR="00492550">
        <w:rPr>
          <w:rFonts w:ascii="Calibri" w:hAnsi="Calibri" w:cs="Calibri"/>
          <w:sz w:val="24"/>
          <w:szCs w:val="24"/>
          <w:lang w:val="en-US"/>
        </w:rPr>
        <w:t>, instances with different letters indicate significant differences at p&lt;0.05</w:t>
      </w:r>
    </w:p>
    <w:p w14:paraId="645AD57E" w14:textId="41F16226" w:rsidR="001451D4" w:rsidRDefault="001451D4" w:rsidP="00224D12">
      <w:pPr>
        <w:rPr>
          <w:rFonts w:ascii="Calibri" w:hAnsi="Calibri" w:cs="Calibri"/>
          <w:sz w:val="24"/>
          <w:szCs w:val="24"/>
          <w:lang w:val="en-US"/>
        </w:rPr>
      </w:pPr>
      <w:r w:rsidRPr="00B730C3">
        <w:rPr>
          <w:rFonts w:ascii="Calibri" w:hAnsi="Calibri" w:cs="Calibri"/>
          <w:sz w:val="24"/>
          <w:szCs w:val="24"/>
          <w:lang w:val="en-US"/>
        </w:rPr>
        <w:t xml:space="preserve">Radish cover crops consistently contributed over 50% of total </w:t>
      </w:r>
      <w:r w:rsidR="00E53245">
        <w:rPr>
          <w:rFonts w:ascii="Calibri" w:hAnsi="Calibri" w:cs="Calibri"/>
          <w:sz w:val="24"/>
          <w:szCs w:val="24"/>
          <w:lang w:val="en-US"/>
        </w:rPr>
        <w:t xml:space="preserve">fall </w:t>
      </w:r>
      <w:r w:rsidRPr="00B730C3">
        <w:rPr>
          <w:rFonts w:ascii="Calibri" w:hAnsi="Calibri" w:cs="Calibri"/>
          <w:sz w:val="24"/>
          <w:szCs w:val="24"/>
          <w:lang w:val="en-US"/>
        </w:rPr>
        <w:t>biomass</w:t>
      </w:r>
      <w:r w:rsidR="00E53245">
        <w:rPr>
          <w:rFonts w:ascii="Calibri" w:hAnsi="Calibri" w:cs="Calibri"/>
          <w:sz w:val="24"/>
          <w:szCs w:val="24"/>
          <w:lang w:val="en-US"/>
        </w:rPr>
        <w:t xml:space="preserve">, </w:t>
      </w:r>
      <w:r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(MixM</w:t>
      </w:r>
      <w:r w:rsidR="00492550">
        <w:rPr>
          <w:rFonts w:ascii="Calibri" w:hAnsi="Calibri" w:cs="Calibri"/>
          <w:sz w:val="24"/>
          <w:szCs w:val="24"/>
          <w:lang w:val="en-US"/>
        </w:rPr>
        <w:t>id</w:t>
      </w:r>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532F09E9" w:rsidR="00991510" w:rsidRDefault="001451D4" w:rsidP="00991510">
      <w:pPr>
        <w:pStyle w:val="Heading3"/>
        <w:rPr>
          <w:lang w:val="en-US"/>
        </w:rPr>
      </w:pPr>
      <w:r>
        <w:rPr>
          <w:lang w:val="en-US"/>
        </w:rPr>
        <w:t>S</w:t>
      </w:r>
      <w:r w:rsidR="00991510">
        <w:rPr>
          <w:lang w:val="en-US"/>
        </w:rPr>
        <w:t>oil cover</w:t>
      </w:r>
    </w:p>
    <w:p w14:paraId="393E1623" w14:textId="0AAFBFD0" w:rsidR="00E82F36" w:rsidRDefault="00633A26" w:rsidP="00B730C3">
      <w:pPr>
        <w:rPr>
          <w:rFonts w:ascii="Calibri" w:hAnsi="Calibri" w:cs="Calibri"/>
          <w:sz w:val="24"/>
          <w:szCs w:val="24"/>
          <w:lang w:val="en-US"/>
        </w:rPr>
      </w:pPr>
      <w:r>
        <w:rPr>
          <w:rFonts w:ascii="Calibri" w:hAnsi="Calibri" w:cs="Calibri"/>
          <w:sz w:val="24"/>
          <w:szCs w:val="24"/>
          <w:lang w:val="en-US"/>
        </w:rPr>
        <w:t xml:space="preserve">Percent soil cover did not vary by treatment or year (p = x-x), averaging 75% (Figure 2). Overall, volunteers contributed the highest coverage percent, followed by cover crops (X%) with minimal weed coverage (X%), but the relative contribution of each category varied by cover crop treatment (p = xx), year (p, ), blah blah. </w:t>
      </w: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0595516F" w:rsidR="009B1D0C" w:rsidRPr="009B1D0C" w:rsidRDefault="009B1D0C" w:rsidP="009B1D0C">
            <w:pPr>
              <w:rPr>
                <w:rFonts w:ascii="Calibri" w:hAnsi="Calibri" w:cs="Calibri"/>
                <w:sz w:val="24"/>
                <w:szCs w:val="24"/>
              </w:rPr>
            </w:pPr>
            <w:r w:rsidRPr="009B1D0C">
              <w:rPr>
                <w:rFonts w:ascii="Calibri" w:hAnsi="Calibri" w:cs="Calibri"/>
                <w:noProof/>
                <w:sz w:val="24"/>
                <w:szCs w:val="24"/>
              </w:rPr>
              <w:lastRenderedPageBreak/>
              <w:drawing>
                <wp:inline distT="0" distB="0" distL="0" distR="0" wp14:anchorId="30A685FE" wp14:editId="42FCC2F9">
                  <wp:extent cx="5731510" cy="2865755"/>
                  <wp:effectExtent l="0" t="0" r="2540" b="0"/>
                  <wp:docPr id="928237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66782B"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0D6FEE1" w:rsidR="00A80F98" w:rsidRDefault="009424E1" w:rsidP="00B730C3">
            <w:pPr>
              <w:rPr>
                <w:rFonts w:ascii="Calibri" w:hAnsi="Calibri" w:cs="Calibri"/>
                <w:sz w:val="24"/>
                <w:szCs w:val="24"/>
                <w:lang w:val="en-US"/>
              </w:rPr>
            </w:pPr>
            <w:r>
              <w:rPr>
                <w:rFonts w:ascii="Calibri" w:hAnsi="Calibri" w:cs="Calibri"/>
                <w:sz w:val="24"/>
                <w:szCs w:val="24"/>
                <w:lang w:val="en-US"/>
              </w:rPr>
              <w:t xml:space="preserve">Figure 3. Soil exposure </w:t>
            </w:r>
            <w:r w:rsidR="0070615B">
              <w:rPr>
                <w:rFonts w:ascii="Calibri" w:hAnsi="Calibri" w:cs="Calibri"/>
                <w:sz w:val="24"/>
                <w:szCs w:val="24"/>
                <w:lang w:val="en-US"/>
              </w:rPr>
              <w:t xml:space="preserve">(dark brown) </w:t>
            </w:r>
            <w:r>
              <w:rPr>
                <w:rFonts w:ascii="Calibri" w:hAnsi="Calibri" w:cs="Calibri"/>
                <w:sz w:val="24"/>
                <w:szCs w:val="24"/>
                <w:lang w:val="en-US"/>
              </w:rPr>
              <w:t xml:space="preserve">was not impacted by any treatments and averaged 25%; crop volunteers </w:t>
            </w:r>
            <w:r w:rsidR="0070615B">
              <w:rPr>
                <w:rFonts w:ascii="Calibri" w:hAnsi="Calibri" w:cs="Calibri"/>
                <w:sz w:val="24"/>
                <w:szCs w:val="24"/>
                <w:lang w:val="en-US"/>
              </w:rPr>
              <w:t xml:space="preserve">(light yellow) </w:t>
            </w:r>
            <w:r>
              <w:rPr>
                <w:rFonts w:ascii="Calibri" w:hAnsi="Calibri" w:cs="Calibri"/>
                <w:sz w:val="24"/>
                <w:szCs w:val="24"/>
                <w:lang w:val="en-US"/>
              </w:rPr>
              <w:t>contributed significantly to soil coverage in all treatments, with</w:t>
            </w:r>
            <w:r w:rsidR="0070615B">
              <w:rPr>
                <w:rFonts w:ascii="Calibri" w:hAnsi="Calibri" w:cs="Calibri"/>
                <w:sz w:val="24"/>
                <w:szCs w:val="24"/>
                <w:lang w:val="en-US"/>
              </w:rPr>
              <w:t xml:space="preserve"> other vegetation (red) contributing minimal soil coverage. Crop residue re</w:t>
            </w:r>
            <w:r w:rsidR="009B1D0C">
              <w:rPr>
                <w:rFonts w:ascii="Calibri" w:hAnsi="Calibri" w:cs="Calibri"/>
                <w:sz w:val="24"/>
                <w:szCs w:val="24"/>
                <w:lang w:val="en-US"/>
              </w:rPr>
              <w:t>te</w:t>
            </w:r>
            <w:r w:rsidR="0070615B">
              <w:rPr>
                <w:rFonts w:ascii="Calibri" w:hAnsi="Calibri" w:cs="Calibri"/>
                <w:sz w:val="24"/>
                <w:szCs w:val="24"/>
                <w:lang w:val="en-US"/>
              </w:rPr>
              <w:t xml:space="preserve">ntion (+res) or removal (-res) had no significant impact on coverage categories.  </w:t>
            </w:r>
            <w:r>
              <w:rPr>
                <w:rFonts w:ascii="Calibri" w:hAnsi="Calibri" w:cs="Calibri"/>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56E6EA79" w:rsidR="009424E1" w:rsidRDefault="00800A47" w:rsidP="009424E1">
      <w:pPr>
        <w:pStyle w:val="Heading3"/>
        <w:rPr>
          <w:lang w:val="en-US"/>
        </w:rPr>
      </w:pPr>
      <w:r>
        <w:rPr>
          <w:lang w:val="en-US"/>
        </w:rPr>
        <w:t>Fall v</w:t>
      </w:r>
      <w:r w:rsidR="009424E1">
        <w:rPr>
          <w:lang w:val="en-US"/>
        </w:rPr>
        <w:t>egetation community</w:t>
      </w:r>
    </w:p>
    <w:p w14:paraId="7D559B4C" w14:textId="5833A0E7" w:rsidR="009424E1" w:rsidRPr="00E752C9" w:rsidRDefault="009424E1" w:rsidP="00633A26">
      <w:pPr>
        <w:rPr>
          <w:rFonts w:ascii="Calibri" w:hAnsi="Calibri" w:cs="Calibri"/>
          <w:sz w:val="24"/>
          <w:szCs w:val="24"/>
          <w:lang w:val="en-US"/>
        </w:rPr>
      </w:pPr>
      <w:r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0DFD1A6B" w14:textId="5B4134DF" w:rsidR="00A643A5" w:rsidRPr="00B730C3" w:rsidRDefault="00CE45DF" w:rsidP="00A643A5">
      <w:pPr>
        <w:rPr>
          <w:rFonts w:ascii="Calibri" w:hAnsi="Calibri" w:cs="Calibri"/>
          <w:sz w:val="24"/>
          <w:szCs w:val="24"/>
          <w:lang w:val="en-US"/>
        </w:rPr>
      </w:pPr>
      <w:r>
        <w:rPr>
          <w:rFonts w:ascii="Calibri" w:hAnsi="Calibri" w:cs="Calibri"/>
          <w:sz w:val="24"/>
          <w:szCs w:val="24"/>
          <w:lang w:val="en-US"/>
        </w:rPr>
        <w:t xml:space="preserve">The volunteers (barley or oat), the radish, and the grass cover crop were neutral with regards to both potential ecological contributions, as well as potential agronomic harm. Therefore,  and the </w:t>
      </w:r>
    </w:p>
    <w:p w14:paraId="796587E1" w14:textId="77777777" w:rsidR="00B730C3" w:rsidRPr="00B730C3" w:rsidRDefault="00B730C3" w:rsidP="00B730C3">
      <w:pPr>
        <w:rPr>
          <w:rFonts w:ascii="Calibri" w:hAnsi="Calibri" w:cs="Calibri"/>
          <w:sz w:val="24"/>
          <w:szCs w:val="24"/>
          <w:lang w:val="en-US"/>
        </w:rPr>
      </w:pPr>
    </w:p>
    <w:p w14:paraId="2780878F" w14:textId="08DD3F03" w:rsidR="00F44A44" w:rsidRDefault="00F44A44" w:rsidP="00B730C3">
      <w:pPr>
        <w:rPr>
          <w:rFonts w:ascii="Calibri" w:hAnsi="Calibri" w:cs="Calibri"/>
          <w:sz w:val="24"/>
          <w:szCs w:val="24"/>
          <w:lang w:val="en-US"/>
        </w:rPr>
      </w:pPr>
      <w:r>
        <w:rPr>
          <w:rFonts w:ascii="Calibri" w:hAnsi="Calibri" w:cs="Calibri"/>
          <w:sz w:val="24"/>
          <w:szCs w:val="24"/>
          <w:lang w:val="en-US"/>
        </w:rPr>
        <w:t>Volunteer crops and radish are neutral vegetation types that offer low services, but also low potential dis-services, while the X weed species/genuses offered a range of services and dis-services. When analyzed on a community level, the treatments resulting in the highest weed coverage therefore corresponded to the treatments with the highest potential services (Figure 2).</w:t>
      </w:r>
    </w:p>
    <w:p w14:paraId="41B61232" w14:textId="649E9277" w:rsidR="00F44A44" w:rsidRDefault="001A51E3" w:rsidP="00B730C3">
      <w:pPr>
        <w:rPr>
          <w:rFonts w:ascii="Calibri" w:hAnsi="Calibri" w:cs="Calibri"/>
          <w:sz w:val="24"/>
          <w:szCs w:val="24"/>
          <w:lang w:val="en-US"/>
        </w:rPr>
      </w:pPr>
      <w:r>
        <w:rPr>
          <w:rFonts w:ascii="Calibri" w:hAnsi="Calibri" w:cs="Calibri"/>
          <w:sz w:val="24"/>
          <w:szCs w:val="24"/>
          <w:lang w:val="en-US"/>
        </w:rPr>
        <w:t>Ecosystem values</w:t>
      </w:r>
    </w:p>
    <w:p w14:paraId="04DB494F" w14:textId="77777777" w:rsidR="001A51E3" w:rsidRDefault="001A51E3" w:rsidP="00B730C3">
      <w:pPr>
        <w:rPr>
          <w:rFonts w:ascii="Calibri" w:hAnsi="Calibri" w:cs="Calibri"/>
          <w:sz w:val="24"/>
          <w:szCs w:val="24"/>
          <w:lang w:val="en-US"/>
        </w:rPr>
      </w:pPr>
    </w:p>
    <w:p w14:paraId="6A089A09" w14:textId="4A8BD2F6" w:rsidR="00B730C3" w:rsidRDefault="00800A47" w:rsidP="009424E1">
      <w:pPr>
        <w:rPr>
          <w:rFonts w:ascii="Calibri" w:hAnsi="Calibri" w:cs="Calibri"/>
          <w:sz w:val="24"/>
          <w:szCs w:val="24"/>
          <w:lang w:val="en-US"/>
        </w:rPr>
      </w:pPr>
      <w:r>
        <w:rPr>
          <w:rFonts w:ascii="Calibri" w:hAnsi="Calibri" w:cs="Calibri"/>
          <w:sz w:val="24"/>
          <w:szCs w:val="24"/>
          <w:lang w:val="en-US"/>
        </w:rPr>
        <w:t xml:space="preserve">Potential contributions to pollinators and ecosystems were calculated by multiplying the value of an individual species/genus by the percent cover. The maximum value (either pollinators or ecosystems) was assigned as the estimate of potential benefits from the fall vegetation, and agronomic harm was used as the estimate of potential disservices. The number of stems of Canadian thistle present after two  </w:t>
      </w:r>
      <w:r w:rsidR="00B730C3" w:rsidRPr="00B730C3">
        <w:rPr>
          <w:rFonts w:ascii="Calibri" w:hAnsi="Calibri" w:cs="Calibri"/>
          <w:sz w:val="24"/>
          <w:szCs w:val="24"/>
          <w:lang w:val="en-US"/>
        </w:rPr>
        <w:t xml:space="preserve"> </w:t>
      </w:r>
    </w:p>
    <w:p w14:paraId="768795D4" w14:textId="77777777" w:rsidR="00800A47" w:rsidRPr="00B730C3" w:rsidRDefault="00800A47" w:rsidP="009424E1">
      <w:pPr>
        <w:rPr>
          <w:rFonts w:ascii="Calibri" w:hAnsi="Calibri" w:cs="Calibri"/>
          <w:sz w:val="24"/>
          <w:szCs w:val="24"/>
          <w:lang w:val="en-US"/>
        </w:rPr>
      </w:pPr>
    </w:p>
    <w:p w14:paraId="670A3810" w14:textId="7BFE1663" w:rsidR="00B730C3" w:rsidRPr="00B730C3" w:rsidRDefault="00B730C3" w:rsidP="00B730C3">
      <w:pPr>
        <w:rPr>
          <w:rFonts w:ascii="Calibri" w:hAnsi="Calibri" w:cs="Calibri"/>
          <w:sz w:val="24"/>
          <w:szCs w:val="24"/>
          <w:lang w:val="en-US"/>
        </w:rPr>
      </w:pPr>
      <w:r w:rsidRPr="00B730C3">
        <w:rPr>
          <w:rFonts w:ascii="Calibri" w:hAnsi="Calibri" w:cs="Calibri"/>
          <w:sz w:val="24"/>
          <w:szCs w:val="24"/>
          <w:lang w:val="en-US"/>
        </w:rPr>
        <w:t>Radish treatments produced neutral vegetation communities, with neither high potential benefits nor harms. In contrast, the mixes and no cover crop treatments displayed both high potential harm and high potential benefit.</w:t>
      </w:r>
    </w:p>
    <w:p w14:paraId="0EBFDB7F" w14:textId="4F029CC9" w:rsidR="00523B6F" w:rsidRDefault="00523B6F" w:rsidP="00523B6F">
      <w:pPr>
        <w:pStyle w:val="Heading3"/>
        <w:rPr>
          <w:lang w:val="en-US"/>
        </w:rPr>
      </w:pPr>
      <w:r>
        <w:rPr>
          <w:lang w:val="en-US"/>
        </w:rPr>
        <w:t>Spring weed counts</w:t>
      </w:r>
    </w:p>
    <w:p w14:paraId="64E091B0" w14:textId="46458AFD" w:rsid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impacted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19E6C0B6" w14:textId="340D60E2" w:rsidR="001A51E3" w:rsidRPr="001A51E3" w:rsidRDefault="001A51E3" w:rsidP="001A51E3">
      <w:pPr>
        <w:rPr>
          <w:rFonts w:ascii="Calibri" w:hAnsi="Calibri" w:cs="Calibri"/>
          <w:sz w:val="24"/>
          <w:szCs w:val="24"/>
        </w:rPr>
      </w:pPr>
      <w:r w:rsidRPr="001A51E3">
        <w:rPr>
          <w:rFonts w:ascii="Calibri" w:hAnsi="Calibri" w:cs="Calibri"/>
          <w:noProof/>
          <w:sz w:val="24"/>
          <w:szCs w:val="24"/>
        </w:rPr>
        <w:lastRenderedPageBreak/>
        <w:drawing>
          <wp:inline distT="0" distB="0" distL="0" distR="0" wp14:anchorId="550E1FCC" wp14:editId="0887E340">
            <wp:extent cx="5731510" cy="5731510"/>
            <wp:effectExtent l="0" t="0" r="2540" b="2540"/>
            <wp:docPr id="818528618" name="Picture 4" descr="A graph of different types of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618" name="Picture 4" descr="A graph of different types of crop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5E1EDB" w14:textId="77777777" w:rsidR="001A51E3" w:rsidRPr="00B730C3" w:rsidRDefault="001A51E3">
      <w:pPr>
        <w:rPr>
          <w:rFonts w:ascii="Calibri" w:hAnsi="Calibri" w:cs="Calibri"/>
          <w:sz w:val="24"/>
          <w:szCs w:val="24"/>
          <w:lang w:val="en-US"/>
        </w:rPr>
      </w:pPr>
    </w:p>
    <w:p w14:paraId="24F44DD6" w14:textId="66CA47B5" w:rsidR="007B22B0" w:rsidRDefault="00800A47" w:rsidP="007B22B0">
      <w:pPr>
        <w:pStyle w:val="Heading2"/>
        <w:rPr>
          <w:lang w:val="en-US"/>
        </w:rPr>
      </w:pPr>
      <w:r>
        <w:rPr>
          <w:lang w:val="en-US"/>
        </w:rPr>
        <w:t>Cropping system utilities</w:t>
      </w:r>
    </w:p>
    <w:p w14:paraId="16F7E9FE" w14:textId="79CCCC19" w:rsidR="00CE45DF" w:rsidRPr="00B730C3" w:rsidRDefault="00CE45DF" w:rsidP="00CE45DF">
      <w:pPr>
        <w:rPr>
          <w:rFonts w:ascii="Calibri" w:hAnsi="Calibri" w:cs="Calibri"/>
          <w:sz w:val="24"/>
          <w:szCs w:val="24"/>
          <w:lang w:val="en-US"/>
        </w:rPr>
      </w:pPr>
    </w:p>
    <w:tbl>
      <w:tblPr>
        <w:tblStyle w:val="TableGrid"/>
        <w:tblW w:w="0" w:type="auto"/>
        <w:tblLook w:val="04A0" w:firstRow="1" w:lastRow="0" w:firstColumn="1" w:lastColumn="0" w:noHBand="0" w:noVBand="1"/>
      </w:tblPr>
      <w:tblGrid>
        <w:gridCol w:w="9016"/>
      </w:tblGrid>
      <w:tr w:rsidR="00652D24" w14:paraId="2E26318C" w14:textId="77777777">
        <w:tc>
          <w:tcPr>
            <w:tcW w:w="9016" w:type="dxa"/>
            <w:vAlign w:val="center"/>
          </w:tcPr>
          <w:p w14:paraId="7C8B08A3" w14:textId="73BDFFBE" w:rsidR="00A80F98" w:rsidRPr="00A80F98" w:rsidRDefault="00A80F98" w:rsidP="00A80F98">
            <w:pPr>
              <w:jc w:val="center"/>
            </w:pPr>
          </w:p>
          <w:p w14:paraId="277E2A36" w14:textId="7B3EF631" w:rsidR="00652D24" w:rsidRDefault="00652D24" w:rsidP="00863080">
            <w:pPr>
              <w:jc w:val="center"/>
              <w:rPr>
                <w:lang w:val="en-US"/>
              </w:rPr>
            </w:pPr>
          </w:p>
        </w:tc>
      </w:tr>
    </w:tbl>
    <w:p w14:paraId="7B8E2394" w14:textId="77777777" w:rsidR="00CE45DF" w:rsidRDefault="00CE45DF" w:rsidP="008A7B67">
      <w:pPr>
        <w:rPr>
          <w:lang w:val="en-US"/>
        </w:rPr>
      </w:pPr>
    </w:p>
    <w:p w14:paraId="6B2A858B" w14:textId="2D59BBA7" w:rsidR="007B22B0" w:rsidRDefault="007B22B0" w:rsidP="007B22B0">
      <w:pPr>
        <w:pStyle w:val="Heading1"/>
        <w:rPr>
          <w:lang w:val="en-US"/>
        </w:rPr>
      </w:pPr>
      <w:r>
        <w:rPr>
          <w:lang w:val="en-US"/>
        </w:rPr>
        <w:t>Discussion</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1-30T21:16:00Z" w:initials="VN">
    <w:p w14:paraId="17E1F64F" w14:textId="77777777" w:rsidR="00ED39BC" w:rsidRDefault="00A70C8E" w:rsidP="00ED39BC">
      <w:pPr>
        <w:pStyle w:val="CommentText"/>
      </w:pPr>
      <w:r>
        <w:rPr>
          <w:rStyle w:val="CommentReference"/>
        </w:rPr>
        <w:annotationRef/>
      </w:r>
      <w:r w:rsidR="00ED39BC">
        <w:t>These values were reported in Scherner et al. 2016, but it was not stated how they were determined. Grid sampling, method for carbon determination, etc.</w:t>
      </w:r>
    </w:p>
  </w:comment>
  <w:comment w:id="1"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2"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4" w:author="Virginia Anne Nichols" w:date="2025-02-18T10:54:00Z" w:initials="VN">
    <w:p w14:paraId="20693CA4" w14:textId="43B395DC" w:rsidR="00D54833" w:rsidRDefault="00D54833" w:rsidP="00D54833">
      <w:pPr>
        <w:pStyle w:val="CommentText"/>
      </w:pPr>
      <w:r>
        <w:rPr>
          <w:rStyle w:val="CommentReference"/>
        </w:rPr>
        <w:annotationRef/>
      </w:r>
      <w:r>
        <w:t>There was no tillage in the fall because of the cover crops - correct? You had originally listed a tillage event to a depth of 3-4 cm following cash crop harvest, but this would destroy 3 of the 4 cover crop treatments.</w:t>
      </w:r>
    </w:p>
  </w:comment>
  <w:comment w:id="5"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7"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E1F64F" w15:done="0"/>
  <w15:commentEx w15:paraId="14A79107" w15:done="0"/>
  <w15:commentEx w15:paraId="468471C0" w15:done="0"/>
  <w15:commentEx w15:paraId="20693CA4" w15:done="0"/>
  <w15:commentEx w15:paraId="65528C40"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3C0A" w16cex:dateUtc="2025-01-30T20:16:00Z"/>
  <w16cex:commentExtensible w16cex:durableId="73E22568" w16cex:dateUtc="2025-02-18T10:45:00Z"/>
  <w16cex:commentExtensible w16cex:durableId="74E83C9E" w16cex:dateUtc="2025-04-01T07:42:00Z"/>
  <w16cex:commentExtensible w16cex:durableId="26A838AC" w16cex:dateUtc="2025-02-18T09:54:00Z"/>
  <w16cex:commentExtensible w16cex:durableId="719E07D9" w16cex:dateUtc="2025-02-18T09:55: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E1F64F" w16cid:durableId="26273C0A"/>
  <w16cid:commentId w16cid:paraId="14A79107" w16cid:durableId="73E22568"/>
  <w16cid:commentId w16cid:paraId="468471C0" w16cid:durableId="74E83C9E"/>
  <w16cid:commentId w16cid:paraId="20693CA4" w16cid:durableId="26A838AC"/>
  <w16cid:commentId w16cid:paraId="65528C40" w16cid:durableId="719E07D9"/>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4BB7C90"/>
    <w:multiLevelType w:val="hybridMultilevel"/>
    <w:tmpl w:val="430CB0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0"/>
  </w:num>
  <w:num w:numId="2" w16cid:durableId="823276657">
    <w:abstractNumId w:val="2"/>
  </w:num>
  <w:num w:numId="3" w16cid:durableId="865821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7B02"/>
    <w:rsid w:val="000E21EA"/>
    <w:rsid w:val="000E326F"/>
    <w:rsid w:val="000E3D24"/>
    <w:rsid w:val="000E4DAB"/>
    <w:rsid w:val="000E7744"/>
    <w:rsid w:val="000F52AB"/>
    <w:rsid w:val="001010BA"/>
    <w:rsid w:val="001114A3"/>
    <w:rsid w:val="0011182C"/>
    <w:rsid w:val="00111FD1"/>
    <w:rsid w:val="00121BB4"/>
    <w:rsid w:val="00127291"/>
    <w:rsid w:val="0013795C"/>
    <w:rsid w:val="001451D4"/>
    <w:rsid w:val="00154D03"/>
    <w:rsid w:val="0016288F"/>
    <w:rsid w:val="001632C4"/>
    <w:rsid w:val="00171A78"/>
    <w:rsid w:val="00175629"/>
    <w:rsid w:val="001775D0"/>
    <w:rsid w:val="00180EEB"/>
    <w:rsid w:val="001A0D18"/>
    <w:rsid w:val="001A1264"/>
    <w:rsid w:val="001A51E3"/>
    <w:rsid w:val="001A695F"/>
    <w:rsid w:val="001E07E9"/>
    <w:rsid w:val="001E3E32"/>
    <w:rsid w:val="00206098"/>
    <w:rsid w:val="00224D12"/>
    <w:rsid w:val="00235ADC"/>
    <w:rsid w:val="00236F42"/>
    <w:rsid w:val="00257842"/>
    <w:rsid w:val="00264241"/>
    <w:rsid w:val="00266ADE"/>
    <w:rsid w:val="00275DFF"/>
    <w:rsid w:val="002769B7"/>
    <w:rsid w:val="002B27C0"/>
    <w:rsid w:val="002B6A3D"/>
    <w:rsid w:val="002C2250"/>
    <w:rsid w:val="002E3935"/>
    <w:rsid w:val="002E3EA3"/>
    <w:rsid w:val="00321061"/>
    <w:rsid w:val="00322810"/>
    <w:rsid w:val="00322CFB"/>
    <w:rsid w:val="00333287"/>
    <w:rsid w:val="00336BAD"/>
    <w:rsid w:val="00344A84"/>
    <w:rsid w:val="0034538E"/>
    <w:rsid w:val="00352C6F"/>
    <w:rsid w:val="003544E9"/>
    <w:rsid w:val="0036330F"/>
    <w:rsid w:val="00371162"/>
    <w:rsid w:val="00381581"/>
    <w:rsid w:val="00385D27"/>
    <w:rsid w:val="00386CAC"/>
    <w:rsid w:val="003945EC"/>
    <w:rsid w:val="003A0336"/>
    <w:rsid w:val="003A431D"/>
    <w:rsid w:val="003B60EC"/>
    <w:rsid w:val="003D0BC6"/>
    <w:rsid w:val="003E205E"/>
    <w:rsid w:val="003F6035"/>
    <w:rsid w:val="00404C48"/>
    <w:rsid w:val="0041079C"/>
    <w:rsid w:val="00414907"/>
    <w:rsid w:val="00431A82"/>
    <w:rsid w:val="00464438"/>
    <w:rsid w:val="00466226"/>
    <w:rsid w:val="0047621A"/>
    <w:rsid w:val="00484448"/>
    <w:rsid w:val="00486A04"/>
    <w:rsid w:val="00492550"/>
    <w:rsid w:val="004936C6"/>
    <w:rsid w:val="004A0A2F"/>
    <w:rsid w:val="004A319D"/>
    <w:rsid w:val="004B640E"/>
    <w:rsid w:val="004C0014"/>
    <w:rsid w:val="004C2ACA"/>
    <w:rsid w:val="004D57F9"/>
    <w:rsid w:val="004E103B"/>
    <w:rsid w:val="004E3E76"/>
    <w:rsid w:val="004E57F2"/>
    <w:rsid w:val="005010F2"/>
    <w:rsid w:val="00502A3E"/>
    <w:rsid w:val="00517479"/>
    <w:rsid w:val="00523B6F"/>
    <w:rsid w:val="00530874"/>
    <w:rsid w:val="00536001"/>
    <w:rsid w:val="00553E7F"/>
    <w:rsid w:val="0055637D"/>
    <w:rsid w:val="0056282C"/>
    <w:rsid w:val="0056477D"/>
    <w:rsid w:val="00571761"/>
    <w:rsid w:val="0057508E"/>
    <w:rsid w:val="00584061"/>
    <w:rsid w:val="005A2FB4"/>
    <w:rsid w:val="005D1C4B"/>
    <w:rsid w:val="005D79F2"/>
    <w:rsid w:val="00623FE4"/>
    <w:rsid w:val="00633A26"/>
    <w:rsid w:val="00645679"/>
    <w:rsid w:val="006463DA"/>
    <w:rsid w:val="00652D24"/>
    <w:rsid w:val="00652E6D"/>
    <w:rsid w:val="00654E7A"/>
    <w:rsid w:val="00663D56"/>
    <w:rsid w:val="0066782B"/>
    <w:rsid w:val="006A4260"/>
    <w:rsid w:val="006B0948"/>
    <w:rsid w:val="006D423D"/>
    <w:rsid w:val="006D5307"/>
    <w:rsid w:val="006D6825"/>
    <w:rsid w:val="006F43E5"/>
    <w:rsid w:val="00702EA8"/>
    <w:rsid w:val="0070615B"/>
    <w:rsid w:val="007477A1"/>
    <w:rsid w:val="00750879"/>
    <w:rsid w:val="0075226B"/>
    <w:rsid w:val="00763DCA"/>
    <w:rsid w:val="00782730"/>
    <w:rsid w:val="00794560"/>
    <w:rsid w:val="007A5ACD"/>
    <w:rsid w:val="007B1493"/>
    <w:rsid w:val="007B22B0"/>
    <w:rsid w:val="007C0279"/>
    <w:rsid w:val="007D1D13"/>
    <w:rsid w:val="007D3155"/>
    <w:rsid w:val="007E32D7"/>
    <w:rsid w:val="007E58F7"/>
    <w:rsid w:val="007F0A50"/>
    <w:rsid w:val="00800A47"/>
    <w:rsid w:val="008016FE"/>
    <w:rsid w:val="00820384"/>
    <w:rsid w:val="00844404"/>
    <w:rsid w:val="00863080"/>
    <w:rsid w:val="0087481D"/>
    <w:rsid w:val="008757AB"/>
    <w:rsid w:val="00885DCB"/>
    <w:rsid w:val="008911BB"/>
    <w:rsid w:val="008A7B67"/>
    <w:rsid w:val="008C4466"/>
    <w:rsid w:val="008D61F6"/>
    <w:rsid w:val="008D679E"/>
    <w:rsid w:val="008E4FAD"/>
    <w:rsid w:val="008E6B8C"/>
    <w:rsid w:val="008F6466"/>
    <w:rsid w:val="008F6C0B"/>
    <w:rsid w:val="00905DB0"/>
    <w:rsid w:val="0093369E"/>
    <w:rsid w:val="00936888"/>
    <w:rsid w:val="009424E1"/>
    <w:rsid w:val="00960509"/>
    <w:rsid w:val="00961E7C"/>
    <w:rsid w:val="00964670"/>
    <w:rsid w:val="00991510"/>
    <w:rsid w:val="00996DDB"/>
    <w:rsid w:val="00997091"/>
    <w:rsid w:val="00997973"/>
    <w:rsid w:val="009B1D0C"/>
    <w:rsid w:val="009E263C"/>
    <w:rsid w:val="009E3F81"/>
    <w:rsid w:val="009E5377"/>
    <w:rsid w:val="009F4DCE"/>
    <w:rsid w:val="00A32989"/>
    <w:rsid w:val="00A33110"/>
    <w:rsid w:val="00A401DF"/>
    <w:rsid w:val="00A5783F"/>
    <w:rsid w:val="00A6359E"/>
    <w:rsid w:val="00A643A5"/>
    <w:rsid w:val="00A64AC9"/>
    <w:rsid w:val="00A70C8E"/>
    <w:rsid w:val="00A80F98"/>
    <w:rsid w:val="00A85527"/>
    <w:rsid w:val="00A9025D"/>
    <w:rsid w:val="00AB15F9"/>
    <w:rsid w:val="00AD02D7"/>
    <w:rsid w:val="00AD4BAE"/>
    <w:rsid w:val="00AD5622"/>
    <w:rsid w:val="00AE6425"/>
    <w:rsid w:val="00AF06FD"/>
    <w:rsid w:val="00AF2968"/>
    <w:rsid w:val="00B067E5"/>
    <w:rsid w:val="00B07B57"/>
    <w:rsid w:val="00B37E57"/>
    <w:rsid w:val="00B41B1E"/>
    <w:rsid w:val="00B730C3"/>
    <w:rsid w:val="00BA2861"/>
    <w:rsid w:val="00BC13BF"/>
    <w:rsid w:val="00BC4FB8"/>
    <w:rsid w:val="00C06D19"/>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18BA"/>
    <w:rsid w:val="00D3368D"/>
    <w:rsid w:val="00D432EE"/>
    <w:rsid w:val="00D54833"/>
    <w:rsid w:val="00D60065"/>
    <w:rsid w:val="00D62128"/>
    <w:rsid w:val="00D6502B"/>
    <w:rsid w:val="00D6652C"/>
    <w:rsid w:val="00D77DA7"/>
    <w:rsid w:val="00D94FC7"/>
    <w:rsid w:val="00DB54A3"/>
    <w:rsid w:val="00DC1B02"/>
    <w:rsid w:val="00DE4ABA"/>
    <w:rsid w:val="00E32838"/>
    <w:rsid w:val="00E3737B"/>
    <w:rsid w:val="00E519B2"/>
    <w:rsid w:val="00E53245"/>
    <w:rsid w:val="00E614DB"/>
    <w:rsid w:val="00E61978"/>
    <w:rsid w:val="00E752C9"/>
    <w:rsid w:val="00E7709D"/>
    <w:rsid w:val="00E77AB0"/>
    <w:rsid w:val="00E814F8"/>
    <w:rsid w:val="00E82F36"/>
    <w:rsid w:val="00E958F2"/>
    <w:rsid w:val="00E976D6"/>
    <w:rsid w:val="00EA474E"/>
    <w:rsid w:val="00EB3265"/>
    <w:rsid w:val="00EB5C1D"/>
    <w:rsid w:val="00EC1821"/>
    <w:rsid w:val="00ED39BC"/>
    <w:rsid w:val="00ED7CE8"/>
    <w:rsid w:val="00EF514A"/>
    <w:rsid w:val="00F139C1"/>
    <w:rsid w:val="00F21B88"/>
    <w:rsid w:val="00F2314C"/>
    <w:rsid w:val="00F24867"/>
    <w:rsid w:val="00F31186"/>
    <w:rsid w:val="00F3331A"/>
    <w:rsid w:val="00F44A44"/>
    <w:rsid w:val="00F47D81"/>
    <w:rsid w:val="00F65982"/>
    <w:rsid w:val="00F65BC9"/>
    <w:rsid w:val="00F71074"/>
    <w:rsid w:val="00F734CE"/>
    <w:rsid w:val="00F73B12"/>
    <w:rsid w:val="00F865AE"/>
    <w:rsid w:val="00FB0498"/>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69F417D0-4DDD-475D-94EC-DC11E28B9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EB3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461728841">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5747087">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236">
      <w:bodyDiv w:val="1"/>
      <w:marLeft w:val="0"/>
      <w:marRight w:val="0"/>
      <w:marTop w:val="0"/>
      <w:marBottom w:val="0"/>
      <w:divBdr>
        <w:top w:val="none" w:sz="0" w:space="0" w:color="auto"/>
        <w:left w:val="none" w:sz="0" w:space="0" w:color="auto"/>
        <w:bottom w:val="none" w:sz="0" w:space="0" w:color="auto"/>
        <w:right w:val="none" w:sz="0" w:space="0" w:color="auto"/>
      </w:divBdr>
    </w:div>
    <w:div w:id="788937148">
      <w:bodyDiv w:val="1"/>
      <w:marLeft w:val="0"/>
      <w:marRight w:val="0"/>
      <w:marTop w:val="0"/>
      <w:marBottom w:val="0"/>
      <w:divBdr>
        <w:top w:val="none" w:sz="0" w:space="0" w:color="auto"/>
        <w:left w:val="none" w:sz="0" w:space="0" w:color="auto"/>
        <w:bottom w:val="none" w:sz="0" w:space="0" w:color="auto"/>
        <w:right w:val="none" w:sz="0" w:space="0" w:color="auto"/>
      </w:divBdr>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862287526">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179124337">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832942877">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 w:id="197880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12665</Words>
  <Characters>77259</Characters>
  <Application>Microsoft Office Word</Application>
  <DocSecurity>0</DocSecurity>
  <Lines>643</Lines>
  <Paragraphs>179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89745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4</cp:revision>
  <dcterms:created xsi:type="dcterms:W3CDTF">2025-08-11T13:17:00Z</dcterms:created>
  <dcterms:modified xsi:type="dcterms:W3CDTF">2025-08-11T14:49:00Z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id="4Ps7qxQt"/&gt;&lt;style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