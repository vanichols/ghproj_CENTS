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ABFEC6" w14:textId="77777777" w:rsidR="00E25776" w:rsidRDefault="00E25776" w:rsidP="00B730C3">
      <w:pPr>
        <w:autoSpaceDE w:val="0"/>
        <w:autoSpaceDN w:val="0"/>
        <w:adjustRightInd w:val="0"/>
        <w:spacing w:after="0" w:line="240" w:lineRule="auto"/>
        <w:jc w:val="center"/>
        <w:rPr>
          <w:rFonts w:ascii="Calibri" w:hAnsi="Calibri" w:cs="Calibri"/>
          <w:b/>
          <w:bCs/>
          <w:sz w:val="24"/>
          <w:szCs w:val="24"/>
          <w:lang w:val="en-US"/>
        </w:rPr>
      </w:pPr>
    </w:p>
    <w:p w14:paraId="6D3680EA" w14:textId="77777777" w:rsidR="00E25776" w:rsidRDefault="00E25776" w:rsidP="00B730C3">
      <w:pPr>
        <w:autoSpaceDE w:val="0"/>
        <w:autoSpaceDN w:val="0"/>
        <w:adjustRightInd w:val="0"/>
        <w:spacing w:after="0" w:line="240" w:lineRule="auto"/>
        <w:jc w:val="center"/>
        <w:rPr>
          <w:rFonts w:ascii="Calibri" w:hAnsi="Calibri" w:cs="Calibri"/>
          <w:b/>
          <w:bCs/>
          <w:sz w:val="24"/>
          <w:szCs w:val="24"/>
          <w:lang w:val="en-US"/>
        </w:rPr>
      </w:pPr>
    </w:p>
    <w:p w14:paraId="396046D1" w14:textId="5559B30B"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0066122E">
        <w:rPr>
          <w:rFonts w:ascii="Calibri" w:hAnsi="Calibri" w:cs="Calibri"/>
          <w:b/>
          <w:bCs/>
          <w:sz w:val="24"/>
          <w:szCs w:val="24"/>
          <w:lang w:val="en-US"/>
        </w:rPr>
        <w:t xml:space="preserve">services </w:t>
      </w:r>
      <w:r w:rsidR="00B730C3" w:rsidRPr="00B730C3">
        <w:rPr>
          <w:rFonts w:ascii="Calibri" w:hAnsi="Calibri" w:cs="Calibri"/>
          <w:b/>
          <w:bCs/>
          <w:sz w:val="24"/>
          <w:szCs w:val="24"/>
          <w:lang w:val="en-US"/>
        </w:rPr>
        <w:t xml:space="preserve">in 30 cropping systems </w:t>
      </w:r>
      <w:r>
        <w:rPr>
          <w:rFonts w:ascii="Calibri" w:hAnsi="Calibri" w:cs="Calibri"/>
          <w:b/>
          <w:bCs/>
          <w:sz w:val="24"/>
          <w:szCs w:val="24"/>
          <w:lang w:val="en-US"/>
        </w:rPr>
        <w:t xml:space="preserve">using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0C61A8F5"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006251C7">
        <w:rPr>
          <w:rFonts w:ascii="Calibri" w:hAnsi="Calibri" w:cs="Calibri"/>
          <w:sz w:val="24"/>
          <w:szCs w:val="24"/>
          <w:vertAlign w:val="superscript"/>
          <w:lang w:val="fr-CA"/>
        </w:rPr>
        <w:t>*</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1AA77D9B" w:rsidR="00B730C3" w:rsidRPr="00310158" w:rsidRDefault="006251C7" w:rsidP="00B730C3">
      <w:pPr>
        <w:autoSpaceDE w:val="0"/>
        <w:autoSpaceDN w:val="0"/>
        <w:adjustRightInd w:val="0"/>
        <w:spacing w:after="0" w:line="240" w:lineRule="auto"/>
        <w:jc w:val="center"/>
        <w:rPr>
          <w:rFonts w:ascii="Calibri" w:hAnsi="Calibri" w:cs="Calibri"/>
          <w:i/>
          <w:iCs/>
          <w:sz w:val="24"/>
          <w:szCs w:val="24"/>
        </w:rPr>
      </w:pPr>
      <w:r w:rsidRPr="00310158">
        <w:t>*</w:t>
      </w:r>
      <w:proofErr w:type="spellStart"/>
      <w:r w:rsidRPr="00310158">
        <w:t>Corresponding</w:t>
      </w:r>
      <w:proofErr w:type="spellEnd"/>
      <w:r w:rsidRPr="00310158">
        <w:t xml:space="preserve"> </w:t>
      </w:r>
      <w:proofErr w:type="spellStart"/>
      <w:r w:rsidRPr="00310158">
        <w:t>author</w:t>
      </w:r>
      <w:proofErr w:type="spellEnd"/>
      <w:r w:rsidRPr="00310158">
        <w:t xml:space="preserve">: </w:t>
      </w:r>
      <w:hyperlink r:id="rId6" w:history="1">
        <w:r w:rsidRPr="00310158">
          <w:rPr>
            <w:rStyle w:val="Hyperlink"/>
            <w:rFonts w:ascii="Calibri" w:hAnsi="Calibri" w:cs="Calibri"/>
            <w:i/>
            <w:iCs/>
            <w:sz w:val="24"/>
            <w:szCs w:val="24"/>
          </w:rPr>
          <w:t>gina.nichols@</w:t>
        </w:r>
      </w:hyperlink>
      <w:r w:rsidR="00B730C3" w:rsidRPr="00310158">
        <w:rPr>
          <w:rStyle w:val="Hyperlink"/>
          <w:rFonts w:ascii="Calibri" w:hAnsi="Calibri" w:cs="Calibri"/>
          <w:i/>
          <w:iCs/>
          <w:sz w:val="24"/>
          <w:szCs w:val="24"/>
        </w:rPr>
        <w:t>agro.au.dk</w:t>
      </w:r>
      <w:r w:rsidR="00B730C3" w:rsidRPr="00310158">
        <w:rPr>
          <w:rFonts w:ascii="Calibri" w:hAnsi="Calibri" w:cs="Calibri"/>
          <w:i/>
          <w:iCs/>
          <w:sz w:val="24"/>
          <w:szCs w:val="24"/>
        </w:rPr>
        <w:t xml:space="preserve"> </w:t>
      </w:r>
    </w:p>
    <w:p w14:paraId="0F96A2DD" w14:textId="77777777" w:rsidR="00B730C3" w:rsidRPr="00310158" w:rsidRDefault="00B730C3" w:rsidP="00B730C3">
      <w:pPr>
        <w:autoSpaceDE w:val="0"/>
        <w:autoSpaceDN w:val="0"/>
        <w:adjustRightInd w:val="0"/>
        <w:spacing w:after="0" w:line="240" w:lineRule="auto"/>
        <w:rPr>
          <w:rFonts w:ascii="Calibri" w:hAnsi="Calibri" w:cs="Calibri"/>
          <w:i/>
          <w:iCs/>
          <w:sz w:val="24"/>
          <w:szCs w:val="24"/>
        </w:rPr>
      </w:pPr>
    </w:p>
    <w:p w14:paraId="53381F36" w14:textId="489EB9D2"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 xml:space="preserve">To be submitted to </w:t>
      </w:r>
      <w:r w:rsidR="00906EC6">
        <w:rPr>
          <w:rFonts w:ascii="Calibri" w:hAnsi="Calibri" w:cs="Calibri"/>
          <w:i/>
          <w:iCs/>
          <w:sz w:val="24"/>
          <w:szCs w:val="24"/>
          <w:lang w:val="en-US"/>
        </w:rPr>
        <w:t>Agricultural Systems</w:t>
      </w:r>
    </w:p>
    <w:p w14:paraId="5CC57B6C" w14:textId="45C8B47C" w:rsidR="00A70C8E" w:rsidRPr="00175629" w:rsidRDefault="00A70C8E" w:rsidP="00A70C8E">
      <w:pPr>
        <w:pStyle w:val="Heading1"/>
        <w:rPr>
          <w:lang w:val="en-US"/>
        </w:rPr>
      </w:pPr>
      <w:r w:rsidRPr="00175629">
        <w:rPr>
          <w:lang w:val="en-US"/>
        </w:rPr>
        <w:t>Abstract</w:t>
      </w:r>
      <w:r w:rsidR="008757AB">
        <w:rPr>
          <w:lang w:val="en-US"/>
        </w:rPr>
        <w:t xml:space="preserve"> (&lt;</w:t>
      </w:r>
      <w:r w:rsidR="006251C7">
        <w:rPr>
          <w:lang w:val="en-US"/>
        </w:rPr>
        <w:t>25</w:t>
      </w:r>
      <w:r w:rsidR="008757AB">
        <w:rPr>
          <w:lang w:val="en-US"/>
        </w:rPr>
        <w:t>0 words)</w:t>
      </w:r>
    </w:p>
    <w:p w14:paraId="288300C7" w14:textId="0A9EB66A" w:rsidR="008757AB" w:rsidRDefault="006251C7"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Purpose</w:t>
      </w:r>
    </w:p>
    <w:p w14:paraId="257C4D6A" w14:textId="15033F50"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66122E" w:rsidRPr="0066122E">
        <w:rPr>
          <w:rFonts w:ascii="Calibri" w:hAnsi="Calibri" w:cs="Calibri"/>
          <w:sz w:val="24"/>
          <w:szCs w:val="24"/>
          <w:lang w:val="en-US"/>
        </w:rPr>
        <w:t>However, assessing cropping systems using multiple criteria introduces greater complexity, requiring new frameworks to facilitate meaningful interpretations.</w:t>
      </w:r>
      <w:r w:rsidR="008757AB">
        <w:rPr>
          <w:rFonts w:ascii="Calibri" w:hAnsi="Calibri" w:cs="Calibri"/>
          <w:sz w:val="24"/>
          <w:szCs w:val="24"/>
          <w:lang w:val="en-US"/>
        </w:rPr>
        <w:t xml:space="preserve">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623277D9"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w:t>
      </w:r>
      <w:r w:rsidR="0066122E">
        <w:rPr>
          <w:rFonts w:ascii="Calibri" w:hAnsi="Calibri" w:cs="Calibri"/>
          <w:sz w:val="24"/>
          <w:szCs w:val="24"/>
          <w:lang w:val="en-US"/>
        </w:rPr>
        <w:t>of</w:t>
      </w:r>
      <w:r w:rsidRPr="008757AB">
        <w:rPr>
          <w:rFonts w:ascii="Calibri" w:hAnsi="Calibri" w:cs="Calibri"/>
          <w:sz w:val="24"/>
          <w:szCs w:val="24"/>
          <w:lang w:val="en-US"/>
        </w:rPr>
        <w:t xml:space="preserve">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AD7C25">
        <w:rPr>
          <w:rFonts w:ascii="Calibri" w:hAnsi="Calibri" w:cs="Calibri"/>
          <w:sz w:val="24"/>
          <w:szCs w:val="24"/>
          <w:lang w:val="en-US"/>
        </w:rPr>
        <w:t xml:space="preserve">Measurements captured a range of agronomic, ecological, and environmental outcomes. Select outcomes </w:t>
      </w:r>
      <w:r w:rsidR="0066782B">
        <w:rPr>
          <w:rFonts w:ascii="Calibri" w:hAnsi="Calibri" w:cs="Calibri"/>
          <w:sz w:val="24"/>
          <w:szCs w:val="24"/>
          <w:lang w:val="en-US"/>
        </w:rPr>
        <w:t xml:space="preserve">were </w:t>
      </w:r>
      <w:r w:rsidR="00AD7C25">
        <w:rPr>
          <w:rFonts w:ascii="Calibri" w:hAnsi="Calibri" w:cs="Calibri"/>
          <w:sz w:val="24"/>
          <w:szCs w:val="24"/>
          <w:lang w:val="en-US"/>
        </w:rPr>
        <w:t>used as indicators for five utility categories</w:t>
      </w:r>
      <w:r w:rsidR="00D318BA" w:rsidRPr="008757AB">
        <w:rPr>
          <w:rFonts w:ascii="Calibri" w:hAnsi="Calibri" w:cs="Calibri"/>
          <w:sz w:val="24"/>
          <w:szCs w:val="24"/>
          <w:lang w:val="en-US"/>
        </w:rPr>
        <w:t xml:space="preserve">: </w:t>
      </w:r>
      <w:r w:rsidR="00AD7C25" w:rsidRPr="008757AB">
        <w:rPr>
          <w:rFonts w:ascii="Calibri" w:hAnsi="Calibri" w:cs="Calibri"/>
          <w:sz w:val="24"/>
          <w:szCs w:val="24"/>
          <w:lang w:val="en-US"/>
        </w:rPr>
        <w:t>(</w:t>
      </w:r>
      <w:proofErr w:type="spellStart"/>
      <w:r w:rsidR="000F6BF0">
        <w:rPr>
          <w:rFonts w:ascii="Calibri" w:hAnsi="Calibri" w:cs="Calibri"/>
          <w:sz w:val="24"/>
          <w:szCs w:val="24"/>
          <w:lang w:val="en-US"/>
        </w:rPr>
        <w:t>i</w:t>
      </w:r>
      <w:proofErr w:type="spellEnd"/>
      <w:r w:rsidR="00AD7C25" w:rsidRPr="008757AB">
        <w:rPr>
          <w:rFonts w:ascii="Calibri" w:hAnsi="Calibri" w:cs="Calibri"/>
          <w:sz w:val="24"/>
          <w:szCs w:val="24"/>
          <w:lang w:val="en-US"/>
        </w:rPr>
        <w:t>) cash crop grain yields</w:t>
      </w:r>
      <w:r w:rsidR="00AD7C25">
        <w:rPr>
          <w:rFonts w:ascii="Calibri" w:hAnsi="Calibri" w:cs="Calibri"/>
          <w:sz w:val="24"/>
          <w:szCs w:val="24"/>
          <w:lang w:val="en-US"/>
        </w:rPr>
        <w:t xml:space="preserve"> (productivity)</w:t>
      </w:r>
      <w:r w:rsidR="00AD7C25" w:rsidRPr="008757AB">
        <w:rPr>
          <w:rFonts w:ascii="Calibri" w:hAnsi="Calibri" w:cs="Calibri"/>
          <w:sz w:val="24"/>
          <w:szCs w:val="24"/>
          <w:lang w:val="en-US"/>
        </w:rPr>
        <w:t>, (</w:t>
      </w:r>
      <w:r w:rsidR="000F6BF0">
        <w:rPr>
          <w:rFonts w:ascii="Calibri" w:hAnsi="Calibri" w:cs="Calibri"/>
          <w:sz w:val="24"/>
          <w:szCs w:val="24"/>
          <w:lang w:val="en-US"/>
        </w:rPr>
        <w:t>ii</w:t>
      </w:r>
      <w:r w:rsidR="00AD7C25" w:rsidRPr="008757AB">
        <w:rPr>
          <w:rFonts w:ascii="Calibri" w:hAnsi="Calibri" w:cs="Calibri"/>
          <w:sz w:val="24"/>
          <w:szCs w:val="24"/>
          <w:lang w:val="en-US"/>
        </w:rPr>
        <w:t>) perennial weed abundance</w:t>
      </w:r>
      <w:r w:rsidR="000F6BF0">
        <w:rPr>
          <w:rFonts w:ascii="Calibri" w:hAnsi="Calibri" w:cs="Calibri"/>
          <w:sz w:val="24"/>
          <w:szCs w:val="24"/>
          <w:lang w:val="en-US"/>
        </w:rPr>
        <w:t xml:space="preserve"> (agronomic impacts)</w:t>
      </w:r>
      <w:r w:rsidR="00AD7C25">
        <w:rPr>
          <w:rFonts w:ascii="Calibri" w:hAnsi="Calibri" w:cs="Calibri"/>
          <w:sz w:val="24"/>
          <w:szCs w:val="24"/>
          <w:lang w:val="en-US"/>
        </w:rPr>
        <w:t>,</w:t>
      </w:r>
      <w:r w:rsidR="00AD7C25" w:rsidRPr="008757AB">
        <w:rPr>
          <w:rFonts w:ascii="Calibri" w:hAnsi="Calibri" w:cs="Calibri"/>
          <w:sz w:val="24"/>
          <w:szCs w:val="24"/>
          <w:lang w:val="en-US"/>
        </w:rPr>
        <w:t xml:space="preserve"> </w:t>
      </w:r>
      <w:r w:rsidRPr="008757AB">
        <w:rPr>
          <w:rFonts w:ascii="Calibri" w:hAnsi="Calibri" w:cs="Calibri"/>
          <w:sz w:val="24"/>
          <w:szCs w:val="24"/>
          <w:lang w:val="en-US"/>
        </w:rPr>
        <w:t>(</w:t>
      </w:r>
      <w:r w:rsidR="00AD7C25">
        <w:rPr>
          <w:rFonts w:ascii="Calibri" w:hAnsi="Calibri" w:cs="Calibri"/>
          <w:sz w:val="24"/>
          <w:szCs w:val="24"/>
          <w:lang w:val="en-US"/>
        </w:rPr>
        <w:t>3</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0F6BF0">
        <w:rPr>
          <w:rFonts w:ascii="Calibri" w:hAnsi="Calibri" w:cs="Calibri"/>
          <w:sz w:val="24"/>
          <w:szCs w:val="24"/>
          <w:lang w:val="en-US"/>
        </w:rPr>
        <w:t>social identity - regulatory</w:t>
      </w:r>
      <w:r w:rsidRPr="008757AB">
        <w:rPr>
          <w:rFonts w:ascii="Calibri" w:hAnsi="Calibri" w:cs="Calibri"/>
          <w:sz w:val="24"/>
          <w:szCs w:val="24"/>
          <w:lang w:val="en-US"/>
        </w:rPr>
        <w:t xml:space="preserve">), </w:t>
      </w:r>
      <w:r w:rsidR="00663D56" w:rsidRPr="008757AB">
        <w:rPr>
          <w:rFonts w:ascii="Calibri" w:hAnsi="Calibri" w:cs="Calibri"/>
          <w:sz w:val="24"/>
          <w:szCs w:val="24"/>
          <w:lang w:val="en-US"/>
        </w:rPr>
        <w:t>(</w:t>
      </w:r>
      <w:r w:rsidR="00AD7C25">
        <w:rPr>
          <w:rFonts w:ascii="Calibri" w:hAnsi="Calibri" w:cs="Calibri"/>
          <w:sz w:val="24"/>
          <w:szCs w:val="24"/>
          <w:lang w:val="en-US"/>
        </w:rPr>
        <w:t>4</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w:t>
      </w:r>
      <w:r w:rsidR="00AD7C25">
        <w:rPr>
          <w:rFonts w:ascii="Calibri" w:hAnsi="Calibri" w:cs="Calibri"/>
          <w:sz w:val="24"/>
          <w:szCs w:val="24"/>
          <w:lang w:val="en-US"/>
        </w:rPr>
        <w:t xml:space="preserve"> </w:t>
      </w:r>
      <w:r w:rsidR="000F6BF0">
        <w:rPr>
          <w:rFonts w:ascii="Calibri" w:hAnsi="Calibri" w:cs="Calibri"/>
          <w:sz w:val="24"/>
          <w:szCs w:val="24"/>
          <w:lang w:val="en-US"/>
        </w:rPr>
        <w:t xml:space="preserve">ecological </w:t>
      </w:r>
      <w:r w:rsidR="00AD7C25">
        <w:rPr>
          <w:rFonts w:ascii="Calibri" w:hAnsi="Calibri" w:cs="Calibri"/>
          <w:sz w:val="24"/>
          <w:szCs w:val="24"/>
          <w:lang w:val="en-US"/>
        </w:rPr>
        <w:t>value</w:t>
      </w:r>
      <w:r w:rsidR="00E958F2" w:rsidRPr="008757AB">
        <w:rPr>
          <w:rFonts w:ascii="Calibri" w:hAnsi="Calibri" w:cs="Calibri"/>
          <w:sz w:val="24"/>
          <w:szCs w:val="24"/>
          <w:lang w:val="en-US"/>
        </w:rPr>
        <w:t xml:space="preserve"> (</w:t>
      </w:r>
      <w:r w:rsidR="000F6BF0">
        <w:rPr>
          <w:rFonts w:ascii="Calibri" w:hAnsi="Calibri" w:cs="Calibri"/>
          <w:sz w:val="24"/>
          <w:szCs w:val="24"/>
          <w:lang w:val="en-US"/>
        </w:rPr>
        <w:t>social identity - steward</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000F6BF0">
        <w:rPr>
          <w:rFonts w:ascii="Calibri" w:hAnsi="Calibri" w:cs="Calibri"/>
          <w:sz w:val="24"/>
          <w:szCs w:val="24"/>
          <w:lang w:val="en-US"/>
        </w:rPr>
        <w:t xml:space="preserve"> (social identity</w:t>
      </w:r>
      <w:r w:rsidR="00310158">
        <w:rPr>
          <w:rFonts w:ascii="Calibri" w:hAnsi="Calibri" w:cs="Calibri"/>
          <w:sz w:val="24"/>
          <w:szCs w:val="24"/>
          <w:lang w:val="en-US"/>
        </w:rPr>
        <w:t xml:space="preserve"> - </w:t>
      </w:r>
      <w:r w:rsidR="000F6BF0">
        <w:rPr>
          <w:rFonts w:ascii="Calibri" w:hAnsi="Calibri" w:cs="Calibri"/>
          <w:sz w:val="24"/>
          <w:szCs w:val="24"/>
          <w:lang w:val="en-US"/>
        </w:rPr>
        <w:t>health)</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 xml:space="preserve">decision-making was applied utilizing unique </w:t>
      </w:r>
      <w:r w:rsidR="00310158">
        <w:rPr>
          <w:rFonts w:ascii="Calibri" w:hAnsi="Calibri" w:cs="Calibri"/>
          <w:sz w:val="24"/>
          <w:szCs w:val="24"/>
          <w:lang w:val="en-US"/>
        </w:rPr>
        <w:t>category</w:t>
      </w:r>
      <w:r w:rsidR="00322810">
        <w:rPr>
          <w:rFonts w:ascii="Calibri" w:hAnsi="Calibri" w:cs="Calibri"/>
          <w:sz w:val="24"/>
          <w:szCs w:val="24"/>
          <w:lang w:val="en-US"/>
        </w:rPr>
        <w:t xml:space="preserve"> weights derived from four f</w:t>
      </w:r>
      <w:r w:rsidR="003945EC" w:rsidRPr="008757AB">
        <w:rPr>
          <w:rFonts w:ascii="Calibri" w:hAnsi="Calibri" w:cs="Calibri"/>
          <w:sz w:val="24"/>
          <w:szCs w:val="24"/>
          <w:lang w:val="en-US"/>
        </w:rPr>
        <w:t>armer typologies</w:t>
      </w:r>
      <w:r w:rsidR="00310158">
        <w:rPr>
          <w:rFonts w:ascii="Calibri" w:hAnsi="Calibri" w:cs="Calibri"/>
          <w:sz w:val="24"/>
          <w:szCs w:val="24"/>
          <w:lang w:val="en-US"/>
        </w:rPr>
        <w:t xml:space="preserve">, resulting in </w:t>
      </w:r>
      <w:r w:rsidR="003945EC" w:rsidRPr="008757AB">
        <w:rPr>
          <w:rFonts w:ascii="Calibri" w:hAnsi="Calibri" w:cs="Calibri"/>
          <w:sz w:val="24"/>
          <w:szCs w:val="24"/>
          <w:lang w:val="en-US"/>
        </w:rPr>
        <w:t xml:space="preserve">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w:t>
      </w:r>
      <w:r w:rsidR="000F6BF0">
        <w:rPr>
          <w:rFonts w:ascii="Calibri" w:hAnsi="Calibri" w:cs="Calibri"/>
          <w:sz w:val="24"/>
          <w:szCs w:val="24"/>
          <w:lang w:val="en-US"/>
        </w:rPr>
        <w:t>the 30 systems</w:t>
      </w:r>
      <w:r w:rsidR="003945EC" w:rsidRPr="008757AB">
        <w:rPr>
          <w:rFonts w:ascii="Calibri" w:hAnsi="Calibri" w:cs="Calibri"/>
          <w:sz w:val="24"/>
          <w:szCs w:val="24"/>
          <w:lang w:val="en-US"/>
        </w:rPr>
        <w:t>.</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47D8F2C"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sidR="00310158">
        <w:rPr>
          <w:rFonts w:ascii="Calibri" w:hAnsi="Calibri" w:cs="Calibri"/>
          <w:sz w:val="24"/>
          <w:szCs w:val="24"/>
          <w:lang w:val="en-US"/>
        </w:rPr>
        <w:t xml:space="preserve">Outcomes were strongly moderated by both tillage and cover crop system, and less strongly by residue management; year amplified </w:t>
      </w:r>
      <w:proofErr w:type="gramStart"/>
      <w:r w:rsidR="00310158">
        <w:rPr>
          <w:rFonts w:ascii="Calibri" w:hAnsi="Calibri" w:cs="Calibri"/>
          <w:sz w:val="24"/>
          <w:szCs w:val="24"/>
          <w:lang w:val="en-US"/>
        </w:rPr>
        <w:t>differences, but</w:t>
      </w:r>
      <w:proofErr w:type="gramEnd"/>
      <w:r w:rsidR="00310158">
        <w:rPr>
          <w:rFonts w:ascii="Calibri" w:hAnsi="Calibri" w:cs="Calibri"/>
          <w:sz w:val="24"/>
          <w:szCs w:val="24"/>
          <w:lang w:val="en-US"/>
        </w:rPr>
        <w:t xml:space="preserve"> did not drive cross-over interactions. </w:t>
      </w:r>
      <w:r w:rsidR="009A73AD">
        <w:rPr>
          <w:rFonts w:ascii="Calibri" w:hAnsi="Calibri" w:cs="Calibri"/>
          <w:sz w:val="24"/>
          <w:szCs w:val="24"/>
          <w:lang w:val="en-US"/>
        </w:rPr>
        <w:t>Across tillage systems and weather</w:t>
      </w:r>
      <w:r w:rsidR="00310158">
        <w:rPr>
          <w:rFonts w:ascii="Calibri" w:hAnsi="Calibri" w:cs="Calibri"/>
          <w:sz w:val="24"/>
          <w:szCs w:val="24"/>
          <w:lang w:val="en-US"/>
        </w:rPr>
        <w:t xml:space="preserve">, </w:t>
      </w:r>
      <w:r>
        <w:rPr>
          <w:rFonts w:ascii="Calibri" w:hAnsi="Calibri" w:cs="Calibri"/>
          <w:sz w:val="24"/>
          <w:szCs w:val="24"/>
          <w:lang w:val="en-US"/>
        </w:rPr>
        <w:t xml:space="preserve">the mid-season planted radish exhibited </w:t>
      </w:r>
      <w:r w:rsidR="000B0CC3">
        <w:rPr>
          <w:rFonts w:ascii="Calibri" w:hAnsi="Calibri" w:cs="Calibri"/>
          <w:sz w:val="24"/>
          <w:szCs w:val="24"/>
          <w:lang w:val="en-US"/>
        </w:rPr>
        <w:t xml:space="preserve">the highest crop yields, consistently </w:t>
      </w:r>
      <w:r>
        <w:rPr>
          <w:rFonts w:ascii="Calibri" w:hAnsi="Calibri" w:cs="Calibri"/>
          <w:sz w:val="24"/>
          <w:szCs w:val="24"/>
          <w:lang w:val="en-US"/>
        </w:rPr>
        <w:t>high fall biomass</w:t>
      </w:r>
      <w:r w:rsidR="000D5500">
        <w:rPr>
          <w:rFonts w:ascii="Calibri" w:hAnsi="Calibri" w:cs="Calibri"/>
          <w:sz w:val="24"/>
          <w:szCs w:val="24"/>
          <w:lang w:val="en-US"/>
        </w:rPr>
        <w:t xml:space="preserve"> with high potential ecological value</w:t>
      </w:r>
      <w:r>
        <w:rPr>
          <w:rFonts w:ascii="Calibri" w:hAnsi="Calibri" w:cs="Calibri"/>
          <w:sz w:val="24"/>
          <w:szCs w:val="24"/>
          <w:lang w:val="en-US"/>
        </w:rPr>
        <w:t xml:space="preserve">, and no increase in perennial weeds compared to the no cover </w:t>
      </w:r>
      <w:proofErr w:type="gramStart"/>
      <w:r>
        <w:rPr>
          <w:rFonts w:ascii="Calibri" w:hAnsi="Calibri" w:cs="Calibri"/>
          <w:sz w:val="24"/>
          <w:szCs w:val="24"/>
          <w:lang w:val="en-US"/>
        </w:rPr>
        <w:t>control, but</w:t>
      </w:r>
      <w:proofErr w:type="gramEnd"/>
      <w:r>
        <w:rPr>
          <w:rFonts w:ascii="Calibri" w:hAnsi="Calibri" w:cs="Calibri"/>
          <w:sz w:val="24"/>
          <w:szCs w:val="24"/>
          <w:lang w:val="en-US"/>
        </w:rPr>
        <w:t xml:space="preserve"> had moderate to high pesticide toxicity loads. Conversely, the early planted mix </w:t>
      </w:r>
      <w:r w:rsidR="009A73AD">
        <w:rPr>
          <w:rFonts w:ascii="Calibri" w:hAnsi="Calibri" w:cs="Calibri"/>
          <w:sz w:val="24"/>
          <w:szCs w:val="24"/>
          <w:lang w:val="en-US"/>
        </w:rPr>
        <w:t xml:space="preserve">exhibited </w:t>
      </w:r>
      <w:r w:rsidR="000B0CC3">
        <w:rPr>
          <w:rFonts w:ascii="Calibri" w:hAnsi="Calibri" w:cs="Calibri"/>
          <w:sz w:val="24"/>
          <w:szCs w:val="24"/>
          <w:lang w:val="en-US"/>
        </w:rPr>
        <w:t xml:space="preserve">moderate crop yields, variable </w:t>
      </w:r>
      <w:r>
        <w:rPr>
          <w:rFonts w:ascii="Calibri" w:hAnsi="Calibri" w:cs="Calibri"/>
          <w:sz w:val="24"/>
          <w:szCs w:val="24"/>
          <w:lang w:val="en-US"/>
        </w:rPr>
        <w:t xml:space="preserve">fall biomass,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w:t>
      </w:r>
      <w:proofErr w:type="gramStart"/>
      <w:r>
        <w:rPr>
          <w:rFonts w:ascii="Calibri" w:hAnsi="Calibri" w:cs="Calibri"/>
          <w:sz w:val="24"/>
          <w:szCs w:val="24"/>
          <w:lang w:val="en-US"/>
        </w:rPr>
        <w:t>treatments, but</w:t>
      </w:r>
      <w:proofErr w:type="gramEnd"/>
      <w:r>
        <w:rPr>
          <w:rFonts w:ascii="Calibri" w:hAnsi="Calibri" w:cs="Calibri"/>
          <w:sz w:val="24"/>
          <w:szCs w:val="24"/>
          <w:lang w:val="en-US"/>
        </w:rPr>
        <w:t xml:space="preserve"> had low pesticide toxicity loads and supported 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 xml:space="preserve">id-season radish cover </w:t>
      </w:r>
      <w:proofErr w:type="gramStart"/>
      <w:r w:rsidR="003945EC" w:rsidRPr="008757AB">
        <w:rPr>
          <w:rFonts w:ascii="Calibri" w:hAnsi="Calibri" w:cs="Calibri"/>
          <w:sz w:val="24"/>
          <w:szCs w:val="24"/>
          <w:lang w:val="en-US"/>
        </w:rPr>
        <w:lastRenderedPageBreak/>
        <w:t>crop</w:t>
      </w:r>
      <w:proofErr w:type="gramEnd"/>
      <w:r w:rsidR="003945EC" w:rsidRPr="008757AB">
        <w:rPr>
          <w:rFonts w:ascii="Calibri" w:hAnsi="Calibri" w:cs="Calibri"/>
          <w:sz w:val="24"/>
          <w:szCs w:val="24"/>
          <w:lang w:val="en-US"/>
        </w:rPr>
        <w:t xml:space="preserve"> systems had high utility for all typologies</w:t>
      </w:r>
      <w:r>
        <w:rPr>
          <w:rFonts w:ascii="Calibri" w:hAnsi="Calibri" w:cs="Calibri"/>
          <w:sz w:val="24"/>
          <w:szCs w:val="24"/>
          <w:lang w:val="en-US"/>
        </w:rPr>
        <w:t xml:space="preserve">, while </w:t>
      </w:r>
      <w:proofErr w:type="gramStart"/>
      <w:r>
        <w:rPr>
          <w:rFonts w:ascii="Calibri" w:hAnsi="Calibri" w:cs="Calibri"/>
          <w:sz w:val="24"/>
          <w:szCs w:val="24"/>
          <w:lang w:val="en-US"/>
        </w:rPr>
        <w:t>early-planted</w:t>
      </w:r>
      <w:proofErr w:type="gramEnd"/>
      <w:r>
        <w:rPr>
          <w:rFonts w:ascii="Calibri" w:hAnsi="Calibri" w:cs="Calibri"/>
          <w:sz w:val="24"/>
          <w:szCs w:val="24"/>
          <w:lang w:val="en-US"/>
        </w:rPr>
        <w:t xml:space="preserve">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Novelty</w:t>
      </w:r>
    </w:p>
    <w:p w14:paraId="7A425E2D" w14:textId="4C951C6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w:t>
      </w:r>
      <w:r w:rsidR="0066122E">
        <w:rPr>
          <w:rFonts w:ascii="Calibri" w:hAnsi="Calibri" w:cs="Calibri"/>
          <w:sz w:val="24"/>
          <w:szCs w:val="24"/>
          <w:lang w:val="en-US"/>
        </w:rPr>
        <w:t xml:space="preserve">, </w:t>
      </w:r>
      <w:r>
        <w:rPr>
          <w:rFonts w:ascii="Calibri" w:hAnsi="Calibri" w:cs="Calibri"/>
          <w:sz w:val="24"/>
          <w:szCs w:val="24"/>
          <w:lang w:val="en-US"/>
        </w:rPr>
        <w:t>weather conditions</w:t>
      </w:r>
      <w:r w:rsidR="0066122E">
        <w:rPr>
          <w:rFonts w:ascii="Calibri" w:hAnsi="Calibri" w:cs="Calibri"/>
          <w:sz w:val="24"/>
          <w:szCs w:val="24"/>
          <w:lang w:val="en-US"/>
        </w:rPr>
        <w:t>, and farmer typologies</w:t>
      </w:r>
      <w:r>
        <w:rPr>
          <w:rFonts w:ascii="Calibri" w:hAnsi="Calibri" w:cs="Calibri"/>
          <w:sz w:val="24"/>
          <w:szCs w:val="24"/>
          <w:lang w:val="en-US"/>
        </w:rPr>
        <w:t xml:space="preserve">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 xml:space="preserve">tradeoffs. </w:t>
      </w:r>
    </w:p>
    <w:p w14:paraId="6C20FECB" w14:textId="77777777" w:rsidR="00464438" w:rsidRDefault="00464438" w:rsidP="008757AB">
      <w:pPr>
        <w:autoSpaceDE w:val="0"/>
        <w:autoSpaceDN w:val="0"/>
        <w:adjustRightInd w:val="0"/>
        <w:spacing w:after="0" w:line="240" w:lineRule="auto"/>
        <w:jc w:val="both"/>
        <w:rPr>
          <w:rFonts w:ascii="Calibri" w:hAnsi="Calibri" w:cs="Calibri"/>
          <w:sz w:val="24"/>
          <w:szCs w:val="24"/>
          <w:lang w:val="en-US"/>
        </w:rPr>
      </w:pPr>
    </w:p>
    <w:p w14:paraId="0284DB81" w14:textId="2007C590" w:rsidR="006251C7" w:rsidRDefault="006251C7" w:rsidP="008757AB">
      <w:pPr>
        <w:autoSpaceDE w:val="0"/>
        <w:autoSpaceDN w:val="0"/>
        <w:adjustRightInd w:val="0"/>
        <w:spacing w:after="0" w:line="240" w:lineRule="auto"/>
        <w:jc w:val="both"/>
        <w:rPr>
          <w:rFonts w:ascii="Calibri" w:hAnsi="Calibri" w:cs="Calibri"/>
          <w:sz w:val="24"/>
          <w:szCs w:val="24"/>
          <w:lang w:val="en-US"/>
        </w:rPr>
      </w:pPr>
      <w:r w:rsidRPr="00310158">
        <w:rPr>
          <w:rStyle w:val="Heading1Char"/>
          <w:lang w:val="en-US"/>
        </w:rPr>
        <w:t>Keywords</w:t>
      </w:r>
      <w:r>
        <w:rPr>
          <w:rFonts w:ascii="Calibri" w:hAnsi="Calibri" w:cs="Calibri"/>
          <w:sz w:val="24"/>
          <w:szCs w:val="24"/>
          <w:lang w:val="en-US"/>
        </w:rPr>
        <w:t>: cover crops, farmer typologies, multicriteria decision-making, cropping systems, tillage</w:t>
      </w:r>
    </w:p>
    <w:p w14:paraId="7B170BB6" w14:textId="5268FD0D" w:rsidR="006251C7" w:rsidRDefault="006251C7" w:rsidP="006251C7">
      <w:pPr>
        <w:pStyle w:val="Heading1"/>
        <w:rPr>
          <w:lang w:val="en-US"/>
        </w:rPr>
      </w:pPr>
      <w:r>
        <w:rPr>
          <w:lang w:val="en-US"/>
        </w:rPr>
        <w:t>Highlights:</w:t>
      </w:r>
    </w:p>
    <w:p w14:paraId="1D74F64E" w14:textId="76A656BB" w:rsidR="006251C7" w:rsidRDefault="006251C7" w:rsidP="006251C7">
      <w:pPr>
        <w:rPr>
          <w:lang w:val="en-US"/>
        </w:rPr>
      </w:pPr>
      <w:r>
        <w:rPr>
          <w:lang w:val="en-US"/>
        </w:rPr>
        <w:t>3-5 bullet points, max 85 characters</w:t>
      </w:r>
    </w:p>
    <w:p w14:paraId="2E87B4D0" w14:textId="77777777" w:rsidR="006251C7" w:rsidRDefault="006251C7" w:rsidP="006251C7">
      <w:pPr>
        <w:rPr>
          <w:lang w:val="en-US"/>
        </w:rPr>
      </w:pPr>
    </w:p>
    <w:p w14:paraId="05291E89" w14:textId="7BFEB1FB" w:rsidR="006251C7" w:rsidRPr="006251C7" w:rsidRDefault="006251C7" w:rsidP="006251C7">
      <w:pPr>
        <w:rPr>
          <w:lang w:val="en-US"/>
        </w:rPr>
      </w:pPr>
      <w:r>
        <w:rPr>
          <w:lang w:val="en-US"/>
        </w:rPr>
        <w:t>Requires a graphical abstract</w:t>
      </w:r>
    </w:p>
    <w:p w14:paraId="32798604" w14:textId="77777777" w:rsidR="006251C7" w:rsidRPr="008757AB" w:rsidRDefault="006251C7" w:rsidP="008757AB">
      <w:pPr>
        <w:autoSpaceDE w:val="0"/>
        <w:autoSpaceDN w:val="0"/>
        <w:adjustRightInd w:val="0"/>
        <w:spacing w:after="0" w:line="240" w:lineRule="auto"/>
        <w:jc w:val="both"/>
        <w:rPr>
          <w:rFonts w:ascii="Calibri" w:hAnsi="Calibri" w:cs="Calibri"/>
          <w:sz w:val="24"/>
          <w:szCs w:val="24"/>
          <w:lang w:val="en-US"/>
        </w:rPr>
      </w:pPr>
    </w:p>
    <w:p w14:paraId="38F6E24B" w14:textId="36FBCBAC" w:rsidR="00B730C3" w:rsidRDefault="00B730C3" w:rsidP="00F83FF7">
      <w:pPr>
        <w:pStyle w:val="Heading1"/>
        <w:numPr>
          <w:ilvl w:val="0"/>
          <w:numId w:val="4"/>
        </w:numPr>
        <w:rPr>
          <w:lang w:val="en-US"/>
        </w:rPr>
      </w:pPr>
      <w:r w:rsidRPr="00B730C3">
        <w:rPr>
          <w:lang w:val="en-US"/>
        </w:rPr>
        <w:t>Introduction</w:t>
      </w:r>
    </w:p>
    <w:p w14:paraId="5E7AD688" w14:textId="7424CDC7" w:rsidR="00F83FF7" w:rsidRPr="00F83FF7" w:rsidRDefault="00F83FF7" w:rsidP="00F83FF7">
      <w:pPr>
        <w:rPr>
          <w:lang w:val="en-US"/>
        </w:rPr>
      </w:pPr>
      <w:r>
        <w:rPr>
          <w:lang w:val="en-US"/>
        </w:rPr>
        <w:t>NEEDS REWRITTEN for Agricultural Systems</w:t>
      </w:r>
    </w:p>
    <w:p w14:paraId="4CFD8E41" w14:textId="65EF3BB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w:t>
      </w:r>
      <w:r w:rsidR="005B1818">
        <w:rPr>
          <w:rFonts w:ascii="Calibri" w:hAnsi="Calibri" w:cs="Calibri"/>
          <w:sz w:val="24"/>
          <w:szCs w:val="24"/>
          <w:lang w:val="en-US"/>
        </w:rPr>
        <w:t xml:space="preserve">demand that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better balance productivity with their wider environmental impacts (CITE). While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w:t>
      </w:r>
      <w:r w:rsidRPr="00053998">
        <w:rPr>
          <w:rFonts w:ascii="Calibri" w:hAnsi="Calibri" w:cs="Calibri"/>
          <w:sz w:val="24"/>
          <w:szCs w:val="24"/>
          <w:lang w:val="en-US"/>
        </w:rPr>
        <w:t xml:space="preserve">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proofErr w:type="gramStart"/>
      <w:r w:rsidR="00E814F8">
        <w:rPr>
          <w:rFonts w:ascii="Calibri" w:hAnsi="Calibri" w:cs="Calibri"/>
          <w:sz w:val="24"/>
          <w:szCs w:val="24"/>
          <w:lang w:val="en-US"/>
        </w:rPr>
        <w:t>impacts</w:t>
      </w:r>
      <w:proofErr w:type="gramEnd"/>
      <w:r w:rsidR="00E814F8">
        <w:rPr>
          <w:rFonts w:ascii="Calibri" w:hAnsi="Calibri" w:cs="Calibri"/>
          <w:sz w:val="24"/>
          <w:szCs w:val="24"/>
          <w:lang w:val="en-US"/>
        </w:rPr>
        <w:t xml:space="preserve">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88548C" w:rsidRDefault="00CC27F8" w:rsidP="00E752C9">
      <w:pPr>
        <w:rPr>
          <w:rFonts w:ascii="Calibri" w:hAnsi="Calibri" w:cs="Calibri"/>
          <w:sz w:val="24"/>
          <w:szCs w:val="24"/>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88548C">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t>
      </w:r>
      <w:proofErr w:type="spellStart"/>
      <w:r w:rsidR="00571761" w:rsidRPr="00571761">
        <w:rPr>
          <w:rFonts w:ascii="Calibri" w:hAnsi="Calibri" w:cs="Calibri"/>
          <w:sz w:val="24"/>
        </w:rPr>
        <w:t>Wortman</w:t>
      </w:r>
      <w:proofErr w:type="spellEnd"/>
      <w:r w:rsidR="00571761" w:rsidRPr="00571761">
        <w:rPr>
          <w:rFonts w:ascii="Calibri" w:hAnsi="Calibri" w:cs="Calibri"/>
          <w:sz w:val="24"/>
        </w:rPr>
        <w:t>,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w:t>
      </w:r>
      <w:proofErr w:type="spellStart"/>
      <w:r w:rsidR="0075226B" w:rsidRPr="00ED7CE8">
        <w:rPr>
          <w:rFonts w:ascii="Calibri" w:hAnsi="Calibri" w:cs="Calibri"/>
          <w:i/>
          <w:iCs/>
          <w:sz w:val="24"/>
          <w:szCs w:val="24"/>
        </w:rPr>
        <w:t>Blaix</w:t>
      </w:r>
      <w:proofErr w:type="spellEnd"/>
      <w:r w:rsidR="0075226B" w:rsidRPr="00ED7CE8">
        <w:rPr>
          <w:rFonts w:ascii="Calibri" w:hAnsi="Calibri" w:cs="Calibri"/>
          <w:i/>
          <w:iCs/>
          <w:sz w:val="24"/>
          <w:szCs w:val="24"/>
        </w:rPr>
        <w:t xml:space="preserve">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88548C">
        <w:rPr>
          <w:rFonts w:ascii="Calibri" w:hAnsi="Calibri" w:cs="Calibri"/>
          <w:sz w:val="24"/>
          <w:szCs w:val="24"/>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88548C">
        <w:rPr>
          <w:rFonts w:ascii="Calibri" w:hAnsi="Calibri" w:cs="Calibri"/>
          <w:sz w:val="24"/>
        </w:rPr>
        <w:t>(Moreau et al., 2020)</w:t>
      </w:r>
      <w:r w:rsidR="00067D64" w:rsidRPr="00067D64">
        <w:rPr>
          <w:rFonts w:ascii="Calibri" w:hAnsi="Calibri" w:cs="Calibri"/>
          <w:sz w:val="24"/>
          <w:szCs w:val="24"/>
          <w:lang w:val="en-US"/>
        </w:rPr>
        <w:fldChar w:fldCharType="end"/>
      </w:r>
      <w:r w:rsidR="0075226B" w:rsidRPr="0088548C">
        <w:rPr>
          <w:rFonts w:ascii="Calibri" w:hAnsi="Calibri" w:cs="Calibri"/>
          <w:sz w:val="24"/>
          <w:szCs w:val="24"/>
        </w:rPr>
        <w:t xml:space="preserve"> </w:t>
      </w:r>
    </w:p>
    <w:p w14:paraId="0214F2DE" w14:textId="7F274219" w:rsidR="0057508E" w:rsidRPr="0088548C" w:rsidRDefault="0057508E" w:rsidP="00E752C9">
      <w:pPr>
        <w:rPr>
          <w:rFonts w:ascii="Calibri" w:hAnsi="Calibri" w:cs="Calibri"/>
          <w:sz w:val="24"/>
          <w:szCs w:val="24"/>
        </w:rPr>
      </w:pPr>
      <w:proofErr w:type="spellStart"/>
      <w:r w:rsidRPr="0088548C">
        <w:rPr>
          <w:rFonts w:ascii="Calibri" w:hAnsi="Calibri" w:cs="Calibri"/>
          <w:sz w:val="24"/>
          <w:szCs w:val="24"/>
        </w:rPr>
        <w:lastRenderedPageBreak/>
        <w:t>Pick</w:t>
      </w:r>
      <w:proofErr w:type="spellEnd"/>
      <w:r w:rsidRPr="0088548C">
        <w:rPr>
          <w:rFonts w:ascii="Calibri" w:hAnsi="Calibri" w:cs="Calibri"/>
          <w:sz w:val="24"/>
          <w:szCs w:val="24"/>
        </w:rPr>
        <w:t xml:space="preserve"> citations from </w:t>
      </w:r>
      <w:proofErr w:type="spellStart"/>
      <w:r w:rsidRPr="0088548C">
        <w:rPr>
          <w:rFonts w:ascii="Calibri" w:hAnsi="Calibri" w:cs="Calibri"/>
          <w:sz w:val="24"/>
          <w:szCs w:val="24"/>
        </w:rPr>
        <w:t>this</w:t>
      </w:r>
      <w:proofErr w:type="spellEnd"/>
      <w:r w:rsidRPr="0088548C">
        <w:rPr>
          <w:rFonts w:ascii="Calibri" w:hAnsi="Calibri" w:cs="Calibri"/>
          <w:sz w:val="24"/>
          <w:szCs w:val="24"/>
        </w:rPr>
        <w:t xml:space="preserve"> blurb to </w:t>
      </w:r>
      <w:proofErr w:type="spellStart"/>
      <w:r w:rsidRPr="0088548C">
        <w:rPr>
          <w:rFonts w:ascii="Calibri" w:hAnsi="Calibri" w:cs="Calibri"/>
          <w:sz w:val="24"/>
          <w:szCs w:val="24"/>
        </w:rPr>
        <w:t>add</w:t>
      </w:r>
      <w:proofErr w:type="spellEnd"/>
      <w:r w:rsidRPr="0088548C">
        <w:rPr>
          <w:rFonts w:ascii="Calibri" w:hAnsi="Calibri" w:cs="Calibri"/>
          <w:sz w:val="24"/>
          <w:szCs w:val="24"/>
        </w:rPr>
        <w:t>:</w:t>
      </w:r>
    </w:p>
    <w:p w14:paraId="6714FA3A" w14:textId="2AD07E54" w:rsidR="00067D64" w:rsidRDefault="00067D64" w:rsidP="000010AC">
      <w:pPr>
        <w:rPr>
          <w:rFonts w:ascii="Calibri" w:hAnsi="Calibri" w:cs="Calibri"/>
          <w:sz w:val="24"/>
          <w:szCs w:val="24"/>
          <w:lang w:val="en-US"/>
        </w:rPr>
      </w:pPr>
      <w:proofErr w:type="spellStart"/>
      <w:r w:rsidRPr="0088548C">
        <w:rPr>
          <w:rFonts w:ascii="Calibri" w:hAnsi="Calibri" w:cs="Calibri"/>
          <w:i/>
          <w:iCs/>
          <w:sz w:val="24"/>
          <w:szCs w:val="24"/>
        </w:rPr>
        <w:t>However</w:t>
      </w:r>
      <w:proofErr w:type="spellEnd"/>
      <w:r w:rsidRPr="0088548C">
        <w:rPr>
          <w:rFonts w:ascii="Calibri" w:hAnsi="Calibri" w:cs="Calibri"/>
          <w:i/>
          <w:iCs/>
          <w:sz w:val="24"/>
          <w:szCs w:val="24"/>
        </w:rPr>
        <w:t xml:space="preserve">, </w:t>
      </w:r>
      <w:proofErr w:type="spellStart"/>
      <w:r w:rsidRPr="0088548C">
        <w:rPr>
          <w:rFonts w:ascii="Calibri" w:hAnsi="Calibri" w:cs="Calibri"/>
          <w:i/>
          <w:iCs/>
          <w:sz w:val="24"/>
          <w:szCs w:val="24"/>
        </w:rPr>
        <w:t>wee</w:t>
      </w:r>
      <w:proofErr w:type="spellEnd"/>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w:t>
      </w:r>
      <w:proofErr w:type="gramStart"/>
      <w:r>
        <w:rPr>
          <w:rFonts w:ascii="Calibri" w:hAnsi="Calibri" w:cs="Calibri"/>
          <w:sz w:val="24"/>
          <w:szCs w:val="24"/>
          <w:lang w:val="en-US"/>
        </w:rPr>
        <w:t>business,</w:t>
      </w:r>
      <w:proofErr w:type="gramEnd"/>
      <w:r>
        <w:rPr>
          <w:rFonts w:ascii="Calibri" w:hAnsi="Calibri" w:cs="Calibri"/>
          <w:sz w:val="24"/>
          <w:szCs w:val="24"/>
          <w:lang w:val="en-US"/>
        </w:rPr>
        <w:t xml:space="preserve"> government, but has </w:t>
      </w:r>
      <w:proofErr w:type="gramStart"/>
      <w:r>
        <w:rPr>
          <w:rFonts w:ascii="Calibri" w:hAnsi="Calibri" w:cs="Calibri"/>
          <w:sz w:val="24"/>
          <w:szCs w:val="24"/>
          <w:lang w:val="en-US"/>
        </w:rPr>
        <w:t>had limited</w:t>
      </w:r>
      <w:proofErr w:type="gramEnd"/>
      <w:r>
        <w:rPr>
          <w:rFonts w:ascii="Calibri" w:hAnsi="Calibri" w:cs="Calibri"/>
          <w:sz w:val="24"/>
          <w:szCs w:val="24"/>
          <w:lang w:val="en-US"/>
        </w:rPr>
        <w:t xml:space="preserve">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lastRenderedPageBreak/>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t xml:space="preserve">To summarise </w:t>
      </w:r>
    </w:p>
    <w:p w14:paraId="5CD406A7" w14:textId="0F8589A8" w:rsidR="00A70C8E" w:rsidRPr="00CF29E1" w:rsidRDefault="00A70C8E" w:rsidP="00F83FF7">
      <w:pPr>
        <w:pStyle w:val="Heading1"/>
        <w:numPr>
          <w:ilvl w:val="0"/>
          <w:numId w:val="4"/>
        </w:numPr>
        <w:rPr>
          <w:lang w:val="en-US"/>
        </w:rPr>
      </w:pPr>
      <w:r w:rsidRPr="00CF29E1">
        <w:rPr>
          <w:lang w:val="en-US"/>
        </w:rPr>
        <w:t>Materials and Methods</w:t>
      </w:r>
    </w:p>
    <w:p w14:paraId="4D101C38" w14:textId="1735F62A" w:rsidR="00A70C8E" w:rsidRPr="00CF29E1" w:rsidRDefault="00F83FF7" w:rsidP="00BD539E">
      <w:pPr>
        <w:pStyle w:val="Heading2"/>
        <w:numPr>
          <w:ilvl w:val="0"/>
          <w:numId w:val="0"/>
        </w:numPr>
        <w:ind w:left="720" w:hanging="360"/>
        <w:rPr>
          <w:lang w:val="en-US"/>
        </w:rPr>
      </w:pPr>
      <w:r>
        <w:rPr>
          <w:lang w:val="en-US"/>
        </w:rPr>
        <w:t xml:space="preserve">2.1 </w:t>
      </w:r>
      <w:r w:rsidR="00A70C8E" w:rsidRPr="00CF29E1">
        <w:rPr>
          <w:lang w:val="en-US"/>
        </w:rPr>
        <w:t>Field management</w:t>
      </w:r>
    </w:p>
    <w:p w14:paraId="7E176B3A" w14:textId="026F88C3"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306245">
        <w:rPr>
          <w:lang w:val="en-US"/>
        </w:rPr>
        <w:t xml:space="preserve">Averaged across the trial site, soil </w:t>
      </w:r>
      <w:r w:rsidRPr="00CF29E1">
        <w:rPr>
          <w:lang w:val="en-US"/>
        </w:rPr>
        <w:t>texture</w:t>
      </w:r>
      <w:r w:rsidR="00306245">
        <w:rPr>
          <w:lang w:val="en-US"/>
        </w:rPr>
        <w:t xml:space="preserve"> in the top 0-25 cm</w:t>
      </w:r>
      <w:r w:rsidRPr="00CF29E1">
        <w:rPr>
          <w:lang w:val="en-US"/>
        </w:rPr>
        <w:t xml:space="preserve"> is 14.7% clay (&lt;2 mm), 13.7% silt (2-20 mm), 42.6% fine sand (20-200 mm), and 27% coarse sand (200-2000 mm), with 1.2% organic carbon content</w:t>
      </w:r>
      <w:r w:rsidR="00306245">
        <w:rPr>
          <w:lang w:val="en-US"/>
        </w:rPr>
        <w:fldChar w:fldCharType="begin"/>
      </w:r>
      <w:r w:rsidR="00306245">
        <w:rPr>
          <w:lang w:val="en-US"/>
        </w:rPr>
        <w:instrText xml:space="preserve"> ADDIN ZOTERO_ITEM CSL_CITATION {"citationID":"vOugyNev","properties":{"formattedCitation":"(Scherner et al., 2016)","plainCitation":"(Scherner et al., 2016)","noteIndex":0},"citationItems":[{"id":1447,"uris":["http://zotero.org/users/3599437/items/AEEGJX47"],"itemData":{"id":1447,"type":"article-journal","abstract":"Tillage methods and crop rotation are probably the two most important cropping factors affecting weed communities, particularly when herbicide use is restricted. This study examined weed dynamics following eleven years of different tillage and crop rotation treatments. The aboveground grass weed flora was recorded each year and the content and vertical location of individual weed seeds within the plough layer (0–20cm) were determined after 11 years of continuous mouldboard ploughing (P), pre-sowing tine cultivation to 8–10cm soil depth (H8-10) and direct drilling (D). The content of weed seeds, especially grass weeds, was determined for three distinct soil layers (0–5, 5–10 and 10–20cm), reflecting the cultivation depths of the tillage treatments. The annual grass weeds, Apera spica-venti and Vulpia myuros, were promoted by non-inversion tillage and in the case of V. myuros also by frequent cropping of winter cereals. The two non-inversion tillage treatments caused a strong stratification of weed seeds within the plough layer, with the majority of the seeds being accumulated in the upper soil layers, at 0–5 and 5–10cm, and markedly less so in the 10–20cm layer. Ploughing resulted in a more even distribution between the three layers. It is suggested that in cases where severe grass weed problems have built up in a non-inversion tillage system and where changes in crop rotation are ineffective or undesirable, inversion of the upper soil layer with the lower one could be considered a management option.","container-title":"Soil and Tillage Research","DOI":"10.1016/j.still.2016.04.005","ISSN":"0167-1987","journalAbbreviation":"Soil and Tillage Research","page":"135-142","source":"ScienceDirect","title":"Vertical distribution and composition of weed seeds within the plough layer after eleven years of contrasting crop rotation and tillage schemes","volume":"161","author":[{"family":"Scherner","given":"Ananda"},{"family":"Melander","given":"Bo"},{"family":"Kudsk","given":"Per"}],"issued":{"date-parts":[["2016",8,1]]}}}],"schema":"https://github.com/citation-style-language/schema/raw/master/csl-citation.json"} </w:instrText>
      </w:r>
      <w:r w:rsidR="00306245">
        <w:rPr>
          <w:lang w:val="en-US"/>
        </w:rPr>
        <w:fldChar w:fldCharType="separate"/>
      </w:r>
      <w:r w:rsidR="00306245" w:rsidRPr="00306245">
        <w:rPr>
          <w:rFonts w:ascii="Aptos" w:hAnsi="Aptos"/>
          <w:lang w:val="en-US"/>
        </w:rPr>
        <w:t>(Scherner et al., 2016)</w:t>
      </w:r>
      <w:r w:rsidR="00306245">
        <w:rPr>
          <w:lang w:val="en-US"/>
        </w:rPr>
        <w:fldChar w:fldCharType="end"/>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s primary tillage system (four levels</w:t>
      </w:r>
      <w:proofErr w:type="gramStart"/>
      <w:r w:rsidRPr="00CF29E1">
        <w:rPr>
          <w:lang w:val="en-US"/>
        </w:rPr>
        <w:t>)</w:t>
      </w:r>
      <w:proofErr w:type="gramEnd"/>
      <w:r w:rsidRPr="00CF29E1">
        <w:rPr>
          <w:lang w:val="en-US"/>
        </w:rPr>
        <w:t xml:space="preserve">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 xml:space="preserve">L.) </w:t>
      </w:r>
      <w:proofErr w:type="gramStart"/>
      <w:r w:rsidR="001E07E9" w:rsidRPr="00CF29E1">
        <w:rPr>
          <w:lang w:val="en-US"/>
        </w:rPr>
        <w:t>sown</w:t>
      </w:r>
      <w:proofErr w:type="gramEnd"/>
      <w:r w:rsidR="001E07E9" w:rsidRPr="00CF29E1">
        <w:rPr>
          <w:lang w:val="en-US"/>
        </w:rPr>
        <w:t xml:space="preserve"> 19 April 2018, spring oat (</w:t>
      </w:r>
      <w:r w:rsidR="001E07E9" w:rsidRPr="00CF29E1">
        <w:rPr>
          <w:i/>
          <w:iCs/>
          <w:lang w:val="en-US"/>
        </w:rPr>
        <w:t>Avena sativa</w:t>
      </w:r>
      <w:r w:rsidR="001E07E9" w:rsidRPr="00CF29E1">
        <w:rPr>
          <w:lang w:val="en-US"/>
        </w:rPr>
        <w:t xml:space="preserve"> L.) </w:t>
      </w:r>
      <w:proofErr w:type="gramStart"/>
      <w:r w:rsidR="001E07E9" w:rsidRPr="00CF29E1">
        <w:rPr>
          <w:lang w:val="en-US"/>
        </w:rPr>
        <w:t>sown</w:t>
      </w:r>
      <w:proofErr w:type="gramEnd"/>
      <w:r w:rsidR="001E07E9" w:rsidRPr="00CF29E1">
        <w:rPr>
          <w:lang w:val="en-US"/>
        </w:rPr>
        <w:t xml:space="preserve"> 4 April 2019 and faba beans (</w:t>
      </w:r>
      <w:r w:rsidR="001E07E9" w:rsidRPr="00CF29E1">
        <w:rPr>
          <w:i/>
          <w:iCs/>
          <w:lang w:val="en-US"/>
        </w:rPr>
        <w:t>Vicia faba</w:t>
      </w:r>
      <w:r w:rsidR="001E07E9" w:rsidRPr="00CF29E1">
        <w:rPr>
          <w:lang w:val="en-US"/>
        </w:rPr>
        <w:t xml:space="preserve"> L.) </w:t>
      </w:r>
      <w:proofErr w:type="gramStart"/>
      <w:r w:rsidR="001E07E9" w:rsidRPr="00CF29E1">
        <w:rPr>
          <w:lang w:val="en-US"/>
        </w:rPr>
        <w:t>sown</w:t>
      </w:r>
      <w:proofErr w:type="gramEnd"/>
      <w:r w:rsidR="001E07E9" w:rsidRPr="00CF29E1">
        <w:rPr>
          <w:lang w:val="en-US"/>
        </w:rPr>
        <w:t xml:space="preserve"> 15 April 2020.</w:t>
      </w:r>
      <w:r w:rsidR="0013795C">
        <w:rPr>
          <w:lang w:val="en-US"/>
        </w:rPr>
        <w:t xml:space="preserve"> Detailed tables and a visual of the study’s agronomic management are presented in supplemental </w:t>
      </w:r>
      <w:proofErr w:type="gramStart"/>
      <w:r w:rsidR="0013795C">
        <w:rPr>
          <w:lang w:val="en-US"/>
        </w:rPr>
        <w:t>material, but</w:t>
      </w:r>
      <w:proofErr w:type="gramEnd"/>
      <w:r w:rsidR="0013795C">
        <w:rPr>
          <w:lang w:val="en-US"/>
        </w:rPr>
        <w:t xml:space="preserve"> are </w:t>
      </w:r>
      <w:proofErr w:type="gramStart"/>
      <w:r w:rsidR="0013795C">
        <w:rPr>
          <w:lang w:val="en-US"/>
        </w:rPr>
        <w:t>described here</w:t>
      </w:r>
      <w:proofErr w:type="gramEnd"/>
      <w:r w:rsidR="0013795C">
        <w:rPr>
          <w:lang w:val="en-US"/>
        </w:rPr>
        <w:t xml:space="preserve"> briefly. </w:t>
      </w:r>
    </w:p>
    <w:p w14:paraId="77362F28" w14:textId="4B2D89E4" w:rsidR="007477A1" w:rsidRPr="001E07E9" w:rsidRDefault="00F83FF7" w:rsidP="007477A1">
      <w:pPr>
        <w:pStyle w:val="Heading3"/>
        <w:rPr>
          <w:lang w:val="en-US"/>
        </w:rPr>
      </w:pPr>
      <w:r>
        <w:rPr>
          <w:lang w:val="en-US"/>
        </w:rPr>
        <w:t xml:space="preserve">2.1.1 </w:t>
      </w:r>
      <w:r w:rsidR="007477A1" w:rsidRPr="001E07E9">
        <w:rPr>
          <w:lang w:val="en-US"/>
        </w:rPr>
        <w:t>Study design</w:t>
      </w:r>
    </w:p>
    <w:p w14:paraId="63799CEF" w14:textId="57BEB047" w:rsidR="00A70C8E" w:rsidRDefault="00A70C8E" w:rsidP="00A70C8E">
      <w:pPr>
        <w:rPr>
          <w:lang w:val="en-US"/>
        </w:rPr>
      </w:pPr>
      <w:proofErr w:type="gramStart"/>
      <w:r w:rsidRPr="00CF29E1">
        <w:rPr>
          <w:lang w:val="en-US"/>
        </w:rPr>
        <w:t>For the purpose of</w:t>
      </w:r>
      <w:proofErr w:type="gramEnd"/>
      <w:r w:rsidRPr="00CF29E1">
        <w:rPr>
          <w:lang w:val="en-US"/>
        </w:rPr>
        <w:t xml:space="preserve"> the present study, two cropping systems were selected that had the same sequence of crops but with different </w:t>
      </w:r>
      <w:r w:rsidR="0013795C">
        <w:rPr>
          <w:lang w:val="en-US"/>
        </w:rPr>
        <w:t xml:space="preserve">small grain </w:t>
      </w:r>
      <w:r w:rsidR="00306245">
        <w:rPr>
          <w:lang w:val="en-US"/>
        </w:rPr>
        <w:t>residue</w:t>
      </w:r>
      <w:r w:rsidRPr="00CF29E1">
        <w:rPr>
          <w:lang w:val="en-US"/>
        </w:rPr>
        <w:t xml:space="preserve">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w:t>
      </w:r>
      <w:r w:rsidR="00306245">
        <w:rPr>
          <w:lang w:val="en-US"/>
        </w:rPr>
        <w:t>residue</w:t>
      </w:r>
      <w:r w:rsidRPr="00CF29E1">
        <w:rPr>
          <w:lang w:val="en-US"/>
        </w:rPr>
        <w:t xml:space="preserve">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79F7090A" w14:textId="20E14BBB" w:rsidR="004A0EA2" w:rsidRPr="004A0EA2" w:rsidRDefault="004A0EA2" w:rsidP="004A0EA2">
            <w:r w:rsidRPr="004A0EA2">
              <w:rPr>
                <w:noProof/>
              </w:rPr>
              <w:lastRenderedPageBreak/>
              <w:drawing>
                <wp:inline distT="0" distB="0" distL="0" distR="0" wp14:anchorId="6A632E60" wp14:editId="7DE4EBD3">
                  <wp:extent cx="5600700" cy="3561092"/>
                  <wp:effectExtent l="0" t="0" r="0" b="1270"/>
                  <wp:docPr id="1580027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8331" cy="3565944"/>
                          </a:xfrm>
                          <a:prstGeom prst="rect">
                            <a:avLst/>
                          </a:prstGeom>
                          <a:noFill/>
                          <a:ln>
                            <a:noFill/>
                          </a:ln>
                        </pic:spPr>
                      </pic:pic>
                    </a:graphicData>
                  </a:graphic>
                </wp:inline>
              </w:drawing>
            </w:r>
          </w:p>
          <w:p w14:paraId="58E48093" w14:textId="0B26D4DC" w:rsidR="004D57F9" w:rsidRPr="004D57F9" w:rsidRDefault="004D57F9" w:rsidP="00A70C8E"/>
        </w:tc>
      </w:tr>
      <w:tr w:rsidR="004D57F9" w:rsidRPr="0088548C" w14:paraId="0DB3D9F2" w14:textId="77777777" w:rsidTr="004D57F9">
        <w:tc>
          <w:tcPr>
            <w:tcW w:w="9016" w:type="dxa"/>
          </w:tcPr>
          <w:p w14:paraId="21B73D35" w14:textId="523753C0" w:rsidR="004D57F9" w:rsidRDefault="004D57F9" w:rsidP="00A70C8E">
            <w:pPr>
              <w:rPr>
                <w:lang w:val="en-US"/>
              </w:rPr>
            </w:pPr>
            <w:r>
              <w:rPr>
                <w:lang w:val="en-US"/>
              </w:rPr>
              <w:t xml:space="preserve">Figure 1. The present study included all combinations of two </w:t>
            </w:r>
            <w:proofErr w:type="gramStart"/>
            <w:r>
              <w:rPr>
                <w:lang w:val="en-US"/>
              </w:rPr>
              <w:t>residue</w:t>
            </w:r>
            <w:proofErr w:type="gramEnd"/>
            <w:r>
              <w:rPr>
                <w:lang w:val="en-US"/>
              </w:rPr>
              <w:t>, three tillage, and five cover crop treatments, resulting in 30 unique cropping system treatments.</w:t>
            </w:r>
          </w:p>
        </w:tc>
      </w:tr>
    </w:tbl>
    <w:p w14:paraId="63EA7BA2" w14:textId="77777777" w:rsidR="004D57F9" w:rsidRDefault="004D57F9" w:rsidP="00A70C8E">
      <w:pPr>
        <w:rPr>
          <w:lang w:val="en-US"/>
        </w:rPr>
      </w:pPr>
    </w:p>
    <w:p w14:paraId="51C7E422" w14:textId="69EF4B2B" w:rsidR="007477A1" w:rsidRDefault="00F83FF7" w:rsidP="007477A1">
      <w:pPr>
        <w:pStyle w:val="Heading3"/>
        <w:rPr>
          <w:lang w:val="en-US"/>
        </w:rPr>
      </w:pPr>
      <w:r>
        <w:rPr>
          <w:lang w:val="en-US"/>
        </w:rPr>
        <w:t xml:space="preserve">2.1.2 </w:t>
      </w:r>
      <w:r w:rsidR="00306245">
        <w:rPr>
          <w:lang w:val="en-US"/>
        </w:rPr>
        <w:t>Residue</w:t>
      </w:r>
      <w:r w:rsidR="007477A1">
        <w:rPr>
          <w:lang w:val="en-US"/>
        </w:rPr>
        <w:t xml:space="preserve"> and tillage treatments</w:t>
      </w:r>
    </w:p>
    <w:p w14:paraId="4D24793F" w14:textId="555271DB" w:rsidR="00844404" w:rsidRPr="003544E9" w:rsidRDefault="00A70C8E" w:rsidP="00844404">
      <w:pPr>
        <w:rPr>
          <w:lang w:val="en-US"/>
        </w:rPr>
      </w:pPr>
      <w:r w:rsidRPr="00922D1E">
        <w:rPr>
          <w:lang w:val="en-US"/>
        </w:rPr>
        <w:t xml:space="preserve">The same </w:t>
      </w:r>
      <w:r w:rsidR="00306245">
        <w:rPr>
          <w:lang w:val="en-US"/>
        </w:rPr>
        <w:t>residue</w:t>
      </w:r>
      <w:r w:rsidRPr="00922D1E">
        <w:rPr>
          <w:lang w:val="en-US"/>
        </w:rPr>
        <w:t xml:space="preserve"> </w:t>
      </w:r>
      <w:proofErr w:type="gramStart"/>
      <w:r w:rsidRPr="00922D1E">
        <w:rPr>
          <w:lang w:val="en-US"/>
        </w:rPr>
        <w:t>managements</w:t>
      </w:r>
      <w:proofErr w:type="gramEnd"/>
      <w:r w:rsidRPr="00922D1E">
        <w:rPr>
          <w:lang w:val="en-US"/>
        </w:rPr>
        <w:t xml:space="preserve">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w:t>
      </w:r>
      <w:r w:rsidR="00306245">
        <w:rPr>
          <w:lang w:val="en-US"/>
        </w:rPr>
        <w:t>residue</w:t>
      </w:r>
      <w:r>
        <w:rPr>
          <w:lang w:val="en-US"/>
        </w:rPr>
        <w:t xml:space="preserve">-removal treatments, following harvest of a small grain the residue (e.g., straw) was removed using a </w:t>
      </w:r>
      <w:commentRangeStart w:id="0"/>
      <w:r w:rsidRPr="00922D1E">
        <w:rPr>
          <w:color w:val="FF0000"/>
          <w:lang w:val="en-US"/>
        </w:rPr>
        <w:t>MACHINE</w:t>
      </w:r>
      <w:commentRangeEnd w:id="0"/>
      <w:r w:rsidR="00782730">
        <w:rPr>
          <w:rStyle w:val="CommentReference"/>
        </w:rPr>
        <w:commentReference w:id="0"/>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1"/>
      <w:r w:rsidR="00A32989">
        <w:rPr>
          <w:color w:val="FF0000"/>
          <w:lang w:val="en-US"/>
        </w:rPr>
        <w:t>CITE a CENTS modelling study</w:t>
      </w:r>
      <w:r w:rsidR="00F65982">
        <w:rPr>
          <w:color w:val="FF0000"/>
          <w:lang w:val="en-US"/>
        </w:rPr>
        <w:t xml:space="preserve"> for this 60% assumption</w:t>
      </w:r>
      <w:commentRangeEnd w:id="1"/>
      <w:r w:rsidR="0013795C">
        <w:rPr>
          <w:rStyle w:val="CommentReference"/>
        </w:rPr>
        <w:commentReference w:id="1"/>
      </w:r>
      <w:r>
        <w:rPr>
          <w:lang w:val="en-US"/>
        </w:rPr>
        <w:t xml:space="preserve">). In the </w:t>
      </w:r>
      <w:r w:rsidR="00306245">
        <w:rPr>
          <w:lang w:val="en-US"/>
        </w:rPr>
        <w:t>residue</w:t>
      </w:r>
      <w:r>
        <w:rPr>
          <w:lang w:val="en-US"/>
        </w:rPr>
        <w:t xml:space="preserve">-retained treatments, </w:t>
      </w:r>
      <w:r w:rsidR="00306245">
        <w:rPr>
          <w:lang w:val="en-US"/>
        </w:rPr>
        <w:t>straw</w:t>
      </w:r>
      <w:r>
        <w:rPr>
          <w:lang w:val="en-US"/>
        </w:rPr>
        <w:t xml:space="preserve"> was allowed to remain in the field</w:t>
      </w:r>
      <w:r w:rsidR="00306245">
        <w:rPr>
          <w:lang w:val="en-US"/>
        </w:rPr>
        <w:t xml:space="preserve"> following grain harvest</w:t>
      </w:r>
      <w:r>
        <w:rPr>
          <w:lang w:val="en-US"/>
        </w:rPr>
        <w:t>.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2"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proofErr w:type="gramStart"/>
      <w:r w:rsidR="00844404" w:rsidRPr="00922D1E">
        <w:rPr>
          <w:lang w:val="en-US"/>
        </w:rPr>
        <w:t xml:space="preserve">a </w:t>
      </w:r>
      <w:r w:rsidR="00844404" w:rsidRPr="00922D1E">
        <w:rPr>
          <w:vertAlign w:val="subscript"/>
          <w:lang w:val="en-US"/>
        </w:rPr>
        <w:t xml:space="preserve"> </w:t>
      </w:r>
      <w:r w:rsidR="00844404" w:rsidRPr="00922D1E">
        <w:rPr>
          <w:lang w:val="en-GB"/>
        </w:rPr>
        <w:t>Horsch</w:t>
      </w:r>
      <w:proofErr w:type="gramEnd"/>
      <w:r w:rsidR="00844404" w:rsidRPr="00922D1E">
        <w:rPr>
          <w:lang w:val="en-GB"/>
        </w:rPr>
        <w:t xml:space="preserve"> Terrano 3 FX stubble tine </w:t>
      </w:r>
      <w:proofErr w:type="gramStart"/>
      <w:r w:rsidR="00844404" w:rsidRPr="00922D1E">
        <w:rPr>
          <w:lang w:val="en-GB"/>
        </w:rPr>
        <w:t xml:space="preserve">cultivator </w:t>
      </w:r>
      <w:r w:rsidR="00844404">
        <w:rPr>
          <w:lang w:val="en-GB"/>
        </w:rPr>
        <w:t xml:space="preserve"> was</w:t>
      </w:r>
      <w:proofErr w:type="gramEnd"/>
      <w:r w:rsidR="00844404">
        <w:rPr>
          <w:lang w:val="en-GB"/>
        </w:rPr>
        <w:t xml:space="preserve"> used to </w:t>
      </w:r>
      <w:r w:rsidR="007E32D7">
        <w:rPr>
          <w:lang w:val="en-GB"/>
        </w:rPr>
        <w:t xml:space="preserve">till to a depth </w:t>
      </w:r>
      <w:r w:rsidR="00844404">
        <w:rPr>
          <w:lang w:val="en-GB"/>
        </w:rPr>
        <w:t xml:space="preserve">8-10 cm </w:t>
      </w:r>
      <w:r w:rsidR="007E32D7">
        <w:rPr>
          <w:lang w:val="en-GB"/>
        </w:rPr>
        <w:t xml:space="preserve">in the spring </w:t>
      </w:r>
      <w:r w:rsidR="00844404">
        <w:rPr>
          <w:lang w:val="en-GB"/>
        </w:rPr>
        <w:t xml:space="preserve">before cash crop planting.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3"/>
      <w:r w:rsidR="00844404" w:rsidRPr="007653A2">
        <w:rPr>
          <w:color w:val="FF0000"/>
          <w:lang w:val="en-GB"/>
        </w:rPr>
        <w:t>faba beans</w:t>
      </w:r>
      <w:commentRangeEnd w:id="3"/>
      <w:r w:rsidR="00D54833">
        <w:rPr>
          <w:rStyle w:val="CommentReference"/>
        </w:rPr>
        <w:commentReference w:id="3"/>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74F42BA1" w:rsidR="007477A1" w:rsidRPr="007653A2" w:rsidRDefault="00BD539E" w:rsidP="007477A1">
      <w:pPr>
        <w:pStyle w:val="Heading3"/>
        <w:rPr>
          <w:ins w:id="4" w:author="Bo Melander" w:date="2025-02-11T13:10:00Z" w16du:dateUtc="2025-02-11T12:10:00Z"/>
          <w:lang w:val="en-GB"/>
        </w:rPr>
      </w:pPr>
      <w:r>
        <w:rPr>
          <w:lang w:val="en-GB"/>
        </w:rPr>
        <w:t xml:space="preserve">2.1.3 </w:t>
      </w:r>
      <w:r w:rsidR="007477A1">
        <w:rPr>
          <w:lang w:val="en-GB"/>
        </w:rPr>
        <w:t>Cover crop treatments</w:t>
      </w:r>
    </w:p>
    <w:bookmarkEnd w:id="2"/>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w:t>
      </w:r>
      <w:proofErr w:type="gramStart"/>
      <w:r>
        <w:rPr>
          <w:lang w:val="en-US"/>
        </w:rPr>
        <w:t>2018</w:t>
      </w:r>
      <w:r w:rsidR="00C512E2">
        <w:rPr>
          <w:lang w:val="en-US"/>
        </w:rPr>
        <w:t>,</w:t>
      </w:r>
      <w:proofErr w:type="gramEnd"/>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t>
      </w:r>
      <w:proofErr w:type="gramStart"/>
      <w:r>
        <w:rPr>
          <w:lang w:val="en-US"/>
        </w:rPr>
        <w:t>was located in</w:t>
      </w:r>
      <w:proofErr w:type="gramEnd"/>
      <w:r>
        <w:rPr>
          <w:lang w:val="en-US"/>
        </w:rPr>
        <w:t xml:space="preserve"> the inner 1.5 m x 10 m area of the sub-subplots. </w:t>
      </w:r>
    </w:p>
    <w:p w14:paraId="1F56AF3D" w14:textId="77777777" w:rsidR="00A70C8E" w:rsidRDefault="00A70C8E" w:rsidP="00A70C8E">
      <w:pPr>
        <w:rPr>
          <w:lang w:val="en-US"/>
        </w:rPr>
      </w:pPr>
      <w:r>
        <w:rPr>
          <w:lang w:val="en-US"/>
        </w:rPr>
        <w:lastRenderedPageBreak/>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88548C" w14:paraId="69998B1C" w14:textId="77777777">
        <w:tc>
          <w:tcPr>
            <w:tcW w:w="1555" w:type="dxa"/>
            <w:vAlign w:val="center"/>
          </w:tcPr>
          <w:p w14:paraId="6025962E" w14:textId="3F332E5E" w:rsidR="00A70C8E" w:rsidRDefault="002C2250">
            <w:pPr>
              <w:jc w:val="center"/>
              <w:rPr>
                <w:lang w:val="en-US"/>
              </w:rPr>
            </w:pPr>
            <w:proofErr w:type="spellStart"/>
            <w:r>
              <w:rPr>
                <w:lang w:val="en-US"/>
              </w:rPr>
              <w:t>E</w:t>
            </w:r>
            <w:r w:rsidR="00492550">
              <w:rPr>
                <w:lang w:val="en-US"/>
              </w:rPr>
              <w:t>arly</w:t>
            </w:r>
            <w:r w:rsidR="004A0EA2">
              <w:rPr>
                <w:lang w:val="en-US"/>
              </w:rPr>
              <w:t>Mix</w:t>
            </w:r>
            <w:proofErr w:type="spellEnd"/>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88548C" w14:paraId="46A1FE34" w14:textId="77777777">
        <w:tc>
          <w:tcPr>
            <w:tcW w:w="1555" w:type="dxa"/>
            <w:vAlign w:val="center"/>
          </w:tcPr>
          <w:p w14:paraId="427A91FB" w14:textId="3FDF6C3B" w:rsidR="00A70C8E" w:rsidRDefault="002C2250">
            <w:pPr>
              <w:jc w:val="center"/>
              <w:rPr>
                <w:lang w:val="en-US"/>
              </w:rPr>
            </w:pPr>
            <w:proofErr w:type="spellStart"/>
            <w:r>
              <w:rPr>
                <w:lang w:val="en-US"/>
              </w:rPr>
              <w:t>M</w:t>
            </w:r>
            <w:r w:rsidR="00492550">
              <w:rPr>
                <w:lang w:val="en-US"/>
              </w:rPr>
              <w:t>id</w:t>
            </w:r>
            <w:r w:rsidR="004A0EA2">
              <w:rPr>
                <w:lang w:val="en-US"/>
              </w:rPr>
              <w:t>Mix</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 xml:space="preserve">Broadcast into standing </w:t>
            </w:r>
            <w:proofErr w:type="gramStart"/>
            <w:r w:rsidRPr="00782730">
              <w:rPr>
                <w:lang w:val="en-US"/>
              </w:rPr>
              <w:t>crop</w:t>
            </w:r>
            <w:proofErr w:type="gramEnd"/>
            <w:r w:rsidRPr="00782730">
              <w:rPr>
                <w:lang w:val="en-US"/>
              </w:rPr>
              <w:t xml:space="preserve"> approx</w:t>
            </w:r>
            <w:r w:rsidR="00D54833" w:rsidRPr="00782730">
              <w:rPr>
                <w:lang w:val="en-US"/>
              </w:rPr>
              <w:t>imately</w:t>
            </w:r>
            <w:r w:rsidRPr="00782730">
              <w:rPr>
                <w:lang w:val="en-US"/>
              </w:rPr>
              <w:t xml:space="preserve"> 14 days before expected cash crop harvest</w:t>
            </w:r>
          </w:p>
        </w:tc>
      </w:tr>
      <w:tr w:rsidR="00A70C8E" w:rsidRPr="0088548C" w14:paraId="49E1C5D0" w14:textId="77777777">
        <w:tc>
          <w:tcPr>
            <w:tcW w:w="1555" w:type="dxa"/>
            <w:vAlign w:val="center"/>
          </w:tcPr>
          <w:p w14:paraId="4FA1FCDD" w14:textId="21BB5466" w:rsidR="00A70C8E" w:rsidRDefault="002C2250">
            <w:pPr>
              <w:jc w:val="center"/>
              <w:rPr>
                <w:lang w:val="en-US"/>
              </w:rPr>
            </w:pPr>
            <w:proofErr w:type="spellStart"/>
            <w:r>
              <w:rPr>
                <w:lang w:val="en-US"/>
              </w:rPr>
              <w:t>M</w:t>
            </w:r>
            <w:r w:rsidR="00492550">
              <w:rPr>
                <w:lang w:val="en-US"/>
              </w:rPr>
              <w:t>id</w:t>
            </w:r>
            <w:r w:rsidR="004A0EA2">
              <w:rPr>
                <w:lang w:val="en-US"/>
              </w:rPr>
              <w:t>Rad</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88548C" w14:paraId="5DB034BC" w14:textId="77777777">
        <w:tc>
          <w:tcPr>
            <w:tcW w:w="1555" w:type="dxa"/>
            <w:vAlign w:val="center"/>
          </w:tcPr>
          <w:p w14:paraId="756E9739" w14:textId="1D1DBABB" w:rsidR="00A70C8E" w:rsidRDefault="002C2250">
            <w:pPr>
              <w:jc w:val="center"/>
              <w:rPr>
                <w:lang w:val="en-US"/>
              </w:rPr>
            </w:pPr>
            <w:proofErr w:type="spellStart"/>
            <w:r>
              <w:rPr>
                <w:lang w:val="en-US"/>
              </w:rPr>
              <w:t>L</w:t>
            </w:r>
            <w:r w:rsidR="00492550">
              <w:rPr>
                <w:lang w:val="en-US"/>
              </w:rPr>
              <w:t>ate</w:t>
            </w:r>
            <w:r w:rsidR="004A0EA2">
              <w:rPr>
                <w:lang w:val="en-US"/>
              </w:rPr>
              <w:t>Rad</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4879CAFB" w:rsidR="007477A1" w:rsidRDefault="00BD539E" w:rsidP="007477A1">
      <w:pPr>
        <w:pStyle w:val="Heading3"/>
        <w:rPr>
          <w:lang w:val="en-US"/>
        </w:rPr>
      </w:pPr>
      <w:r>
        <w:rPr>
          <w:lang w:val="en-GB"/>
        </w:rPr>
        <w:t xml:space="preserve">2.1.4 </w:t>
      </w:r>
      <w:r w:rsidR="007477A1">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5"/>
      <w:r w:rsidR="00AD5622" w:rsidRPr="00F65982">
        <w:rPr>
          <w:color w:val="FF0000"/>
          <w:lang w:val="en-GB"/>
        </w:rPr>
        <w:t>to….</w:t>
      </w:r>
      <w:commentRangeEnd w:id="5"/>
      <w:r w:rsidR="00AD5622" w:rsidRPr="00F65982">
        <w:rPr>
          <w:rStyle w:val="CommentReference"/>
          <w:color w:val="FF0000"/>
        </w:rPr>
        <w:commentReference w:id="5"/>
      </w:r>
      <w:r w:rsidR="00905DB0" w:rsidRPr="00F65982">
        <w:rPr>
          <w:color w:val="FF0000"/>
          <w:lang w:val="en-GB"/>
        </w:rPr>
        <w:t xml:space="preserve">. </w:t>
      </w:r>
      <w:bookmarkStart w:id="6"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6"/>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w:t>
      </w:r>
      <w:proofErr w:type="gramStart"/>
      <w:r>
        <w:rPr>
          <w:lang w:val="en-US"/>
        </w:rPr>
        <w:t>In order to</w:t>
      </w:r>
      <w:proofErr w:type="gramEnd"/>
      <w:r>
        <w:rPr>
          <w:lang w:val="en-US"/>
        </w:rPr>
        <w:t xml:space="preserve">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lastRenderedPageBreak/>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5A9EDF4D" w:rsidR="00A70C8E" w:rsidRDefault="00A70C8E" w:rsidP="00BD539E">
      <w:pPr>
        <w:pStyle w:val="Heading2"/>
        <w:numPr>
          <w:ilvl w:val="1"/>
          <w:numId w:val="4"/>
        </w:numPr>
        <w:rPr>
          <w:lang w:val="en-US"/>
        </w:rPr>
      </w:pPr>
      <w:r>
        <w:rPr>
          <w:lang w:val="en-US"/>
        </w:rPr>
        <w:t>Measurements</w:t>
      </w:r>
    </w:p>
    <w:p w14:paraId="7C470746" w14:textId="671D786E" w:rsidR="00A70C8E" w:rsidRDefault="00BD539E" w:rsidP="00A70C8E">
      <w:pPr>
        <w:pStyle w:val="Heading3"/>
        <w:rPr>
          <w:lang w:val="en-US"/>
        </w:rPr>
      </w:pPr>
      <w:r>
        <w:rPr>
          <w:lang w:val="en-US"/>
        </w:rPr>
        <w:t xml:space="preserve">2.2.1 </w:t>
      </w:r>
      <w:r w:rsidR="00A70C8E">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7"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7"/>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88548C"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88548C"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FC9922E" w:rsidR="00997973" w:rsidRPr="00CE16B2" w:rsidRDefault="00BD539E" w:rsidP="007B22B0">
      <w:pPr>
        <w:pStyle w:val="Heading4"/>
        <w:rPr>
          <w:lang w:val="en-US"/>
        </w:rPr>
      </w:pPr>
      <w:r>
        <w:rPr>
          <w:lang w:val="en-US"/>
        </w:rPr>
        <w:t>2.2.1.1</w:t>
      </w:r>
      <w:r w:rsidR="00997973" w:rsidRPr="00CE16B2">
        <w:rPr>
          <w:lang w:val="en-US"/>
        </w:rPr>
        <w:t xml:space="preserve">Fall </w:t>
      </w:r>
      <w:r w:rsidR="00997973">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454443B" w:rsidR="00A70C8E" w:rsidRPr="00CB0057" w:rsidRDefault="00BD539E" w:rsidP="007B22B0">
      <w:pPr>
        <w:pStyle w:val="Heading4"/>
        <w:rPr>
          <w:lang w:val="en-US"/>
        </w:rPr>
      </w:pPr>
      <w:r>
        <w:rPr>
          <w:lang w:val="en-US"/>
        </w:rPr>
        <w:t xml:space="preserve">2.2.1.2 </w:t>
      </w:r>
      <w:r w:rsidR="00A70C8E"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w:t>
      </w:r>
      <w:r>
        <w:rPr>
          <w:lang w:val="en-US"/>
        </w:rPr>
        <w:lastRenderedPageBreak/>
        <w:t xml:space="preserve">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proofErr w:type="gramStart"/>
      <w:r w:rsidR="00A33110">
        <w:rPr>
          <w:lang w:val="en-US"/>
        </w:rPr>
        <w:t>other</w:t>
      </w:r>
      <w:proofErr w:type="gramEnd"/>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05659B19" w:rsidR="00A70C8E" w:rsidRPr="00C86200" w:rsidRDefault="00BD539E" w:rsidP="007B22B0">
      <w:pPr>
        <w:pStyle w:val="Heading4"/>
        <w:rPr>
          <w:lang w:val="en-US"/>
        </w:rPr>
      </w:pPr>
      <w:r>
        <w:rPr>
          <w:lang w:val="en-US"/>
        </w:rPr>
        <w:t xml:space="preserve">2.2.1.3 </w:t>
      </w:r>
      <w:r w:rsidR="00A70C8E"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8"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4620F4AE" w:rsidR="00A70C8E" w:rsidRDefault="00BD539E" w:rsidP="007B22B0">
      <w:pPr>
        <w:pStyle w:val="Heading4"/>
        <w:rPr>
          <w:lang w:val="en-US"/>
        </w:rPr>
      </w:pPr>
      <w:bookmarkStart w:id="9" w:name="_Hlk194489208"/>
      <w:bookmarkStart w:id="10" w:name="_Hlk194489362"/>
      <w:r>
        <w:rPr>
          <w:lang w:val="en-US"/>
        </w:rPr>
        <w:t xml:space="preserve">2.2.1.4 </w:t>
      </w:r>
      <w:r w:rsidR="0056282C">
        <w:rPr>
          <w:lang w:val="en-US"/>
        </w:rPr>
        <w:t>P</w:t>
      </w:r>
      <w:r w:rsidR="00997973">
        <w:rPr>
          <w:lang w:val="en-US"/>
        </w:rPr>
        <w:t xml:space="preserve">otential ecological </w:t>
      </w:r>
      <w:r w:rsidR="0056282C">
        <w:rPr>
          <w:lang w:val="en-US"/>
        </w:rPr>
        <w:t>services</w:t>
      </w:r>
    </w:p>
    <w:p w14:paraId="7D714056" w14:textId="2A0633F5" w:rsidR="00530874" w:rsidRDefault="00206098" w:rsidP="00CA5767">
      <w:pPr>
        <w:rPr>
          <w:lang w:val="en-US"/>
        </w:rPr>
      </w:pPr>
      <w:bookmarkStart w:id="11" w:name="_Hlk212196855"/>
      <w:bookmarkEnd w:id="9"/>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xml:space="preserve">, including both pollinator value (as the fall vegetation did contain flowering plants) and ecological </w:t>
      </w:r>
      <w:proofErr w:type="gramStart"/>
      <w:r w:rsidR="002769B7">
        <w:rPr>
          <w:lang w:val="en-US"/>
        </w:rPr>
        <w:t>food web</w:t>
      </w:r>
      <w:proofErr w:type="gramEnd"/>
      <w:r w:rsidR="002769B7">
        <w:rPr>
          <w:lang w:val="en-US"/>
        </w:rPr>
        <w:t xml:space="preserve">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w:t>
      </w:r>
      <w:proofErr w:type="gramStart"/>
      <w:r w:rsidR="00386CAC">
        <w:rPr>
          <w:lang w:val="en-US"/>
        </w:rPr>
        <w:t>is</w:t>
      </w:r>
      <w:proofErr w:type="gramEnd"/>
      <w:r w:rsidR="00386CAC">
        <w:rPr>
          <w:lang w:val="en-US"/>
        </w:rPr>
        <w:t xml:space="preserve">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w:t>
      </w:r>
      <w:proofErr w:type="gramStart"/>
      <w:r w:rsidR="00381581">
        <w:rPr>
          <w:lang w:val="en-US"/>
        </w:rPr>
        <w:t>database, and</w:t>
      </w:r>
      <w:proofErr w:type="gramEnd"/>
      <w:r w:rsidR="00381581">
        <w:rPr>
          <w:lang w:val="en-US"/>
        </w:rPr>
        <w:t xml:space="preserve">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r w:rsidR="004A0EA2">
        <w:rPr>
          <w:lang w:val="en-US"/>
        </w:rPr>
        <w:t>genus</w:t>
      </w:r>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w:t>
      </w:r>
      <w:proofErr w:type="gramStart"/>
      <w:r w:rsidR="002769B7">
        <w:rPr>
          <w:lang w:val="en-US"/>
        </w:rPr>
        <w:t>genus</w:t>
      </w:r>
      <w:proofErr w:type="gramEnd"/>
      <w:r w:rsidR="002769B7">
        <w:rPr>
          <w:lang w:val="en-US"/>
        </w:rPr>
        <w:t xml:space="preserve"> </w:t>
      </w:r>
      <w:r w:rsidR="00997973">
        <w:rPr>
          <w:lang w:val="en-US"/>
        </w:rPr>
        <w:t xml:space="preserve">reported in the database </w:t>
      </w:r>
      <w:proofErr w:type="gramStart"/>
      <w:r w:rsidR="00997973">
        <w:rPr>
          <w:lang w:val="en-US"/>
        </w:rPr>
        <w:t>were</w:t>
      </w:r>
      <w:proofErr w:type="gramEnd"/>
      <w:r w:rsidR="00997973">
        <w:rPr>
          <w:lang w:val="en-US"/>
        </w:rPr>
        <w:t xml:space="preserve"> </w:t>
      </w:r>
      <w:r w:rsidR="00E614DB">
        <w:rPr>
          <w:lang w:val="en-US"/>
        </w:rPr>
        <w:t>used</w:t>
      </w:r>
      <w:r w:rsidR="00997973">
        <w:rPr>
          <w:lang w:val="en-US"/>
        </w:rPr>
        <w:t>.</w:t>
      </w:r>
      <w:r w:rsidR="00E614DB">
        <w:rPr>
          <w:lang w:val="en-US"/>
        </w:rPr>
        <w:t xml:space="preserve"> </w:t>
      </w:r>
      <w:r w:rsidR="00381581">
        <w:rPr>
          <w:lang w:val="en-US"/>
        </w:rPr>
        <w:t>Each sub-ind</w:t>
      </w:r>
      <w:r w:rsidR="004A0EA2">
        <w:rPr>
          <w:lang w:val="en-US"/>
        </w:rPr>
        <w:t>ex</w:t>
      </w:r>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While this has the potential to 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0"/>
    <w:bookmarkEnd w:id="11"/>
    <w:p w14:paraId="37219B3E" w14:textId="698A72A8" w:rsidR="007E58F7" w:rsidRDefault="00BD539E" w:rsidP="007E58F7">
      <w:pPr>
        <w:pStyle w:val="Heading3"/>
        <w:rPr>
          <w:lang w:val="en-GB"/>
        </w:rPr>
      </w:pPr>
      <w:r>
        <w:rPr>
          <w:lang w:val="en-GB"/>
        </w:rPr>
        <w:t xml:space="preserve">2.3 </w:t>
      </w:r>
      <w:r w:rsidR="007E58F7">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w:t>
      </w:r>
      <w:r>
        <w:rPr>
          <w:lang w:val="en-GB"/>
        </w:rPr>
        <w:lastRenderedPageBreak/>
        <w:t>(CITE)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w:t>
      </w:r>
      <w:proofErr w:type="gramStart"/>
      <w:r w:rsidR="00794560">
        <w:rPr>
          <w:lang w:val="en-GB"/>
        </w:rPr>
        <w:t>effects</w:t>
      </w:r>
      <w:proofErr w:type="gramEnd"/>
      <w:r w:rsidR="00794560">
        <w:rPr>
          <w:lang w:val="en-GB"/>
        </w:rPr>
        <w:t xml:space="preserve">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w:t>
      </w:r>
      <w:proofErr w:type="gramStart"/>
      <w:r w:rsidR="00794560">
        <w:rPr>
          <w:lang w:val="en-GB"/>
        </w:rPr>
        <w:t xml:space="preserve">in </w:t>
      </w:r>
      <w:r w:rsidR="00F865AE">
        <w:rPr>
          <w:lang w:val="en-GB"/>
        </w:rPr>
        <w:t>order to</w:t>
      </w:r>
      <w:proofErr w:type="gramEnd"/>
      <w:r w:rsidR="00F865AE">
        <w:rPr>
          <w:lang w:val="en-GB"/>
        </w:rPr>
        <w:t xml:space="preserve">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w:t>
      </w:r>
      <w:proofErr w:type="gramStart"/>
      <w:r>
        <w:rPr>
          <w:lang w:val="en-GB"/>
        </w:rPr>
        <w:t>all of</w:t>
      </w:r>
      <w:proofErr w:type="gramEnd"/>
      <w:r>
        <w:rPr>
          <w:lang w:val="en-GB"/>
        </w:rPr>
        <w:t xml:space="preserve">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w:t>
      </w:r>
      <w:proofErr w:type="gramStart"/>
      <w:r w:rsidR="00257842">
        <w:rPr>
          <w:lang w:val="en-GB"/>
        </w:rPr>
        <w:t xml:space="preserve">and </w:t>
      </w:r>
      <w:r>
        <w:rPr>
          <w:lang w:val="en-GB"/>
        </w:rPr>
        <w:t xml:space="preserve"> </w:t>
      </w:r>
      <w:r w:rsidRPr="00794560">
        <w:rPr>
          <w:i/>
          <w:iCs/>
          <w:lang w:val="en-GB"/>
        </w:rPr>
        <w:t>multcomp</w:t>
      </w:r>
      <w:proofErr w:type="gramEnd"/>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w:t>
      </w:r>
      <w:proofErr w:type="gramStart"/>
      <w:r w:rsidR="00257842">
        <w:rPr>
          <w:lang w:val="en-GB"/>
        </w:rPr>
        <w:t xml:space="preserve">and </w:t>
      </w:r>
      <w:r w:rsidR="00F47D81">
        <w:rPr>
          <w:lang w:val="en-GB"/>
        </w:rPr>
        <w:t>.</w:t>
      </w:r>
      <w:proofErr w:type="gramEnd"/>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w:t>
      </w:r>
      <w:proofErr w:type="gramStart"/>
      <w:r w:rsidR="00523B6F">
        <w:rPr>
          <w:lang w:val="en-GB"/>
        </w:rPr>
        <w:t>all of</w:t>
      </w:r>
      <w:proofErr w:type="gramEnd"/>
      <w:r w:rsidR="00523B6F">
        <w:rPr>
          <w:lang w:val="en-GB"/>
        </w:rPr>
        <w:t xml:space="preserve">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047D34A1" w:rsidR="00266ADE" w:rsidRDefault="00BD539E" w:rsidP="00266ADE">
      <w:pPr>
        <w:pStyle w:val="Heading3"/>
        <w:rPr>
          <w:lang w:val="en-GB"/>
        </w:rPr>
      </w:pPr>
      <w:r>
        <w:rPr>
          <w:lang w:val="en-GB"/>
        </w:rPr>
        <w:t xml:space="preserve">2.4 </w:t>
      </w:r>
      <w:proofErr w:type="gramStart"/>
      <w:r>
        <w:rPr>
          <w:lang w:val="en-GB"/>
        </w:rPr>
        <w:t>Multi-criteria comparisons</w:t>
      </w:r>
      <w:proofErr w:type="gramEnd"/>
    </w:p>
    <w:p w14:paraId="0D6F6360" w14:textId="0333B3F0" w:rsidR="00266ADE" w:rsidRPr="004A0EA2"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p w14:paraId="3465B130" w14:textId="5BD449CD" w:rsidR="00B730C3" w:rsidRPr="00B730C3" w:rsidRDefault="00B730C3" w:rsidP="00BD539E">
      <w:pPr>
        <w:pStyle w:val="Heading1"/>
        <w:numPr>
          <w:ilvl w:val="0"/>
          <w:numId w:val="4"/>
        </w:numPr>
        <w:rPr>
          <w:lang w:val="en-US"/>
        </w:rPr>
      </w:pPr>
      <w:r w:rsidRPr="00B730C3">
        <w:rPr>
          <w:lang w:val="en-US"/>
        </w:rPr>
        <w:t>Results</w:t>
      </w:r>
    </w:p>
    <w:p w14:paraId="3C4B3E6D" w14:textId="0A93842B" w:rsidR="00B730C3" w:rsidRDefault="00B730C3" w:rsidP="00BD539E">
      <w:pPr>
        <w:pStyle w:val="Heading2"/>
        <w:numPr>
          <w:ilvl w:val="1"/>
          <w:numId w:val="7"/>
        </w:numPr>
        <w:rPr>
          <w:lang w:val="en-US"/>
        </w:rPr>
      </w:pPr>
      <w:r w:rsidRPr="00B730C3">
        <w:rPr>
          <w:lang w:val="en-US"/>
        </w:rPr>
        <w:t>Weather</w:t>
      </w:r>
    </w:p>
    <w:p w14:paraId="126FFB31" w14:textId="03D3CB6A" w:rsidR="006D5307" w:rsidRPr="006D5307" w:rsidRDefault="004A0A2F" w:rsidP="006D5307">
      <w:pPr>
        <w:rPr>
          <w:lang w:val="en-US"/>
        </w:rPr>
      </w:pPr>
      <w:r>
        <w:rPr>
          <w:lang w:val="en-US"/>
        </w:rPr>
        <w:t>All three production years were warmer than the 30-year average</w:t>
      </w:r>
      <w:r w:rsidR="00DC3D8D">
        <w:rPr>
          <w:lang w:val="en-US"/>
        </w:rPr>
        <w:t>, but spanned a range of precipitation amounts and patterns</w:t>
      </w:r>
      <w:r>
        <w:rPr>
          <w:lang w:val="en-US"/>
        </w:rPr>
        <w:t xml:space="preserve"> (Figure 1) </w:t>
      </w:r>
      <w:r w:rsidR="006D5307">
        <w:rPr>
          <w:lang w:val="en-US"/>
        </w:rPr>
        <w:t xml:space="preserve"> </w:t>
      </w:r>
    </w:p>
    <w:p w14:paraId="5C461262" w14:textId="57C23D08" w:rsidR="004A0A2F" w:rsidRPr="004A0A2F" w:rsidRDefault="004A0A2F" w:rsidP="004A0A2F">
      <w:r w:rsidRPr="004A0A2F">
        <w:rPr>
          <w:noProof/>
        </w:rPr>
        <w:lastRenderedPageBreak/>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C9354CD" w:rsidR="007B22B0" w:rsidRDefault="008A7B67" w:rsidP="00BD539E">
      <w:pPr>
        <w:pStyle w:val="Heading2"/>
        <w:numPr>
          <w:ilvl w:val="1"/>
          <w:numId w:val="7"/>
        </w:numPr>
        <w:rPr>
          <w:lang w:val="en-US"/>
        </w:rPr>
      </w:pPr>
      <w:r>
        <w:rPr>
          <w:lang w:val="en-US"/>
        </w:rPr>
        <w:t>Individual me</w:t>
      </w:r>
      <w:r w:rsidR="00BD539E">
        <w:rPr>
          <w:lang w:val="en-US"/>
        </w:rPr>
        <w:t>asurement outcomes</w:t>
      </w:r>
    </w:p>
    <w:p w14:paraId="7C83BBE7" w14:textId="781D2FCD" w:rsidR="007F365B" w:rsidRPr="007F365B" w:rsidRDefault="007F365B" w:rsidP="007F365B">
      <w:pPr>
        <w:rPr>
          <w:lang w:val="en-US"/>
        </w:rPr>
      </w:pPr>
      <w:r>
        <w:rPr>
          <w:lang w:val="en-US"/>
        </w:rPr>
        <w:t xml:space="preserve">Due to the potential for complex four-way interactions, results are presented </w:t>
      </w:r>
      <w:r w:rsidR="00274DB1">
        <w:rPr>
          <w:lang w:val="en-US"/>
        </w:rPr>
        <w:t xml:space="preserve">here </w:t>
      </w:r>
      <w:r>
        <w:rPr>
          <w:lang w:val="en-US"/>
        </w:rPr>
        <w:t xml:space="preserve">as summaries of statistical results. Detailed statistical </w:t>
      </w:r>
      <w:r w:rsidR="00274DB1">
        <w:rPr>
          <w:lang w:val="en-US"/>
        </w:rPr>
        <w:t>tables and descriptions are presented in Supplementary Materials.</w:t>
      </w:r>
      <w:r w:rsidR="009F0DB9">
        <w:rPr>
          <w:lang w:val="en-US"/>
        </w:rPr>
        <w:t xml:space="preserve"> Significance was assigned at p&lt;0.05</w:t>
      </w:r>
      <w:r w:rsidR="00F9727D">
        <w:rPr>
          <w:lang w:val="en-US"/>
        </w:rPr>
        <w:t xml:space="preserve">, and all yields and biomass amounts are reported on a dry weight basis. </w:t>
      </w:r>
    </w:p>
    <w:p w14:paraId="4804875D" w14:textId="7F3B4AFC" w:rsidR="00991510" w:rsidRDefault="00BD539E" w:rsidP="00991510">
      <w:pPr>
        <w:pStyle w:val="Heading3"/>
        <w:rPr>
          <w:lang w:val="en-US"/>
        </w:rPr>
      </w:pPr>
      <w:r>
        <w:rPr>
          <w:lang w:val="en-US"/>
        </w:rPr>
        <w:t xml:space="preserve">3.2.1 </w:t>
      </w:r>
      <w:r w:rsidR="00991510">
        <w:rPr>
          <w:lang w:val="en-US"/>
        </w:rPr>
        <w:t>Yields</w:t>
      </w:r>
      <w:r w:rsidR="00F65BC9">
        <w:rPr>
          <w:lang w:val="en-US"/>
        </w:rPr>
        <w:t xml:space="preserve"> </w:t>
      </w:r>
      <w:r w:rsidR="000C1CEA">
        <w:rPr>
          <w:lang w:val="en-US"/>
        </w:rPr>
        <w:t>–</w:t>
      </w:r>
      <w:r w:rsidR="00F65BC9">
        <w:rPr>
          <w:lang w:val="en-US"/>
        </w:rPr>
        <w:t xml:space="preserve"> DONE</w:t>
      </w:r>
      <w:r w:rsidR="000C1CEA">
        <w:rPr>
          <w:lang w:val="en-US"/>
        </w:rPr>
        <w:t xml:space="preserve"> – </w:t>
      </w:r>
      <w:proofErr w:type="spellStart"/>
      <w:r w:rsidR="000C1CEA">
        <w:rPr>
          <w:lang w:val="en-US"/>
        </w:rPr>
        <w:t>MidRad</w:t>
      </w:r>
      <w:proofErr w:type="spellEnd"/>
      <w:r w:rsidR="000C1CEA">
        <w:rPr>
          <w:lang w:val="en-US"/>
        </w:rPr>
        <w:t xml:space="preserve"> was higher</w:t>
      </w:r>
    </w:p>
    <w:p w14:paraId="135E33BB" w14:textId="59E1E857" w:rsidR="008A7B67" w:rsidRDefault="001775D0" w:rsidP="00B730C3">
      <w:pPr>
        <w:rPr>
          <w:rFonts w:ascii="Calibri" w:hAnsi="Calibri" w:cs="Calibri"/>
          <w:sz w:val="24"/>
          <w:szCs w:val="24"/>
          <w:lang w:val="en-US"/>
        </w:rPr>
      </w:pPr>
      <w:bookmarkStart w:id="12" w:name="_Hlk207183007"/>
      <w:r>
        <w:rPr>
          <w:lang w:val="en-US"/>
        </w:rPr>
        <w:t>In 2018</w:t>
      </w:r>
      <w:r w:rsidR="00F9727D">
        <w:rPr>
          <w:lang w:val="en-US"/>
        </w:rPr>
        <w:t>, 2019, and 2020</w:t>
      </w:r>
      <w:r>
        <w:rPr>
          <w:lang w:val="en-US"/>
        </w:rPr>
        <w:t xml:space="preserve"> spring barley yields </w:t>
      </w:r>
      <w:r w:rsidR="000E3D24">
        <w:rPr>
          <w:lang w:val="en-US"/>
        </w:rPr>
        <w:t xml:space="preserve">averaged </w:t>
      </w:r>
      <w:r>
        <w:rPr>
          <w:lang w:val="en-US"/>
        </w:rPr>
        <w:t>4.</w:t>
      </w:r>
      <w:r>
        <w:rPr>
          <w:rFonts w:ascii="Calibri" w:hAnsi="Calibri" w:cs="Calibri"/>
          <w:sz w:val="24"/>
          <w:szCs w:val="24"/>
          <w:lang w:val="en-US"/>
        </w:rPr>
        <w:t>07 Mg ha</w:t>
      </w:r>
      <w:r w:rsidRPr="00EA474E">
        <w:rPr>
          <w:rFonts w:ascii="Calibri" w:hAnsi="Calibri" w:cs="Calibri"/>
          <w:sz w:val="24"/>
          <w:szCs w:val="24"/>
          <w:vertAlign w:val="superscript"/>
          <w:lang w:val="en-US"/>
        </w:rPr>
        <w:t>-1</w:t>
      </w:r>
      <w:r w:rsidR="000E3D24">
        <w:rPr>
          <w:rFonts w:ascii="Calibri" w:hAnsi="Calibri" w:cs="Calibri"/>
          <w:sz w:val="24"/>
          <w:szCs w:val="24"/>
          <w:lang w:val="en-US"/>
        </w:rPr>
        <w:t xml:space="preserve">, </w:t>
      </w:r>
      <w:r>
        <w:rPr>
          <w:rFonts w:ascii="Calibri" w:hAnsi="Calibri" w:cs="Calibri"/>
          <w:sz w:val="24"/>
          <w:szCs w:val="24"/>
          <w:lang w:val="en-US"/>
        </w:rPr>
        <w:t>oat</w:t>
      </w:r>
      <w:r w:rsidR="00F9727D">
        <w:rPr>
          <w:rFonts w:ascii="Calibri" w:hAnsi="Calibri" w:cs="Calibri"/>
          <w:sz w:val="24"/>
          <w:szCs w:val="24"/>
          <w:lang w:val="en-US"/>
        </w:rPr>
        <w:t xml:space="preserve">s </w:t>
      </w:r>
      <w:r>
        <w:rPr>
          <w:rFonts w:ascii="Calibri" w:hAnsi="Calibri" w:cs="Calibri"/>
          <w:sz w:val="24"/>
          <w:szCs w:val="24"/>
          <w:lang w:val="en-US"/>
        </w:rPr>
        <w:t xml:space="preserve">4.28 Mg ha-1, </w:t>
      </w:r>
      <w:r w:rsidR="000E3D24">
        <w:rPr>
          <w:rFonts w:ascii="Calibri" w:hAnsi="Calibri" w:cs="Calibri"/>
          <w:sz w:val="24"/>
          <w:szCs w:val="24"/>
          <w:lang w:val="en-US"/>
        </w:rPr>
        <w:t xml:space="preserve">and </w:t>
      </w:r>
      <w:r>
        <w:rPr>
          <w:rFonts w:ascii="Calibri" w:hAnsi="Calibri" w:cs="Calibri"/>
          <w:sz w:val="24"/>
          <w:szCs w:val="24"/>
          <w:lang w:val="en-US"/>
        </w:rPr>
        <w:t>faba bean</w:t>
      </w:r>
      <w:r w:rsidR="00F9727D">
        <w:rPr>
          <w:rFonts w:ascii="Calibri" w:hAnsi="Calibri" w:cs="Calibri"/>
          <w:sz w:val="24"/>
          <w:szCs w:val="24"/>
          <w:lang w:val="en-US"/>
        </w:rPr>
        <w:t>s</w:t>
      </w:r>
      <w:r>
        <w:rPr>
          <w:rFonts w:ascii="Calibri" w:hAnsi="Calibri" w:cs="Calibri"/>
          <w:sz w:val="24"/>
          <w:szCs w:val="24"/>
          <w:lang w:val="en-US"/>
        </w:rPr>
        <w:t xml:space="preserve"> 3.47 Mg ha-1</w:t>
      </w:r>
      <w:r w:rsidR="00F9727D">
        <w:rPr>
          <w:rFonts w:ascii="Calibri" w:hAnsi="Calibri" w:cs="Calibri"/>
          <w:sz w:val="24"/>
          <w:szCs w:val="24"/>
          <w:lang w:val="en-US"/>
        </w:rPr>
        <w:t>, respectively</w:t>
      </w:r>
      <w:r w:rsidR="000E3D24">
        <w:rPr>
          <w:rFonts w:ascii="Calibri" w:hAnsi="Calibri" w:cs="Calibri"/>
          <w:sz w:val="24"/>
          <w:szCs w:val="24"/>
          <w:lang w:val="en-US"/>
        </w:rPr>
        <w:t xml:space="preserve">. </w:t>
      </w:r>
      <w:r w:rsidR="000E3D24">
        <w:rPr>
          <w:lang w:val="en-US"/>
        </w:rPr>
        <w:t xml:space="preserve">The average grain yields of the present study were lower </w:t>
      </w:r>
      <w:r w:rsidR="000E3D24">
        <w:rPr>
          <w:lang w:val="en-US"/>
        </w:rPr>
        <w:lastRenderedPageBreak/>
        <w:t xml:space="preserve">than national averages for the same crops in the same years [4.28 Mg ha-1 spring barley, 4.94 oats, and 4.08 Mg ha-1 faba bean, respectively </w:t>
      </w:r>
      <w:r w:rsidR="000E3D24">
        <w:rPr>
          <w:lang w:val="en-US"/>
        </w:rPr>
        <w:fldChar w:fldCharType="begin"/>
      </w:r>
      <w:r w:rsidR="000E3D24">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sidR="000E3D24">
        <w:rPr>
          <w:lang w:val="en-US"/>
        </w:rPr>
        <w:fldChar w:fldCharType="separate"/>
      </w:r>
      <w:r w:rsidR="000E3D24" w:rsidRPr="000E3D24">
        <w:rPr>
          <w:rFonts w:ascii="Aptos" w:hAnsi="Aptos"/>
          <w:lang w:val="en-US"/>
        </w:rPr>
        <w:t>(FAO, 2023)</w:t>
      </w:r>
      <w:r w:rsidR="000E3D24">
        <w:rPr>
          <w:lang w:val="en-US"/>
        </w:rPr>
        <w:fldChar w:fldCharType="end"/>
      </w:r>
      <w:r w:rsidR="000E3D24">
        <w:rPr>
          <w:lang w:val="en-US"/>
        </w:rPr>
        <w:t>], but the maximum grain yields observed each year exceeded the national average</w:t>
      </w:r>
      <w:r w:rsidR="00F65BC9">
        <w:rPr>
          <w:lang w:val="en-US"/>
        </w:rPr>
        <w:t>s</w:t>
      </w:r>
      <w:r w:rsidR="000E3D24">
        <w:rPr>
          <w:lang w:val="en-US"/>
        </w:rPr>
        <w:t xml:space="preserve">. </w:t>
      </w:r>
      <w:r w:rsidR="00F65BC9">
        <w:rPr>
          <w:lang w:val="en-US"/>
        </w:rPr>
        <w:t>On average, t</w:t>
      </w:r>
      <w:r w:rsidR="009F4DCE">
        <w:rPr>
          <w:lang w:val="en-US"/>
        </w:rPr>
        <w:t xml:space="preserve">he </w:t>
      </w:r>
      <w:proofErr w:type="spellStart"/>
      <w:r w:rsidR="000C1CEA">
        <w:rPr>
          <w:lang w:val="en-US"/>
        </w:rPr>
        <w:t>Mid</w:t>
      </w:r>
      <w:r w:rsidR="009F4DCE">
        <w:rPr>
          <w:lang w:val="en-US"/>
        </w:rPr>
        <w:t>Rad</w:t>
      </w:r>
      <w:proofErr w:type="spellEnd"/>
      <w:r w:rsidR="009F4DCE">
        <w:rPr>
          <w:lang w:val="en-US"/>
        </w:rPr>
        <w:t xml:space="preserve"> cover crop treatment </w:t>
      </w:r>
      <w:r w:rsidR="00F65BC9">
        <w:rPr>
          <w:lang w:val="en-US"/>
        </w:rPr>
        <w:t xml:space="preserve">exhibited </w:t>
      </w:r>
      <w:r w:rsidR="00F9727D">
        <w:rPr>
          <w:lang w:val="en-US"/>
        </w:rPr>
        <w:t>significantly</w:t>
      </w:r>
      <w:r w:rsidR="001A47EC">
        <w:rPr>
          <w:lang w:val="en-US"/>
        </w:rPr>
        <w:t xml:space="preserve"> </w:t>
      </w:r>
      <w:r w:rsidR="001A47EC">
        <w:rPr>
          <w:rFonts w:ascii="Calibri" w:hAnsi="Calibri" w:cs="Calibri"/>
          <w:sz w:val="24"/>
          <w:szCs w:val="24"/>
          <w:lang w:val="en-US"/>
        </w:rPr>
        <w:t>(p&lt;0.001)</w:t>
      </w:r>
      <w:r w:rsidR="00F9727D">
        <w:rPr>
          <w:lang w:val="en-US"/>
        </w:rPr>
        <w:t xml:space="preserve"> higher (</w:t>
      </w:r>
      <w:r w:rsidR="000B0CC3">
        <w:rPr>
          <w:lang w:val="en-US"/>
        </w:rPr>
        <w:t>M:</w:t>
      </w:r>
      <w:r w:rsidR="00F65BC9">
        <w:rPr>
          <w:lang w:val="en-US"/>
        </w:rPr>
        <w:t>8%</w:t>
      </w:r>
      <w:r w:rsidR="00F9727D">
        <w:rPr>
          <w:lang w:val="en-US"/>
        </w:rPr>
        <w:t>, S</w:t>
      </w:r>
      <w:r w:rsidR="000B0CC3">
        <w:rPr>
          <w:lang w:val="en-US"/>
        </w:rPr>
        <w:t>E:2%</w:t>
      </w:r>
      <w:r w:rsidR="00F9727D">
        <w:rPr>
          <w:lang w:val="en-US"/>
        </w:rPr>
        <w:t>)</w:t>
      </w:r>
      <w:r w:rsidR="000B0CC3">
        <w:rPr>
          <w:lang w:val="en-US"/>
        </w:rPr>
        <w:t xml:space="preserve"> </w:t>
      </w:r>
      <w:r w:rsidR="00F65BC9">
        <w:rPr>
          <w:lang w:val="en-US"/>
        </w:rPr>
        <w:t>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0B0CC3">
        <w:rPr>
          <w:rFonts w:ascii="Calibri" w:hAnsi="Calibri" w:cs="Calibri"/>
          <w:sz w:val="24"/>
          <w:szCs w:val="24"/>
          <w:lang w:val="en-US"/>
        </w:rPr>
        <w:t xml:space="preserve">, while </w:t>
      </w:r>
      <w:r w:rsidR="000C1CEA">
        <w:rPr>
          <w:rFonts w:ascii="Calibri" w:hAnsi="Calibri" w:cs="Calibri"/>
          <w:sz w:val="24"/>
          <w:szCs w:val="24"/>
          <w:lang w:val="en-US"/>
        </w:rPr>
        <w:t xml:space="preserve">all other cover crop treatment yields </w:t>
      </w:r>
      <w:r w:rsidR="000B0CC3">
        <w:rPr>
          <w:rFonts w:ascii="Calibri" w:hAnsi="Calibri" w:cs="Calibri"/>
          <w:sz w:val="24"/>
          <w:szCs w:val="24"/>
          <w:lang w:val="en-US"/>
        </w:rPr>
        <w:t>were not different from each other.</w:t>
      </w:r>
      <w:r w:rsidR="003A431D">
        <w:rPr>
          <w:rFonts w:ascii="Calibri" w:hAnsi="Calibri" w:cs="Calibri"/>
          <w:sz w:val="24"/>
          <w:szCs w:val="24"/>
          <w:lang w:val="en-US"/>
        </w:rPr>
        <w:t xml:space="preserve"> </w:t>
      </w:r>
    </w:p>
    <w:bookmarkEnd w:id="12"/>
    <w:p w14:paraId="6D653985" w14:textId="26EA322C" w:rsidR="001451D4" w:rsidRDefault="00667921" w:rsidP="00991510">
      <w:pPr>
        <w:pStyle w:val="Heading3"/>
        <w:rPr>
          <w:lang w:val="en-US"/>
        </w:rPr>
      </w:pPr>
      <w:r>
        <w:rPr>
          <w:lang w:val="en-US"/>
        </w:rPr>
        <w:t xml:space="preserve">3.2.2 </w:t>
      </w:r>
      <w:r w:rsidR="00991510">
        <w:rPr>
          <w:lang w:val="en-US"/>
        </w:rPr>
        <w:t>Fall biomass</w:t>
      </w:r>
    </w:p>
    <w:p w14:paraId="3FA5E845" w14:textId="0E77D0AC" w:rsidR="00A40D8E" w:rsidRDefault="00F80A38" w:rsidP="00A40D8E">
      <w:pPr>
        <w:rPr>
          <w:rFonts w:ascii="Calibri" w:hAnsi="Calibri" w:cs="Calibri"/>
          <w:sz w:val="24"/>
          <w:szCs w:val="24"/>
          <w:lang w:val="en-US"/>
        </w:rPr>
      </w:pPr>
      <w:r>
        <w:rPr>
          <w:rFonts w:ascii="Calibri" w:hAnsi="Calibri" w:cs="Calibri"/>
          <w:sz w:val="24"/>
          <w:szCs w:val="24"/>
          <w:lang w:val="en-US"/>
        </w:rPr>
        <w:t xml:space="preserve">Year, tillage system, and cover crop system all had significant impacts on fall vegetation biomass, listed in the order of strength of impact. </w:t>
      </w:r>
      <w:r w:rsidR="005D3EFD">
        <w:rPr>
          <w:rFonts w:ascii="Calibri" w:hAnsi="Calibri" w:cs="Calibri"/>
          <w:sz w:val="24"/>
          <w:szCs w:val="24"/>
          <w:lang w:val="en-US"/>
        </w:rPr>
        <w:t>Biomass was higher in 2018 (2.3 Mg h-1, SE: xx</w:t>
      </w:r>
      <w:proofErr w:type="gramStart"/>
      <w:r w:rsidR="005D3EFD">
        <w:rPr>
          <w:rFonts w:ascii="Calibri" w:hAnsi="Calibri" w:cs="Calibri"/>
          <w:sz w:val="24"/>
          <w:szCs w:val="24"/>
          <w:lang w:val="en-US"/>
        </w:rPr>
        <w:t>= )</w:t>
      </w:r>
      <w:proofErr w:type="gramEnd"/>
      <w:r w:rsidR="005D3EFD">
        <w:rPr>
          <w:rFonts w:ascii="Calibri" w:hAnsi="Calibri" w:cs="Calibri"/>
          <w:sz w:val="24"/>
          <w:szCs w:val="24"/>
          <w:lang w:val="en-US"/>
        </w:rPr>
        <w:t xml:space="preserve"> compared to 2019 (1.0 Mg ha-1, SE: xx). </w:t>
      </w:r>
      <w:r w:rsidR="00A40D8E">
        <w:rPr>
          <w:rFonts w:ascii="Calibri" w:hAnsi="Calibri" w:cs="Calibri"/>
          <w:sz w:val="24"/>
          <w:szCs w:val="24"/>
          <w:lang w:val="en-US"/>
        </w:rPr>
        <w:t xml:space="preserve">In both years, increasing tillage intensity reduced fall biomass; </w:t>
      </w:r>
      <w:r w:rsidR="00621CEF">
        <w:rPr>
          <w:rFonts w:ascii="Calibri" w:hAnsi="Calibri" w:cs="Calibri"/>
          <w:sz w:val="24"/>
          <w:szCs w:val="24"/>
          <w:lang w:val="en-US"/>
        </w:rPr>
        <w:t xml:space="preserve">fall biomass decreased by an average of 27% and 9% when moving from no-till to surface tillage, and surface to inversion, respectively. </w:t>
      </w:r>
      <w:r w:rsidR="00502A3E">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C1CEA">
        <w:rPr>
          <w:rFonts w:ascii="Calibri" w:hAnsi="Calibri" w:cs="Calibri"/>
          <w:sz w:val="24"/>
          <w:szCs w:val="24"/>
          <w:lang w:val="en-US"/>
        </w:rPr>
        <w:t xml:space="preserve">tillage </w:t>
      </w:r>
      <w:r w:rsidR="000E326F">
        <w:rPr>
          <w:rFonts w:ascii="Calibri" w:hAnsi="Calibri" w:cs="Calibri"/>
          <w:sz w:val="24"/>
          <w:szCs w:val="24"/>
          <w:lang w:val="en-US"/>
        </w:rPr>
        <w:t xml:space="preserve">treatment </w:t>
      </w:r>
      <w:r w:rsidR="00D432EE">
        <w:rPr>
          <w:rFonts w:ascii="Calibri" w:hAnsi="Calibri" w:cs="Calibri"/>
          <w:sz w:val="24"/>
          <w:szCs w:val="24"/>
          <w:lang w:val="en-US"/>
        </w:rPr>
        <w:t xml:space="preserve">impacts </w:t>
      </w:r>
      <w:r w:rsidR="00621CEF">
        <w:rPr>
          <w:rFonts w:ascii="Calibri" w:hAnsi="Calibri" w:cs="Calibri"/>
          <w:sz w:val="24"/>
          <w:szCs w:val="24"/>
          <w:lang w:val="en-US"/>
        </w:rPr>
        <w:t xml:space="preserve">on biomass </w:t>
      </w:r>
      <w:r w:rsidR="00D432EE">
        <w:rPr>
          <w:rFonts w:ascii="Calibri" w:hAnsi="Calibri" w:cs="Calibri"/>
          <w:sz w:val="24"/>
          <w:szCs w:val="24"/>
          <w:lang w:val="en-US"/>
        </w:rPr>
        <w:t>were stronger in 2018</w:t>
      </w:r>
      <w:r w:rsidR="0041079C">
        <w:rPr>
          <w:rFonts w:ascii="Calibri" w:hAnsi="Calibri" w:cs="Calibri"/>
          <w:sz w:val="24"/>
          <w:szCs w:val="24"/>
          <w:lang w:val="en-US"/>
        </w:rPr>
        <w:t xml:space="preserve"> (</w:t>
      </w:r>
      <w:r w:rsidR="005D3EFD">
        <w:rPr>
          <w:rFonts w:ascii="Calibri" w:hAnsi="Calibri" w:cs="Calibri"/>
          <w:sz w:val="24"/>
          <w:szCs w:val="24"/>
          <w:lang w:val="en-US"/>
        </w:rPr>
        <w:t>high biomass year</w:t>
      </w:r>
      <w:r w:rsidR="0041079C">
        <w:rPr>
          <w:rFonts w:ascii="Calibri" w:hAnsi="Calibri" w:cs="Calibri"/>
          <w:sz w:val="24"/>
          <w:szCs w:val="24"/>
          <w:lang w:val="en-US"/>
        </w:rPr>
        <w:t>)</w:t>
      </w:r>
      <w:r w:rsidR="000E326F">
        <w:rPr>
          <w:rFonts w:ascii="Calibri" w:hAnsi="Calibri" w:cs="Calibri"/>
          <w:sz w:val="24"/>
          <w:szCs w:val="24"/>
          <w:lang w:val="en-US"/>
        </w:rPr>
        <w:t xml:space="preserve"> compared to </w:t>
      </w:r>
      <w:r w:rsidR="007F365B">
        <w:rPr>
          <w:rFonts w:ascii="Calibri" w:hAnsi="Calibri" w:cs="Calibri"/>
          <w:sz w:val="24"/>
          <w:szCs w:val="24"/>
          <w:lang w:val="en-US"/>
        </w:rPr>
        <w:t xml:space="preserve">tillage </w:t>
      </w:r>
      <w:r w:rsidR="000E326F">
        <w:rPr>
          <w:rFonts w:ascii="Calibri" w:hAnsi="Calibri" w:cs="Calibri"/>
          <w:sz w:val="24"/>
          <w:szCs w:val="24"/>
          <w:lang w:val="en-US"/>
        </w:rPr>
        <w:t>effects in 2019</w:t>
      </w:r>
      <w:r w:rsidR="0041079C">
        <w:rPr>
          <w:rFonts w:ascii="Calibri" w:hAnsi="Calibri" w:cs="Calibri"/>
          <w:sz w:val="24"/>
          <w:szCs w:val="24"/>
          <w:lang w:val="en-US"/>
        </w:rPr>
        <w:t xml:space="preserve"> (</w:t>
      </w:r>
      <w:r w:rsidR="005D3EFD">
        <w:rPr>
          <w:rFonts w:ascii="Calibri" w:hAnsi="Calibri" w:cs="Calibri"/>
          <w:sz w:val="24"/>
          <w:szCs w:val="24"/>
          <w:lang w:val="en-US"/>
        </w:rPr>
        <w:t>low biomass year</w:t>
      </w:r>
      <w:r w:rsidR="0041079C">
        <w:rPr>
          <w:rFonts w:ascii="Calibri" w:hAnsi="Calibri" w:cs="Calibri"/>
          <w:sz w:val="24"/>
          <w:szCs w:val="24"/>
          <w:lang w:val="en-US"/>
        </w:rPr>
        <w:t>)</w:t>
      </w:r>
      <w:r w:rsidR="00B37E57">
        <w:rPr>
          <w:rFonts w:ascii="Calibri" w:hAnsi="Calibri" w:cs="Calibri"/>
          <w:sz w:val="24"/>
          <w:szCs w:val="24"/>
          <w:lang w:val="en-US"/>
        </w:rPr>
        <w:t xml:space="preserve">. </w:t>
      </w:r>
      <w:r w:rsidR="00111FD1">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w:t>
      </w:r>
      <w:r w:rsidR="007F365B">
        <w:rPr>
          <w:rFonts w:ascii="Calibri" w:hAnsi="Calibri" w:cs="Calibri"/>
          <w:sz w:val="24"/>
          <w:szCs w:val="24"/>
          <w:lang w:val="en-US"/>
        </w:rPr>
        <w:t xml:space="preserve"> driven by the </w:t>
      </w:r>
      <w:proofErr w:type="spellStart"/>
      <w:r w:rsidR="007F365B">
        <w:rPr>
          <w:rFonts w:ascii="Calibri" w:hAnsi="Calibri" w:cs="Calibri"/>
          <w:sz w:val="24"/>
          <w:szCs w:val="24"/>
          <w:lang w:val="en-US"/>
        </w:rPr>
        <w:t>NoCC</w:t>
      </w:r>
      <w:proofErr w:type="spellEnd"/>
      <w:r w:rsidR="007F365B">
        <w:rPr>
          <w:rFonts w:ascii="Calibri" w:hAnsi="Calibri" w:cs="Calibri"/>
          <w:sz w:val="24"/>
          <w:szCs w:val="24"/>
          <w:lang w:val="en-US"/>
        </w:rPr>
        <w:t xml:space="preserve"> treatment</w:t>
      </w:r>
      <w:r w:rsidR="001A47EC">
        <w:rPr>
          <w:rFonts w:ascii="Calibri" w:hAnsi="Calibri" w:cs="Calibri"/>
          <w:sz w:val="24"/>
          <w:szCs w:val="24"/>
          <w:lang w:val="en-US"/>
        </w:rPr>
        <w:t>:</w:t>
      </w:r>
      <w:r w:rsidR="00A5783F">
        <w:rPr>
          <w:rFonts w:ascii="Calibri" w:hAnsi="Calibri" w:cs="Calibri"/>
          <w:sz w:val="24"/>
          <w:szCs w:val="24"/>
          <w:lang w:val="en-US"/>
        </w:rPr>
        <w:t xml:space="preserve"> </w:t>
      </w:r>
      <w:r w:rsidR="001A47EC">
        <w:rPr>
          <w:rFonts w:ascii="Calibri" w:hAnsi="Calibri" w:cs="Calibri"/>
          <w:sz w:val="24"/>
          <w:szCs w:val="24"/>
          <w:lang w:val="en-US"/>
        </w:rPr>
        <w:t>i</w:t>
      </w:r>
      <w:r w:rsidR="00404C48">
        <w:rPr>
          <w:rFonts w:ascii="Calibri" w:hAnsi="Calibri" w:cs="Calibri"/>
          <w:sz w:val="24"/>
          <w:szCs w:val="24"/>
          <w:lang w:val="en-US"/>
        </w:rPr>
        <w:t>n 2018</w:t>
      </w:r>
      <w:r w:rsidR="00A5783F">
        <w:rPr>
          <w:rFonts w:ascii="Calibri" w:hAnsi="Calibri" w:cs="Calibri"/>
          <w:sz w:val="24"/>
          <w:szCs w:val="24"/>
          <w:lang w:val="en-US"/>
        </w:rPr>
        <w:t>,</w:t>
      </w:r>
      <w:r w:rsidR="00404C48">
        <w:rPr>
          <w:rFonts w:ascii="Calibri" w:hAnsi="Calibri" w:cs="Calibri"/>
          <w:sz w:val="24"/>
          <w:szCs w:val="24"/>
          <w:lang w:val="en-US"/>
        </w:rPr>
        <w:t xml:space="preserve"> the </w:t>
      </w:r>
      <w:proofErr w:type="spellStart"/>
      <w:r w:rsidR="00111FD1">
        <w:rPr>
          <w:rFonts w:ascii="Calibri" w:hAnsi="Calibri" w:cs="Calibri"/>
          <w:sz w:val="24"/>
          <w:szCs w:val="24"/>
          <w:lang w:val="en-US"/>
        </w:rPr>
        <w:t>NoCC</w:t>
      </w:r>
      <w:proofErr w:type="spellEnd"/>
      <w:r w:rsidR="00111FD1">
        <w:rPr>
          <w:rFonts w:ascii="Calibri" w:hAnsi="Calibri" w:cs="Calibri"/>
          <w:sz w:val="24"/>
          <w:szCs w:val="24"/>
          <w:lang w:val="en-US"/>
        </w:rPr>
        <w:t xml:space="preserve"> treatment produced the second highest </w:t>
      </w:r>
      <w:r w:rsidR="00A5783F">
        <w:rPr>
          <w:rFonts w:ascii="Calibri" w:hAnsi="Calibri" w:cs="Calibri"/>
          <w:sz w:val="24"/>
          <w:szCs w:val="24"/>
          <w:lang w:val="en-US"/>
        </w:rPr>
        <w:t>biomass of all of the cover crop treatments (2.</w:t>
      </w:r>
      <w:r w:rsidR="001A47EC">
        <w:rPr>
          <w:rFonts w:ascii="Calibri" w:hAnsi="Calibri" w:cs="Calibri"/>
          <w:sz w:val="24"/>
          <w:szCs w:val="24"/>
          <w:lang w:val="en-US"/>
        </w:rPr>
        <w:t>4</w:t>
      </w:r>
      <w:r w:rsidR="00A5783F">
        <w:rPr>
          <w:rFonts w:ascii="Calibri" w:hAnsi="Calibri" w:cs="Calibri"/>
          <w:sz w:val="24"/>
          <w:szCs w:val="24"/>
          <w:lang w:val="en-US"/>
        </w:rPr>
        <w:t xml:space="preserve"> Mg ha-1, SE:9.4), while in 2019 it produced the lowest amount of biomass amongst all of the cover crop treatments (0.6 Mg ha-1, SE:9.4). </w:t>
      </w:r>
      <w:proofErr w:type="spellStart"/>
      <w:r w:rsidR="007F365B">
        <w:rPr>
          <w:rFonts w:ascii="Calibri" w:hAnsi="Calibri" w:cs="Calibri"/>
          <w:sz w:val="24"/>
          <w:szCs w:val="24"/>
          <w:lang w:val="en-US"/>
        </w:rPr>
        <w:t>Mid</w:t>
      </w:r>
      <w:r w:rsidR="00C21027">
        <w:rPr>
          <w:rFonts w:ascii="Calibri" w:hAnsi="Calibri" w:cs="Calibri"/>
          <w:sz w:val="24"/>
          <w:szCs w:val="24"/>
          <w:lang w:val="en-US"/>
        </w:rPr>
        <w:t>Rad</w:t>
      </w:r>
      <w:proofErr w:type="spellEnd"/>
      <w:r w:rsidR="00C21027">
        <w:rPr>
          <w:rFonts w:ascii="Calibri" w:hAnsi="Calibri" w:cs="Calibri"/>
          <w:sz w:val="24"/>
          <w:szCs w:val="24"/>
          <w:lang w:val="en-US"/>
        </w:rPr>
        <w:t xml:space="preserve"> produced the most biomass in both years, and the lowest producing cover crop treatment was </w:t>
      </w:r>
      <w:proofErr w:type="spellStart"/>
      <w:r w:rsidR="001A47EC">
        <w:rPr>
          <w:rFonts w:ascii="Calibri" w:hAnsi="Calibri" w:cs="Calibri"/>
          <w:sz w:val="24"/>
          <w:szCs w:val="24"/>
          <w:lang w:val="en-US"/>
        </w:rPr>
        <w:t>Early</w:t>
      </w:r>
      <w:r w:rsidR="00404C48">
        <w:rPr>
          <w:rFonts w:ascii="Calibri" w:hAnsi="Calibri" w:cs="Calibri"/>
          <w:sz w:val="24"/>
          <w:szCs w:val="24"/>
          <w:lang w:val="en-US"/>
        </w:rPr>
        <w:t>Mix</w:t>
      </w:r>
      <w:proofErr w:type="spellEnd"/>
      <w:r w:rsidR="00404C48">
        <w:rPr>
          <w:rFonts w:ascii="Calibri" w:hAnsi="Calibri" w:cs="Calibri"/>
          <w:sz w:val="24"/>
          <w:szCs w:val="24"/>
          <w:lang w:val="en-US"/>
        </w:rPr>
        <w:t xml:space="preserve"> in 2018 and NoCC in 2019. </w:t>
      </w:r>
      <w:r w:rsidR="00A40D8E">
        <w:rPr>
          <w:rFonts w:ascii="Calibri" w:hAnsi="Calibri" w:cs="Calibri"/>
          <w:sz w:val="24"/>
          <w:szCs w:val="24"/>
          <w:lang w:val="en-US"/>
        </w:rPr>
        <w:t xml:space="preserve">The </w:t>
      </w:r>
      <w:proofErr w:type="gramStart"/>
      <w:r w:rsidR="00621CEF">
        <w:rPr>
          <w:rFonts w:ascii="Calibri" w:hAnsi="Calibri" w:cs="Calibri"/>
          <w:sz w:val="24"/>
          <w:szCs w:val="24"/>
          <w:lang w:val="en-US"/>
        </w:rPr>
        <w:t xml:space="preserve">aforementioned </w:t>
      </w:r>
      <w:r w:rsidR="00A40D8E">
        <w:rPr>
          <w:rFonts w:ascii="Calibri" w:hAnsi="Calibri" w:cs="Calibri"/>
          <w:sz w:val="24"/>
          <w:szCs w:val="24"/>
          <w:lang w:val="en-US"/>
        </w:rPr>
        <w:t>effect</w:t>
      </w:r>
      <w:proofErr w:type="gramEnd"/>
      <w:r w:rsidR="00A40D8E">
        <w:rPr>
          <w:rFonts w:ascii="Calibri" w:hAnsi="Calibri" w:cs="Calibri"/>
          <w:sz w:val="24"/>
          <w:szCs w:val="24"/>
          <w:lang w:val="en-US"/>
        </w:rPr>
        <w:t xml:space="preserve"> of tillage was more amplified in certain cover crop treatments (p=0.048), including both </w:t>
      </w:r>
      <w:proofErr w:type="spellStart"/>
      <w:r w:rsidR="00A40D8E">
        <w:rPr>
          <w:rFonts w:ascii="Calibri" w:hAnsi="Calibri" w:cs="Calibri"/>
          <w:sz w:val="24"/>
          <w:szCs w:val="24"/>
          <w:lang w:val="en-US"/>
        </w:rPr>
        <w:t>MidRad</w:t>
      </w:r>
      <w:proofErr w:type="spellEnd"/>
      <w:r w:rsidR="00A40D8E">
        <w:rPr>
          <w:rFonts w:ascii="Calibri" w:hAnsi="Calibri" w:cs="Calibri"/>
          <w:sz w:val="24"/>
          <w:szCs w:val="24"/>
          <w:lang w:val="en-US"/>
        </w:rPr>
        <w:t xml:space="preserve"> and Late Rad</w:t>
      </w:r>
      <w:r w:rsidR="005D3EFD">
        <w:rPr>
          <w:rFonts w:ascii="Calibri" w:hAnsi="Calibri" w:cs="Calibri"/>
          <w:sz w:val="24"/>
          <w:szCs w:val="24"/>
          <w:lang w:val="en-US"/>
        </w:rPr>
        <w:t xml:space="preserve"> (Figure 2)</w:t>
      </w:r>
      <w:r w:rsidR="00A40D8E">
        <w:rPr>
          <w:rFonts w:ascii="Calibri" w:hAnsi="Calibri" w:cs="Calibri"/>
          <w:sz w:val="24"/>
          <w:szCs w:val="24"/>
          <w:lang w:val="en-US"/>
        </w:rPr>
        <w:t xml:space="preserve">. </w:t>
      </w:r>
    </w:p>
    <w:p w14:paraId="2E04061C" w14:textId="77777777" w:rsidR="00A40D8E" w:rsidRDefault="00A40D8E" w:rsidP="001451D4">
      <w:pPr>
        <w:rPr>
          <w:rFonts w:ascii="Calibri" w:hAnsi="Calibri" w:cs="Calibri"/>
          <w:sz w:val="24"/>
          <w:szCs w:val="24"/>
          <w:lang w:val="en-US"/>
        </w:rPr>
      </w:pPr>
    </w:p>
    <w:p w14:paraId="28D6B811" w14:textId="77777777" w:rsidR="00A40D8E" w:rsidRDefault="00A40D8E" w:rsidP="001451D4">
      <w:pPr>
        <w:rPr>
          <w:rFonts w:ascii="Calibri" w:hAnsi="Calibri" w:cs="Calibri"/>
          <w:sz w:val="24"/>
          <w:szCs w:val="24"/>
          <w:lang w:val="en-US"/>
        </w:rPr>
      </w:pPr>
    </w:p>
    <w:p w14:paraId="01556C85" w14:textId="77777777" w:rsidR="007F365B" w:rsidRDefault="007F365B" w:rsidP="007F365B">
      <w:pPr>
        <w:rPr>
          <w:rFonts w:ascii="Calibri" w:hAnsi="Calibri" w:cs="Calibri"/>
          <w:sz w:val="24"/>
          <w:szCs w:val="24"/>
          <w:lang w:val="en-US"/>
        </w:rPr>
      </w:pPr>
    </w:p>
    <w:p w14:paraId="4530D6C0" w14:textId="6210DB6B" w:rsidR="007F365B" w:rsidRDefault="001A47EC" w:rsidP="007F365B">
      <w:pPr>
        <w:rPr>
          <w:rFonts w:ascii="Calibri" w:hAnsi="Calibri" w:cs="Calibri"/>
          <w:sz w:val="24"/>
          <w:szCs w:val="24"/>
          <w:lang w:val="en-US"/>
        </w:rPr>
      </w:pPr>
      <w:r>
        <w:rPr>
          <w:rFonts w:ascii="Calibri" w:hAnsi="Calibri" w:cs="Calibri"/>
          <w:noProof/>
          <w:sz w:val="24"/>
          <w:szCs w:val="24"/>
          <w:lang w:val="en-US"/>
        </w:rPr>
        <w:lastRenderedPageBreak/>
        <w:drawing>
          <wp:inline distT="0" distB="0" distL="0" distR="0" wp14:anchorId="3BBE8172" wp14:editId="2BA62ACB">
            <wp:extent cx="5731510" cy="3582035"/>
            <wp:effectExtent l="0" t="0" r="2540" b="0"/>
            <wp:docPr id="31995847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8470" name="Picture 1"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F365B">
        <w:rPr>
          <w:rFonts w:ascii="Calibri" w:hAnsi="Calibri" w:cs="Calibri"/>
          <w:sz w:val="24"/>
          <w:szCs w:val="24"/>
          <w:lang w:val="en-US"/>
        </w:rPr>
        <w:t xml:space="preserve"> </w:t>
      </w:r>
    </w:p>
    <w:p w14:paraId="7DAB5293" w14:textId="7EA6C6D6" w:rsidR="007F365B" w:rsidRPr="005D3EFD" w:rsidRDefault="007F365B" w:rsidP="007F365B">
      <w:pPr>
        <w:rPr>
          <w:rFonts w:ascii="Calibri" w:hAnsi="Calibri" w:cs="Calibri"/>
          <w:i/>
          <w:iCs/>
          <w:sz w:val="24"/>
          <w:szCs w:val="24"/>
          <w:lang w:val="en-US"/>
        </w:rPr>
      </w:pPr>
      <w:r w:rsidRPr="005D3EFD">
        <w:rPr>
          <w:rFonts w:ascii="Calibri" w:hAnsi="Calibri" w:cs="Calibri"/>
          <w:i/>
          <w:iCs/>
          <w:sz w:val="24"/>
          <w:szCs w:val="24"/>
          <w:lang w:val="en-US"/>
        </w:rPr>
        <w:t>Figure 2. Fall biomass was significantly higher in 2018, instances with different letters indicate significant differences at p&lt;0.05</w:t>
      </w:r>
      <w:r w:rsidR="001A47EC" w:rsidRPr="005D3EFD">
        <w:rPr>
          <w:rFonts w:ascii="Calibri" w:hAnsi="Calibri" w:cs="Calibri"/>
          <w:i/>
          <w:iCs/>
          <w:sz w:val="24"/>
          <w:szCs w:val="24"/>
          <w:lang w:val="en-US"/>
        </w:rPr>
        <w:t xml:space="preserve"> within a year.</w:t>
      </w:r>
    </w:p>
    <w:p w14:paraId="4B1ACD93" w14:textId="2B932EEE" w:rsidR="0016288F" w:rsidRDefault="0041079C" w:rsidP="00A40D8E">
      <w:pPr>
        <w:rPr>
          <w:rFonts w:ascii="Calibri" w:hAnsi="Calibri" w:cs="Calibri"/>
          <w:sz w:val="24"/>
          <w:szCs w:val="24"/>
          <w:lang w:val="en-US"/>
        </w:rPr>
      </w:pPr>
      <w:r>
        <w:rPr>
          <w:rFonts w:ascii="Calibri" w:hAnsi="Calibri" w:cs="Calibri"/>
          <w:sz w:val="24"/>
          <w:szCs w:val="24"/>
          <w:lang w:val="en-US"/>
        </w:rPr>
        <w:t>Residue management had a significant impact on fall biomass (p&lt;0.001</w:t>
      </w:r>
      <w:proofErr w:type="gramStart"/>
      <w:r>
        <w:rPr>
          <w:rFonts w:ascii="Calibri" w:hAnsi="Calibri" w:cs="Calibri"/>
          <w:sz w:val="24"/>
          <w:szCs w:val="24"/>
          <w:lang w:val="en-US"/>
        </w:rPr>
        <w:t>), but</w:t>
      </w:r>
      <w:proofErr w:type="gramEnd"/>
      <w:r>
        <w:rPr>
          <w:rFonts w:ascii="Calibri" w:hAnsi="Calibri" w:cs="Calibri"/>
          <w:sz w:val="24"/>
          <w:szCs w:val="24"/>
          <w:lang w:val="en-US"/>
        </w:rPr>
        <w:t xml:space="preserve"> did not interact with any other factors; retention of residue increased fall biomass by a mean of </w:t>
      </w:r>
      <w:r w:rsidR="001A47EC">
        <w:rPr>
          <w:rFonts w:ascii="Calibri" w:hAnsi="Calibri" w:cs="Calibri"/>
          <w:sz w:val="24"/>
          <w:szCs w:val="24"/>
          <w:lang w:val="en-US"/>
        </w:rPr>
        <w:t>0.</w:t>
      </w:r>
      <w:r>
        <w:rPr>
          <w:rFonts w:ascii="Calibri" w:hAnsi="Calibri" w:cs="Calibri"/>
          <w:sz w:val="24"/>
          <w:szCs w:val="24"/>
          <w:lang w:val="en-US"/>
        </w:rPr>
        <w:t xml:space="preserve">2 </w:t>
      </w:r>
      <w:r w:rsidR="001A47EC">
        <w:rPr>
          <w:rFonts w:ascii="Calibri" w:hAnsi="Calibri" w:cs="Calibri"/>
          <w:sz w:val="24"/>
          <w:szCs w:val="24"/>
          <w:lang w:val="en-US"/>
        </w:rPr>
        <w:t>M</w:t>
      </w:r>
      <w:r>
        <w:rPr>
          <w:rFonts w:ascii="Calibri" w:hAnsi="Calibri" w:cs="Calibri"/>
          <w:sz w:val="24"/>
          <w:szCs w:val="24"/>
          <w:lang w:val="en-US"/>
        </w:rPr>
        <w:t>g ha-1 (SE:</w:t>
      </w:r>
      <w:r w:rsidR="001A47EC">
        <w:rPr>
          <w:rFonts w:ascii="Calibri" w:hAnsi="Calibri" w:cs="Calibri"/>
          <w:sz w:val="24"/>
          <w:szCs w:val="24"/>
          <w:lang w:val="en-US"/>
        </w:rPr>
        <w:t>0.05</w:t>
      </w:r>
      <w:r>
        <w:rPr>
          <w:rFonts w:ascii="Calibri" w:hAnsi="Calibri" w:cs="Calibri"/>
          <w:sz w:val="24"/>
          <w:szCs w:val="24"/>
          <w:lang w:val="en-US"/>
        </w:rPr>
        <w:t>).</w:t>
      </w:r>
      <w:r w:rsidR="0016288F">
        <w:rPr>
          <w:rFonts w:ascii="Calibri" w:hAnsi="Calibri" w:cs="Calibri"/>
          <w:sz w:val="24"/>
          <w:szCs w:val="24"/>
          <w:lang w:val="en-US"/>
        </w:rPr>
        <w:t xml:space="preserve"> </w:t>
      </w:r>
    </w:p>
    <w:p w14:paraId="645AD57E" w14:textId="44274ADA" w:rsidR="001451D4" w:rsidRDefault="005D3EFD" w:rsidP="00224D12">
      <w:pPr>
        <w:rPr>
          <w:rFonts w:ascii="Calibri" w:hAnsi="Calibri" w:cs="Calibri"/>
          <w:sz w:val="24"/>
          <w:szCs w:val="24"/>
          <w:lang w:val="en-US"/>
        </w:rPr>
      </w:pPr>
      <w:r>
        <w:rPr>
          <w:rFonts w:ascii="Calibri" w:hAnsi="Calibri" w:cs="Calibri"/>
          <w:sz w:val="24"/>
          <w:szCs w:val="24"/>
          <w:lang w:val="en-US"/>
        </w:rPr>
        <w:t>The composition of the biomass was most strongly driven by cover crop treatment</w:t>
      </w:r>
      <w:r w:rsidR="00A6782E">
        <w:rPr>
          <w:rFonts w:ascii="Calibri" w:hAnsi="Calibri" w:cs="Calibri"/>
          <w:sz w:val="24"/>
          <w:szCs w:val="24"/>
          <w:lang w:val="en-US"/>
        </w:rPr>
        <w:t xml:space="preserve">, with moderate impacts of year. </w:t>
      </w:r>
      <w:r>
        <w:rPr>
          <w:rFonts w:ascii="Calibri" w:hAnsi="Calibri" w:cs="Calibri"/>
          <w:sz w:val="24"/>
          <w:szCs w:val="24"/>
          <w:lang w:val="en-US"/>
        </w:rPr>
        <w:t xml:space="preserve">In </w:t>
      </w:r>
      <w:proofErr w:type="spellStart"/>
      <w:r>
        <w:rPr>
          <w:rFonts w:ascii="Calibri" w:hAnsi="Calibri" w:cs="Calibri"/>
          <w:sz w:val="24"/>
          <w:szCs w:val="24"/>
          <w:lang w:val="en-US"/>
        </w:rPr>
        <w:t>MidRad</w:t>
      </w:r>
      <w:proofErr w:type="spellEnd"/>
      <w:r>
        <w:rPr>
          <w:rFonts w:ascii="Calibri" w:hAnsi="Calibri" w:cs="Calibri"/>
          <w:sz w:val="24"/>
          <w:szCs w:val="24"/>
          <w:lang w:val="en-US"/>
        </w:rPr>
        <w:t>, the r</w:t>
      </w:r>
      <w:r w:rsidR="001451D4" w:rsidRPr="00B730C3">
        <w:rPr>
          <w:rFonts w:ascii="Calibri" w:hAnsi="Calibri" w:cs="Calibri"/>
          <w:sz w:val="24"/>
          <w:szCs w:val="24"/>
          <w:lang w:val="en-US"/>
        </w:rPr>
        <w:t xml:space="preserve">adish cover crop contributed over 50% of total </w:t>
      </w:r>
      <w:r w:rsidR="00E53245">
        <w:rPr>
          <w:rFonts w:ascii="Calibri" w:hAnsi="Calibri" w:cs="Calibri"/>
          <w:sz w:val="24"/>
          <w:szCs w:val="24"/>
          <w:lang w:val="en-US"/>
        </w:rPr>
        <w:t xml:space="preserve">fall </w:t>
      </w:r>
      <w:r w:rsidR="001451D4" w:rsidRPr="00B730C3">
        <w:rPr>
          <w:rFonts w:ascii="Calibri" w:hAnsi="Calibri" w:cs="Calibri"/>
          <w:sz w:val="24"/>
          <w:szCs w:val="24"/>
          <w:lang w:val="en-US"/>
        </w:rPr>
        <w:t>biomass</w:t>
      </w:r>
      <w:r>
        <w:rPr>
          <w:rFonts w:ascii="Calibri" w:hAnsi="Calibri" w:cs="Calibri"/>
          <w:sz w:val="24"/>
          <w:szCs w:val="24"/>
          <w:lang w:val="en-US"/>
        </w:rPr>
        <w:t xml:space="preserve"> in both years and all tillage systems, </w:t>
      </w:r>
      <w:r w:rsidR="001451D4"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w:t>
      </w:r>
      <w:proofErr w:type="spellStart"/>
      <w:r w:rsidR="00D6502B">
        <w:rPr>
          <w:rFonts w:ascii="Calibri" w:hAnsi="Calibri" w:cs="Calibri"/>
          <w:sz w:val="24"/>
          <w:szCs w:val="24"/>
          <w:lang w:val="en-US"/>
        </w:rPr>
        <w:t>M</w:t>
      </w:r>
      <w:r>
        <w:rPr>
          <w:rFonts w:ascii="Calibri" w:hAnsi="Calibri" w:cs="Calibri"/>
          <w:sz w:val="24"/>
          <w:szCs w:val="24"/>
          <w:lang w:val="en-US"/>
        </w:rPr>
        <w:t>id</w:t>
      </w:r>
      <w:r w:rsidR="00D6502B">
        <w:rPr>
          <w:rFonts w:ascii="Calibri" w:hAnsi="Calibri" w:cs="Calibri"/>
          <w:sz w:val="24"/>
          <w:szCs w:val="24"/>
          <w:lang w:val="en-US"/>
        </w:rPr>
        <w:t>M</w:t>
      </w:r>
      <w:r w:rsidR="00492550">
        <w:rPr>
          <w:rFonts w:ascii="Calibri" w:hAnsi="Calibri" w:cs="Calibri"/>
          <w:sz w:val="24"/>
          <w:szCs w:val="24"/>
          <w:lang w:val="en-US"/>
        </w:rPr>
        <w:t>i</w:t>
      </w:r>
      <w:r>
        <w:rPr>
          <w:rFonts w:ascii="Calibri" w:hAnsi="Calibri" w:cs="Calibri"/>
          <w:sz w:val="24"/>
          <w:szCs w:val="24"/>
          <w:lang w:val="en-US"/>
        </w:rPr>
        <w:t>x</w:t>
      </w:r>
      <w:proofErr w:type="spellEnd"/>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sidR="001451D4">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28825232" w:rsidR="00991510" w:rsidRDefault="00667921" w:rsidP="00991510">
      <w:pPr>
        <w:pStyle w:val="Heading3"/>
        <w:rPr>
          <w:lang w:val="en-US"/>
        </w:rPr>
      </w:pPr>
      <w:r>
        <w:rPr>
          <w:lang w:val="en-US"/>
        </w:rPr>
        <w:t xml:space="preserve">3.2.3 </w:t>
      </w:r>
      <w:r w:rsidR="001451D4">
        <w:rPr>
          <w:lang w:val="en-US"/>
        </w:rPr>
        <w:t>S</w:t>
      </w:r>
      <w:r w:rsidR="00991510">
        <w:rPr>
          <w:lang w:val="en-US"/>
        </w:rPr>
        <w:t>oil cover</w:t>
      </w:r>
    </w:p>
    <w:p w14:paraId="1E8E4E1D" w14:textId="0B6F5DD6" w:rsidR="00DB16C9" w:rsidRPr="00DB16C9" w:rsidRDefault="00964196" w:rsidP="002C3C69">
      <w:pPr>
        <w:rPr>
          <w:rFonts w:ascii="Calibri" w:hAnsi="Calibri" w:cs="Calibri"/>
          <w:sz w:val="24"/>
          <w:szCs w:val="24"/>
          <w:lang w:val="en-US"/>
        </w:rPr>
      </w:pPr>
      <w:r>
        <w:rPr>
          <w:rFonts w:ascii="Calibri" w:hAnsi="Calibri" w:cs="Calibri"/>
          <w:sz w:val="24"/>
          <w:szCs w:val="24"/>
          <w:lang w:val="en-US"/>
        </w:rPr>
        <w:t xml:space="preserve">Exposed soil </w:t>
      </w:r>
      <w:r w:rsidR="00633A26">
        <w:rPr>
          <w:rFonts w:ascii="Calibri" w:hAnsi="Calibri" w:cs="Calibri"/>
          <w:sz w:val="24"/>
          <w:szCs w:val="24"/>
          <w:lang w:val="en-US"/>
        </w:rPr>
        <w:t xml:space="preserve">did not vary by treatment or year, averaging </w:t>
      </w:r>
      <w:r>
        <w:rPr>
          <w:rFonts w:ascii="Calibri" w:hAnsi="Calibri" w:cs="Calibri"/>
          <w:sz w:val="24"/>
          <w:szCs w:val="24"/>
          <w:lang w:val="en-US"/>
        </w:rPr>
        <w:t>24</w:t>
      </w:r>
      <w:r w:rsidR="00633A26">
        <w:rPr>
          <w:rFonts w:ascii="Calibri" w:hAnsi="Calibri" w:cs="Calibri"/>
          <w:sz w:val="24"/>
          <w:szCs w:val="24"/>
          <w:lang w:val="en-US"/>
        </w:rPr>
        <w:t xml:space="preserve">% (Figure </w:t>
      </w:r>
      <w:r w:rsidR="00A6782E">
        <w:rPr>
          <w:rFonts w:ascii="Calibri" w:hAnsi="Calibri" w:cs="Calibri"/>
          <w:sz w:val="24"/>
          <w:szCs w:val="24"/>
          <w:lang w:val="en-US"/>
        </w:rPr>
        <w:t>3</w:t>
      </w:r>
      <w:r w:rsidR="00633A26">
        <w:rPr>
          <w:rFonts w:ascii="Calibri" w:hAnsi="Calibri" w:cs="Calibri"/>
          <w:sz w:val="24"/>
          <w:szCs w:val="24"/>
          <w:lang w:val="en-US"/>
        </w:rPr>
        <w:t>). O</w:t>
      </w:r>
      <w:r>
        <w:rPr>
          <w:rFonts w:ascii="Calibri" w:hAnsi="Calibri" w:cs="Calibri"/>
          <w:sz w:val="24"/>
          <w:szCs w:val="24"/>
          <w:lang w:val="en-US"/>
        </w:rPr>
        <w:t>f the vegetation coverage</w:t>
      </w:r>
      <w:r w:rsidR="00633A26">
        <w:rPr>
          <w:rFonts w:ascii="Calibri" w:hAnsi="Calibri" w:cs="Calibri"/>
          <w:sz w:val="24"/>
          <w:szCs w:val="24"/>
          <w:lang w:val="en-US"/>
        </w:rPr>
        <w:t xml:space="preserve">, </w:t>
      </w:r>
      <w:r>
        <w:rPr>
          <w:rFonts w:ascii="Calibri" w:hAnsi="Calibri" w:cs="Calibri"/>
          <w:sz w:val="24"/>
          <w:szCs w:val="24"/>
          <w:lang w:val="en-US"/>
        </w:rPr>
        <w:t xml:space="preserve">crop </w:t>
      </w:r>
      <w:r w:rsidR="00633A26">
        <w:rPr>
          <w:rFonts w:ascii="Calibri" w:hAnsi="Calibri" w:cs="Calibri"/>
          <w:sz w:val="24"/>
          <w:szCs w:val="24"/>
          <w:lang w:val="en-US"/>
        </w:rPr>
        <w:t xml:space="preserve">volunteers contributed the highest coverage </w:t>
      </w:r>
      <w:proofErr w:type="gramStart"/>
      <w:r w:rsidR="00633A26">
        <w:rPr>
          <w:rFonts w:ascii="Calibri" w:hAnsi="Calibri" w:cs="Calibri"/>
          <w:sz w:val="24"/>
          <w:szCs w:val="24"/>
          <w:lang w:val="en-US"/>
        </w:rPr>
        <w:t>percent</w:t>
      </w:r>
      <w:proofErr w:type="gramEnd"/>
      <w:r w:rsidR="00DB16C9">
        <w:rPr>
          <w:rFonts w:ascii="Calibri" w:hAnsi="Calibri" w:cs="Calibri"/>
          <w:sz w:val="24"/>
          <w:szCs w:val="24"/>
          <w:lang w:val="en-US"/>
        </w:rPr>
        <w:t xml:space="preserve"> (46%</w:t>
      </w:r>
      <w:r w:rsidR="002C3C69">
        <w:rPr>
          <w:rFonts w:ascii="Calibri" w:hAnsi="Calibri" w:cs="Calibri"/>
          <w:sz w:val="24"/>
          <w:szCs w:val="24"/>
          <w:lang w:val="en-US"/>
        </w:rPr>
        <w:t>)</w:t>
      </w:r>
      <w:r w:rsidR="00633A26">
        <w:rPr>
          <w:rFonts w:ascii="Calibri" w:hAnsi="Calibri" w:cs="Calibri"/>
          <w:sz w:val="24"/>
          <w:szCs w:val="24"/>
          <w:lang w:val="en-US"/>
        </w:rPr>
        <w:t xml:space="preserve"> followed by cover crops (</w:t>
      </w:r>
      <w:r w:rsidR="002C3C69">
        <w:rPr>
          <w:rFonts w:ascii="Calibri" w:hAnsi="Calibri" w:cs="Calibri"/>
          <w:sz w:val="24"/>
          <w:szCs w:val="24"/>
          <w:lang w:val="en-US"/>
        </w:rPr>
        <w:t>14</w:t>
      </w:r>
      <w:r w:rsidR="00633A26">
        <w:rPr>
          <w:rFonts w:ascii="Calibri" w:hAnsi="Calibri" w:cs="Calibri"/>
          <w:sz w:val="24"/>
          <w:szCs w:val="24"/>
          <w:lang w:val="en-US"/>
        </w:rPr>
        <w:t>%), but the relative contribution of each category varied by cover crop treatment</w:t>
      </w:r>
      <w:r w:rsidR="002C3C69">
        <w:rPr>
          <w:rFonts w:ascii="Calibri" w:hAnsi="Calibri" w:cs="Calibri"/>
          <w:sz w:val="24"/>
          <w:szCs w:val="24"/>
          <w:lang w:val="en-US"/>
        </w:rPr>
        <w:t>, tillage, year, and their interactions. Overall, the radish cover crop treatments (</w:t>
      </w:r>
      <w:proofErr w:type="spellStart"/>
      <w:r w:rsidR="002C3C69">
        <w:rPr>
          <w:rFonts w:ascii="Calibri" w:hAnsi="Calibri" w:cs="Calibri"/>
          <w:sz w:val="24"/>
          <w:szCs w:val="24"/>
          <w:lang w:val="en-US"/>
        </w:rPr>
        <w:t>MidRad</w:t>
      </w:r>
      <w:proofErr w:type="spellEnd"/>
      <w:r w:rsidR="002C3C69">
        <w:rPr>
          <w:rFonts w:ascii="Calibri" w:hAnsi="Calibri" w:cs="Calibri"/>
          <w:sz w:val="24"/>
          <w:szCs w:val="24"/>
          <w:lang w:val="en-US"/>
        </w:rPr>
        <w:t xml:space="preserve"> and </w:t>
      </w:r>
      <w:proofErr w:type="spellStart"/>
      <w:r w:rsidR="002C3C69">
        <w:rPr>
          <w:rFonts w:ascii="Calibri" w:hAnsi="Calibri" w:cs="Calibri"/>
          <w:sz w:val="24"/>
          <w:szCs w:val="24"/>
          <w:lang w:val="en-US"/>
        </w:rPr>
        <w:t>LateRad</w:t>
      </w:r>
      <w:proofErr w:type="spellEnd"/>
      <w:r w:rsidR="002C3C69">
        <w:rPr>
          <w:rFonts w:ascii="Calibri" w:hAnsi="Calibri" w:cs="Calibri"/>
          <w:sz w:val="24"/>
          <w:szCs w:val="24"/>
          <w:lang w:val="en-US"/>
        </w:rPr>
        <w:t xml:space="preserve">) had the lowest percent weed coverage of </w:t>
      </w:r>
      <w:proofErr w:type="gramStart"/>
      <w:r w:rsidR="002C3C69">
        <w:rPr>
          <w:rFonts w:ascii="Calibri" w:hAnsi="Calibri" w:cs="Calibri"/>
          <w:sz w:val="24"/>
          <w:szCs w:val="24"/>
          <w:lang w:val="en-US"/>
        </w:rPr>
        <w:t>all of</w:t>
      </w:r>
      <w:proofErr w:type="gramEnd"/>
      <w:r w:rsidR="002C3C69">
        <w:rPr>
          <w:rFonts w:ascii="Calibri" w:hAnsi="Calibri" w:cs="Calibri"/>
          <w:sz w:val="24"/>
          <w:szCs w:val="24"/>
          <w:lang w:val="en-US"/>
        </w:rPr>
        <w:t xml:space="preserve"> the cover crop treatments. </w:t>
      </w:r>
    </w:p>
    <w:p w14:paraId="3BD5B45D" w14:textId="77777777" w:rsidR="00DB16C9" w:rsidRDefault="00DB16C9" w:rsidP="00B730C3">
      <w:pPr>
        <w:rPr>
          <w:rFonts w:ascii="Calibri" w:hAnsi="Calibri" w:cs="Calibri"/>
          <w:sz w:val="24"/>
          <w:szCs w:val="24"/>
          <w:lang w:val="en-US"/>
        </w:rPr>
      </w:pP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51A81B36" w:rsidR="009B1D0C" w:rsidRPr="009B1D0C" w:rsidRDefault="004B0B13" w:rsidP="009B1D0C">
            <w:pPr>
              <w:rPr>
                <w:rFonts w:ascii="Calibri" w:hAnsi="Calibri" w:cs="Calibri"/>
                <w:sz w:val="24"/>
                <w:szCs w:val="24"/>
              </w:rPr>
            </w:pPr>
            <w:r w:rsidRPr="004B0B13">
              <w:rPr>
                <w:rFonts w:ascii="Calibri" w:hAnsi="Calibri" w:cs="Calibri"/>
                <w:noProof/>
                <w:sz w:val="24"/>
                <w:szCs w:val="24"/>
              </w:rPr>
              <w:lastRenderedPageBreak/>
              <w:drawing>
                <wp:inline distT="0" distB="0" distL="0" distR="0" wp14:anchorId="6D369758" wp14:editId="2CB89550">
                  <wp:extent cx="5731510" cy="2865755"/>
                  <wp:effectExtent l="0" t="0" r="2540" b="0"/>
                  <wp:docPr id="1799518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88548C"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539C5CF" w:rsidR="00A80F98" w:rsidRPr="00964196" w:rsidRDefault="009424E1" w:rsidP="00B730C3">
            <w:pPr>
              <w:rPr>
                <w:rFonts w:ascii="Calibri" w:hAnsi="Calibri" w:cs="Calibri"/>
                <w:i/>
                <w:iCs/>
                <w:sz w:val="24"/>
                <w:szCs w:val="24"/>
                <w:lang w:val="en-US"/>
              </w:rPr>
            </w:pPr>
            <w:r w:rsidRPr="00964196">
              <w:rPr>
                <w:rFonts w:ascii="Calibri" w:hAnsi="Calibri" w:cs="Calibri"/>
                <w:i/>
                <w:iCs/>
                <w:sz w:val="24"/>
                <w:szCs w:val="24"/>
                <w:lang w:val="en-US"/>
              </w:rPr>
              <w:t xml:space="preserve">Figure 3. Soil exposure </w:t>
            </w:r>
            <w:r w:rsidR="0070615B" w:rsidRPr="00964196">
              <w:rPr>
                <w:rFonts w:ascii="Calibri" w:hAnsi="Calibri" w:cs="Calibri"/>
                <w:i/>
                <w:iCs/>
                <w:sz w:val="24"/>
                <w:szCs w:val="24"/>
                <w:lang w:val="en-US"/>
              </w:rPr>
              <w:t xml:space="preserve">(dark brown) </w:t>
            </w:r>
            <w:r w:rsidRPr="00964196">
              <w:rPr>
                <w:rFonts w:ascii="Calibri" w:hAnsi="Calibri" w:cs="Calibri"/>
                <w:i/>
                <w:iCs/>
                <w:sz w:val="24"/>
                <w:szCs w:val="24"/>
                <w:lang w:val="en-US"/>
              </w:rPr>
              <w:t>was not impacted by any treatments and averaged 2</w:t>
            </w:r>
            <w:r w:rsidR="00964196">
              <w:rPr>
                <w:rFonts w:ascii="Calibri" w:hAnsi="Calibri" w:cs="Calibri"/>
                <w:i/>
                <w:iCs/>
                <w:sz w:val="24"/>
                <w:szCs w:val="24"/>
                <w:lang w:val="en-US"/>
              </w:rPr>
              <w:t>4</w:t>
            </w:r>
            <w:r w:rsidRPr="00964196">
              <w:rPr>
                <w:rFonts w:ascii="Calibri" w:hAnsi="Calibri" w:cs="Calibri"/>
                <w:i/>
                <w:iCs/>
                <w:sz w:val="24"/>
                <w:szCs w:val="24"/>
                <w:lang w:val="en-US"/>
              </w:rPr>
              <w:t xml:space="preserve">%; crop volunteers </w:t>
            </w:r>
            <w:r w:rsidR="0070615B" w:rsidRPr="00964196">
              <w:rPr>
                <w:rFonts w:ascii="Calibri" w:hAnsi="Calibri" w:cs="Calibri"/>
                <w:i/>
                <w:iCs/>
                <w:sz w:val="24"/>
                <w:szCs w:val="24"/>
                <w:lang w:val="en-US"/>
              </w:rPr>
              <w:t xml:space="preserve">(light yellow) </w:t>
            </w:r>
            <w:r w:rsidRPr="00964196">
              <w:rPr>
                <w:rFonts w:ascii="Calibri" w:hAnsi="Calibri" w:cs="Calibri"/>
                <w:i/>
                <w:iCs/>
                <w:sz w:val="24"/>
                <w:szCs w:val="24"/>
                <w:lang w:val="en-US"/>
              </w:rPr>
              <w:t>contributed significantly to soil coverage in all treatments, with</w:t>
            </w:r>
            <w:r w:rsidR="0070615B" w:rsidRPr="00964196">
              <w:rPr>
                <w:rFonts w:ascii="Calibri" w:hAnsi="Calibri" w:cs="Calibri"/>
                <w:i/>
                <w:iCs/>
                <w:sz w:val="24"/>
                <w:szCs w:val="24"/>
                <w:lang w:val="en-US"/>
              </w:rPr>
              <w:t xml:space="preserve"> other vegetation (red) contributing minimal soil coverage. Crop residue re</w:t>
            </w:r>
            <w:r w:rsidR="009B1D0C" w:rsidRPr="00964196">
              <w:rPr>
                <w:rFonts w:ascii="Calibri" w:hAnsi="Calibri" w:cs="Calibri"/>
                <w:i/>
                <w:iCs/>
                <w:sz w:val="24"/>
                <w:szCs w:val="24"/>
                <w:lang w:val="en-US"/>
              </w:rPr>
              <w:t>te</w:t>
            </w:r>
            <w:r w:rsidR="0070615B" w:rsidRPr="00964196">
              <w:rPr>
                <w:rFonts w:ascii="Calibri" w:hAnsi="Calibri" w:cs="Calibri"/>
                <w:i/>
                <w:iCs/>
                <w:sz w:val="24"/>
                <w:szCs w:val="24"/>
                <w:lang w:val="en-US"/>
              </w:rPr>
              <w:t xml:space="preserve">ntion (+res) or removal (-res) had no significant impact on coverage categories.  </w:t>
            </w:r>
            <w:r w:rsidRPr="00964196">
              <w:rPr>
                <w:rFonts w:ascii="Calibri" w:hAnsi="Calibri" w:cs="Calibri"/>
                <w:i/>
                <w:iCs/>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2E00AA37" w:rsidR="009424E1" w:rsidRDefault="00667921" w:rsidP="009424E1">
      <w:pPr>
        <w:pStyle w:val="Heading3"/>
        <w:rPr>
          <w:lang w:val="en-US"/>
        </w:rPr>
      </w:pPr>
      <w:r>
        <w:rPr>
          <w:lang w:val="en-US"/>
        </w:rPr>
        <w:t xml:space="preserve">3.2.4 </w:t>
      </w:r>
      <w:r w:rsidR="00800A47">
        <w:rPr>
          <w:lang w:val="en-US"/>
        </w:rPr>
        <w:t>Fall v</w:t>
      </w:r>
      <w:r w:rsidR="009424E1">
        <w:rPr>
          <w:lang w:val="en-US"/>
        </w:rPr>
        <w:t>egetation community</w:t>
      </w:r>
    </w:p>
    <w:p w14:paraId="7D559B4C" w14:textId="4C15368D" w:rsidR="009424E1" w:rsidRPr="00E752C9" w:rsidRDefault="000B4F00" w:rsidP="00633A26">
      <w:pPr>
        <w:rPr>
          <w:rFonts w:ascii="Calibri" w:hAnsi="Calibri" w:cs="Calibri"/>
          <w:sz w:val="24"/>
          <w:szCs w:val="24"/>
          <w:lang w:val="en-US"/>
        </w:rPr>
      </w:pPr>
      <w:r>
        <w:rPr>
          <w:lang w:val="en-US"/>
        </w:rPr>
        <w:t xml:space="preserve">Year had the largest impact on community structure. Within a year, cover </w:t>
      </w:r>
      <w:proofErr w:type="gramStart"/>
      <w:r>
        <w:rPr>
          <w:lang w:val="en-US"/>
        </w:rPr>
        <w:t>crop</w:t>
      </w:r>
      <w:proofErr w:type="gramEnd"/>
      <w:r>
        <w:rPr>
          <w:lang w:val="en-US"/>
        </w:rPr>
        <w:t xml:space="preserve"> had the strongest impact, with a minor but significant impact of tillage. The </w:t>
      </w:r>
      <w:proofErr w:type="spellStart"/>
      <w:r>
        <w:rPr>
          <w:lang w:val="en-US"/>
        </w:rPr>
        <w:t>EarlyMix</w:t>
      </w:r>
      <w:proofErr w:type="spellEnd"/>
      <w:r>
        <w:rPr>
          <w:lang w:val="en-US"/>
        </w:rPr>
        <w:t xml:space="preserve"> and </w:t>
      </w:r>
      <w:proofErr w:type="spellStart"/>
      <w:r>
        <w:rPr>
          <w:lang w:val="en-US"/>
        </w:rPr>
        <w:t>MidRad</w:t>
      </w:r>
      <w:proofErr w:type="spellEnd"/>
      <w:r>
        <w:rPr>
          <w:lang w:val="en-US"/>
        </w:rPr>
        <w:t xml:space="preserve"> cover crop treatments showed the largest differences, driven by the small contributions of numerous species to </w:t>
      </w:r>
      <w:r w:rsidR="009F3521">
        <w:rPr>
          <w:lang w:val="en-US"/>
        </w:rPr>
        <w:t xml:space="preserve">vegetation cover in the </w:t>
      </w:r>
      <w:proofErr w:type="spellStart"/>
      <w:r w:rsidR="009F3521">
        <w:rPr>
          <w:lang w:val="en-US"/>
        </w:rPr>
        <w:t>EarlyMix</w:t>
      </w:r>
      <w:proofErr w:type="spellEnd"/>
      <w:r w:rsidR="009F3521">
        <w:rPr>
          <w:lang w:val="en-US"/>
        </w:rPr>
        <w:t xml:space="preserve"> compared to a community dominated by crop </w:t>
      </w:r>
      <w:r w:rsidR="009F3521">
        <w:rPr>
          <w:lang w:val="en-US"/>
        </w:rPr>
        <w:lastRenderedPageBreak/>
        <w:t xml:space="preserve">volunteers and oilseed radish in the </w:t>
      </w:r>
      <w:proofErr w:type="spellStart"/>
      <w:r w:rsidR="009F3521">
        <w:rPr>
          <w:lang w:val="en-US"/>
        </w:rPr>
        <w:t>MidRad</w:t>
      </w:r>
      <w:proofErr w:type="spellEnd"/>
      <w:r w:rsidR="009F3521">
        <w:rPr>
          <w:lang w:val="en-US"/>
        </w:rPr>
        <w:t xml:space="preserve"> community (Figure 4). </w:t>
      </w:r>
      <w:r>
        <w:rPr>
          <w:lang w:val="en-US"/>
        </w:rPr>
        <w:t xml:space="preserve"> </w:t>
      </w:r>
      <w:r w:rsidR="009424E1"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6E57788C" w14:textId="4E8F21FA" w:rsidR="004B0B13" w:rsidRPr="009F3521" w:rsidRDefault="009F3521" w:rsidP="00A643A5">
      <w:pPr>
        <w:rPr>
          <w:rFonts w:ascii="Calibri" w:hAnsi="Calibri" w:cs="Calibri"/>
          <w:i/>
          <w:iCs/>
          <w:sz w:val="24"/>
          <w:szCs w:val="24"/>
          <w:lang w:val="en-US"/>
        </w:rPr>
      </w:pPr>
      <w:r w:rsidRPr="009F3521">
        <w:rPr>
          <w:rFonts w:ascii="Calibri" w:hAnsi="Calibri" w:cs="Calibri"/>
          <w:i/>
          <w:iCs/>
          <w:sz w:val="24"/>
          <w:szCs w:val="24"/>
          <w:lang w:val="en-US"/>
        </w:rPr>
        <w:t xml:space="preserve">Figure 4. Non-metric multi-dimensional scaling (NMDS) ordination of the vegetation </w:t>
      </w:r>
      <w:proofErr w:type="gramStart"/>
      <w:r w:rsidRPr="009F3521">
        <w:rPr>
          <w:rFonts w:ascii="Calibri" w:hAnsi="Calibri" w:cs="Calibri"/>
          <w:i/>
          <w:iCs/>
          <w:sz w:val="24"/>
          <w:szCs w:val="24"/>
          <w:lang w:val="en-US"/>
        </w:rPr>
        <w:t>cover</w:t>
      </w:r>
      <w:proofErr w:type="gramEnd"/>
      <w:r w:rsidRPr="009F3521">
        <w:rPr>
          <w:rFonts w:ascii="Calibri" w:hAnsi="Calibri" w:cs="Calibri"/>
          <w:i/>
          <w:iCs/>
          <w:sz w:val="24"/>
          <w:szCs w:val="24"/>
          <w:lang w:val="en-US"/>
        </w:rPr>
        <w:t xml:space="preserve"> communities.  </w:t>
      </w:r>
    </w:p>
    <w:p w14:paraId="4C30D0F2" w14:textId="6CC94F0D" w:rsidR="00667921" w:rsidRDefault="00667921" w:rsidP="00F04451">
      <w:pPr>
        <w:rPr>
          <w:rFonts w:ascii="Calibri" w:hAnsi="Calibri" w:cs="Calibri"/>
          <w:sz w:val="24"/>
          <w:szCs w:val="24"/>
          <w:lang w:val="en-US"/>
        </w:rPr>
      </w:pPr>
      <w:r>
        <w:rPr>
          <w:rFonts w:ascii="Calibri" w:hAnsi="Calibri" w:cs="Calibri"/>
          <w:sz w:val="24"/>
          <w:szCs w:val="24"/>
          <w:lang w:val="en-US"/>
        </w:rPr>
        <w:t xml:space="preserve">The species with the highest potential ecosystem values were oilseed radish (Raphanus sativus), followed by </w:t>
      </w:r>
      <w:r w:rsidRPr="006C7BFD">
        <w:rPr>
          <w:rFonts w:ascii="Calibri" w:hAnsi="Calibri" w:cs="Calibri"/>
          <w:color w:val="000000"/>
          <w:lang w:val="en-US"/>
        </w:rPr>
        <w:t>Trifoliu</w:t>
      </w:r>
      <w:r w:rsidRPr="00667921">
        <w:rPr>
          <w:rFonts w:ascii="Calibri" w:hAnsi="Calibri" w:cs="Calibri"/>
          <w:color w:val="000000"/>
          <w:lang w:val="en-US"/>
        </w:rPr>
        <w:t>m repens</w:t>
      </w:r>
      <w:r w:rsidR="00F04451">
        <w:rPr>
          <w:rFonts w:ascii="Calibri" w:hAnsi="Calibri" w:cs="Calibri"/>
          <w:color w:val="000000"/>
          <w:lang w:val="en-US"/>
        </w:rPr>
        <w:t xml:space="preserve"> and </w:t>
      </w:r>
      <w:r w:rsidR="00F04451" w:rsidRPr="006C7BFD">
        <w:rPr>
          <w:rFonts w:ascii="Calibri" w:hAnsi="Calibri" w:cs="Calibri"/>
          <w:color w:val="000000"/>
          <w:lang w:val="en-US"/>
        </w:rPr>
        <w:t>Lamium species</w:t>
      </w:r>
      <w:r w:rsidR="00F04451">
        <w:rPr>
          <w:rFonts w:ascii="Calibri" w:hAnsi="Calibri" w:cs="Calibri"/>
          <w:color w:val="000000"/>
          <w:lang w:val="en-US"/>
        </w:rPr>
        <w:t xml:space="preserve">. Using our methodology, the volunteer crops (all grass species) and grass cover </w:t>
      </w:r>
      <w:proofErr w:type="gramStart"/>
      <w:r w:rsidR="00F04451">
        <w:rPr>
          <w:rFonts w:ascii="Calibri" w:hAnsi="Calibri" w:cs="Calibri"/>
          <w:color w:val="000000"/>
          <w:lang w:val="en-US"/>
        </w:rPr>
        <w:t>crop</w:t>
      </w:r>
      <w:proofErr w:type="gramEnd"/>
      <w:r w:rsidR="00F04451">
        <w:rPr>
          <w:rFonts w:ascii="Calibri" w:hAnsi="Calibri" w:cs="Calibri"/>
          <w:color w:val="000000"/>
          <w:lang w:val="en-US"/>
        </w:rPr>
        <w:t xml:space="preserve"> (XX) had no potential ecosystem value.  The high potential value of oilseed radish resulted in the radish cover crop treatments </w:t>
      </w:r>
      <w:r w:rsidR="00F04451">
        <w:rPr>
          <w:rFonts w:ascii="Calibri" w:hAnsi="Calibri" w:cs="Calibri"/>
          <w:sz w:val="24"/>
          <w:szCs w:val="24"/>
          <w:lang w:val="en-US"/>
        </w:rPr>
        <w:t xml:space="preserve">exhibiting vegetation communities with the highest potential ecological value. </w:t>
      </w:r>
    </w:p>
    <w:p w14:paraId="0EBFDB7F" w14:textId="6726D4A6" w:rsidR="00523B6F" w:rsidRDefault="00667921" w:rsidP="00523B6F">
      <w:pPr>
        <w:pStyle w:val="Heading3"/>
        <w:rPr>
          <w:lang w:val="en-US"/>
        </w:rPr>
      </w:pPr>
      <w:r>
        <w:rPr>
          <w:lang w:val="en-US"/>
        </w:rPr>
        <w:t xml:space="preserve">3.2.5 </w:t>
      </w:r>
      <w:r w:rsidR="00523B6F">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w:t>
      </w:r>
      <w:proofErr w:type="gramStart"/>
      <w:r w:rsidR="006463DA">
        <w:rPr>
          <w:rFonts w:ascii="Calibri" w:hAnsi="Calibri" w:cs="Calibri"/>
          <w:sz w:val="24"/>
          <w:szCs w:val="24"/>
          <w:lang w:val="en-US"/>
        </w:rPr>
        <w:t>impacted</w:t>
      </w:r>
      <w:proofErr w:type="gramEnd"/>
      <w:r w:rsidR="006463DA">
        <w:rPr>
          <w:rFonts w:ascii="Calibri" w:hAnsi="Calibri" w:cs="Calibri"/>
          <w:sz w:val="24"/>
          <w:szCs w:val="24"/>
          <w:lang w:val="en-US"/>
        </w:rPr>
        <w:t xml:space="preserve">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lastRenderedPageBreak/>
        <w:drawing>
          <wp:inline distT="0" distB="0" distL="0" distR="0" wp14:anchorId="550E1FCC" wp14:editId="4578616D">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BD539E">
      <w:pPr>
        <w:pStyle w:val="Heading2"/>
        <w:numPr>
          <w:ilvl w:val="0"/>
          <w:numId w:val="7"/>
        </w:numPr>
        <w:rPr>
          <w:lang w:val="en-US"/>
        </w:rPr>
      </w:pPr>
      <w:r>
        <w:rPr>
          <w:lang w:val="en-US"/>
        </w:rPr>
        <w:t>Cropping system utilities</w:t>
      </w:r>
    </w:p>
    <w:p w14:paraId="44866190" w14:textId="656BD7BA" w:rsidR="004A0EA2" w:rsidRDefault="00F04451" w:rsidP="004A0EA2">
      <w:pPr>
        <w:rPr>
          <w:lang w:val="en-GB"/>
        </w:rPr>
      </w:pPr>
      <w:r>
        <w:rPr>
          <w:lang w:val="en-GB"/>
        </w:rPr>
        <w:t xml:space="preserve">Five utility categories were chosen to capture differences between farmer typologies described elsewhere (CITE). </w:t>
      </w:r>
      <w:r w:rsidR="00825ECC">
        <w:rPr>
          <w:lang w:val="en-GB"/>
        </w:rPr>
        <w:t xml:space="preserve">Using the available measurements, appropriate proxies for each of the five utility categories were chosen. </w:t>
      </w:r>
      <w:r w:rsidR="004A0EA2">
        <w:rPr>
          <w:lang w:val="en-GB"/>
        </w:rPr>
        <w:t>Grain yields were chosen to represent profit motivation</w:t>
      </w:r>
      <w:r w:rsidR="00825ECC">
        <w:rPr>
          <w:lang w:val="en-GB"/>
        </w:rPr>
        <w:t>. All farmers must operate in a profitable manner</w:t>
      </w:r>
      <w:r w:rsidR="00825ECC" w:rsidRPr="00825ECC">
        <w:rPr>
          <w:color w:val="FF0000"/>
          <w:lang w:val="en-GB"/>
        </w:rPr>
        <w:t>…need to explain this better</w:t>
      </w:r>
      <w:r w:rsidR="00825ECC">
        <w:rPr>
          <w:lang w:val="en-GB"/>
        </w:rPr>
        <w:t>. Perennial weeds are a major agronomic concern for all types of farmers (CITE), so s</w:t>
      </w:r>
      <w:r w:rsidR="004A0EA2">
        <w:rPr>
          <w:lang w:val="en-GB"/>
        </w:rPr>
        <w:t xml:space="preserve">pring perennial weed counts </w:t>
      </w:r>
      <w:r w:rsidR="00825ECC">
        <w:rPr>
          <w:lang w:val="en-GB"/>
        </w:rPr>
        <w:t xml:space="preserve">were chosen </w:t>
      </w:r>
      <w:r w:rsidR="004A0EA2">
        <w:rPr>
          <w:lang w:val="en-GB"/>
        </w:rPr>
        <w:t xml:space="preserve">to represent </w:t>
      </w:r>
      <w:r w:rsidR="00825ECC">
        <w:rPr>
          <w:lang w:val="en-GB"/>
        </w:rPr>
        <w:t xml:space="preserve">the </w:t>
      </w:r>
      <w:r w:rsidR="004A0EA2">
        <w:rPr>
          <w:lang w:val="en-GB"/>
        </w:rPr>
        <w:t>agronomic impacts</w:t>
      </w:r>
      <w:r w:rsidR="00825ECC">
        <w:rPr>
          <w:lang w:val="en-GB"/>
        </w:rPr>
        <w:t xml:space="preserve"> category</w:t>
      </w:r>
      <w:r w:rsidR="004A0EA2">
        <w:rPr>
          <w:lang w:val="en-GB"/>
        </w:rPr>
        <w:t xml:space="preserve">. Social identity was divided into three </w:t>
      </w:r>
      <w:r w:rsidR="00633374">
        <w:rPr>
          <w:lang w:val="en-GB"/>
        </w:rPr>
        <w:t xml:space="preserve">utility </w:t>
      </w:r>
      <w:r w:rsidR="004A0EA2">
        <w:rPr>
          <w:lang w:val="en-GB"/>
        </w:rPr>
        <w:t>categories</w:t>
      </w:r>
      <w:r w:rsidR="00937DBE">
        <w:rPr>
          <w:lang w:val="en-GB"/>
        </w:rPr>
        <w:t>: regulatory, stewardship, and health</w:t>
      </w:r>
      <w:r w:rsidR="003A3660">
        <w:rPr>
          <w:lang w:val="en-GB"/>
        </w:rPr>
        <w:t xml:space="preserve">. Farming regulations are most often practice-based (rather than outcome-based), so while all farmers are assumed to follow regulations, certain farmer typologies focus on achieving </w:t>
      </w:r>
      <w:r w:rsidR="00937DBE">
        <w:rPr>
          <w:lang w:val="en-GB"/>
        </w:rPr>
        <w:t>the desired outcomes from the regulations rather than focusing on the practices</w:t>
      </w:r>
      <w:r w:rsidR="00633374">
        <w:rPr>
          <w:lang w:val="en-GB"/>
        </w:rPr>
        <w:t xml:space="preserve"> themselves</w:t>
      </w:r>
      <w:r w:rsidR="00937DBE">
        <w:rPr>
          <w:lang w:val="en-GB"/>
        </w:rPr>
        <w:t xml:space="preserve">. </w:t>
      </w:r>
      <w:r w:rsidR="003A3660">
        <w:rPr>
          <w:lang w:val="en-GB"/>
        </w:rPr>
        <w:t xml:space="preserve">In Denmark, regulations are built around ensuring nitrate is not lost from fields during the fall, </w:t>
      </w:r>
      <w:r w:rsidR="00633374">
        <w:rPr>
          <w:lang w:val="en-GB"/>
        </w:rPr>
        <w:t xml:space="preserve">and therefore entails requirements related to </w:t>
      </w:r>
      <w:r w:rsidR="00937DBE">
        <w:rPr>
          <w:lang w:val="en-GB"/>
        </w:rPr>
        <w:t xml:space="preserve">practices that, on average, produce sufficient fall vegetation to reduce nitrate leaching to an acceptable level (CITE). Fall vegetation biomass was therefore used to represent </w:t>
      </w:r>
      <w:r w:rsidR="00937DBE">
        <w:rPr>
          <w:lang w:val="en-GB"/>
        </w:rPr>
        <w:lastRenderedPageBreak/>
        <w:t xml:space="preserve">the regulatory component of social identity. Stewards tend to value the ecosystem services provided by </w:t>
      </w:r>
      <w:proofErr w:type="gramStart"/>
      <w:r w:rsidR="00937DBE">
        <w:rPr>
          <w:lang w:val="en-GB"/>
        </w:rPr>
        <w:t>agriculture, and</w:t>
      </w:r>
      <w:proofErr w:type="gramEnd"/>
      <w:r w:rsidR="00937DBE">
        <w:rPr>
          <w:lang w:val="en-GB"/>
        </w:rPr>
        <w:t xml:space="preserve"> was therefore represented by the ecosystem value of the fall vegetation communities. </w:t>
      </w:r>
      <w:r w:rsidR="002F006C">
        <w:rPr>
          <w:lang w:val="en-GB"/>
        </w:rPr>
        <w:t>Impacts on human health were represented by pesticide toxicity loads. Weightings were chosen to exaggerate differences between typologies and maximize representation of the decision space (</w:t>
      </w:r>
      <w:r w:rsidR="002F006C" w:rsidRPr="002F006C">
        <w:rPr>
          <w:b/>
          <w:bCs/>
          <w:lang w:val="en-GB"/>
        </w:rPr>
        <w:t>Table 3</w:t>
      </w:r>
      <w:r w:rsidR="002F006C">
        <w:rPr>
          <w:lang w:val="en-GB"/>
        </w:rPr>
        <w:t>).</w:t>
      </w:r>
    </w:p>
    <w:p w14:paraId="16F7E9FE" w14:textId="6F18DA5C" w:rsidR="00CE45DF" w:rsidRDefault="002F006C" w:rsidP="00CE45DF">
      <w:pPr>
        <w:rPr>
          <w:rFonts w:ascii="Calibri" w:hAnsi="Calibri" w:cs="Calibri"/>
          <w:sz w:val="24"/>
          <w:szCs w:val="24"/>
          <w:lang w:val="en-US"/>
        </w:rPr>
      </w:pPr>
      <w:r w:rsidRPr="00825ECC">
        <w:rPr>
          <w:rFonts w:ascii="Calibri" w:hAnsi="Calibri" w:cs="Calibri"/>
          <w:b/>
          <w:bCs/>
          <w:sz w:val="24"/>
          <w:szCs w:val="24"/>
          <w:lang w:val="en-US"/>
        </w:rPr>
        <w:t>Table 3.</w:t>
      </w:r>
      <w:r>
        <w:rPr>
          <w:rFonts w:ascii="Calibri" w:hAnsi="Calibri" w:cs="Calibri"/>
          <w:sz w:val="24"/>
          <w:szCs w:val="24"/>
          <w:lang w:val="en-US"/>
        </w:rPr>
        <w:t xml:space="preserve"> Summary of the four farmer typologies and their assigned value weightings for five utility categories and the measurements used to represent them.</w:t>
      </w:r>
    </w:p>
    <w:tbl>
      <w:tblPr>
        <w:tblStyle w:val="TableGrid"/>
        <w:tblW w:w="0" w:type="auto"/>
        <w:tblLook w:val="04A0" w:firstRow="1" w:lastRow="0" w:firstColumn="1" w:lastColumn="0" w:noHBand="0" w:noVBand="1"/>
      </w:tblPr>
      <w:tblGrid>
        <w:gridCol w:w="1719"/>
        <w:gridCol w:w="1406"/>
        <w:gridCol w:w="1393"/>
        <w:gridCol w:w="1573"/>
        <w:gridCol w:w="1561"/>
        <w:gridCol w:w="1364"/>
      </w:tblGrid>
      <w:tr w:rsidR="00825ECC" w14:paraId="606BD6F8" w14:textId="77777777" w:rsidTr="00825ECC">
        <w:tc>
          <w:tcPr>
            <w:tcW w:w="1719" w:type="dxa"/>
            <w:vMerge w:val="restart"/>
            <w:vAlign w:val="center"/>
          </w:tcPr>
          <w:p w14:paraId="0DFF7C01" w14:textId="4FF21662" w:rsidR="00825ECC" w:rsidRPr="002F006C" w:rsidRDefault="00825ECC" w:rsidP="00825ECC">
            <w:pPr>
              <w:jc w:val="center"/>
              <w:rPr>
                <w:b/>
                <w:bCs/>
                <w:lang w:val="en-GB"/>
              </w:rPr>
            </w:pPr>
            <w:r w:rsidRPr="002F006C">
              <w:rPr>
                <w:b/>
                <w:bCs/>
                <w:lang w:val="en-GB"/>
              </w:rPr>
              <w:t>Farmer type</w:t>
            </w:r>
          </w:p>
        </w:tc>
        <w:tc>
          <w:tcPr>
            <w:tcW w:w="1406" w:type="dxa"/>
            <w:vAlign w:val="center"/>
          </w:tcPr>
          <w:p w14:paraId="1D44DA9A" w14:textId="0F16931E" w:rsidR="00825ECC" w:rsidRPr="002F006C" w:rsidRDefault="00825ECC" w:rsidP="00825ECC">
            <w:pPr>
              <w:jc w:val="center"/>
              <w:rPr>
                <w:i/>
                <w:iCs/>
                <w:lang w:val="en-GB"/>
              </w:rPr>
            </w:pPr>
            <w:r w:rsidRPr="002F006C">
              <w:rPr>
                <w:b/>
                <w:bCs/>
                <w:lang w:val="en-GB"/>
              </w:rPr>
              <w:t>Profit motivations</w:t>
            </w:r>
          </w:p>
        </w:tc>
        <w:tc>
          <w:tcPr>
            <w:tcW w:w="1393" w:type="dxa"/>
            <w:vAlign w:val="center"/>
          </w:tcPr>
          <w:p w14:paraId="75830E2C" w14:textId="70169F84" w:rsidR="00825ECC" w:rsidRPr="002F006C" w:rsidRDefault="00825ECC" w:rsidP="00825ECC">
            <w:pPr>
              <w:jc w:val="center"/>
              <w:rPr>
                <w:i/>
                <w:iCs/>
                <w:lang w:val="en-GB"/>
              </w:rPr>
            </w:pPr>
            <w:r w:rsidRPr="002F006C">
              <w:rPr>
                <w:b/>
                <w:bCs/>
                <w:lang w:val="en-GB"/>
              </w:rPr>
              <w:t>Agronomic impacts</w:t>
            </w:r>
          </w:p>
        </w:tc>
        <w:tc>
          <w:tcPr>
            <w:tcW w:w="1573" w:type="dxa"/>
            <w:vAlign w:val="center"/>
          </w:tcPr>
          <w:p w14:paraId="3FC3B215" w14:textId="2EF27EF2" w:rsidR="00825ECC" w:rsidRPr="002F006C" w:rsidRDefault="00825ECC" w:rsidP="00825ECC">
            <w:pPr>
              <w:jc w:val="center"/>
              <w:rPr>
                <w:i/>
                <w:iCs/>
                <w:lang w:val="en-GB"/>
              </w:rPr>
            </w:pPr>
            <w:r w:rsidRPr="002F006C">
              <w:rPr>
                <w:b/>
                <w:bCs/>
                <w:lang w:val="en-GB"/>
              </w:rPr>
              <w:t>Social identity - Regulatory</w:t>
            </w:r>
          </w:p>
        </w:tc>
        <w:tc>
          <w:tcPr>
            <w:tcW w:w="1561" w:type="dxa"/>
            <w:vAlign w:val="center"/>
          </w:tcPr>
          <w:p w14:paraId="5193B275" w14:textId="755DC90F" w:rsidR="00825ECC" w:rsidRPr="002F006C" w:rsidRDefault="00825ECC" w:rsidP="00825ECC">
            <w:pPr>
              <w:jc w:val="center"/>
              <w:rPr>
                <w:i/>
                <w:iCs/>
                <w:lang w:val="en-GB"/>
              </w:rPr>
            </w:pPr>
            <w:r w:rsidRPr="002F006C">
              <w:rPr>
                <w:b/>
                <w:bCs/>
                <w:lang w:val="en-GB"/>
              </w:rPr>
              <w:t>Social identity - Stewardship</w:t>
            </w:r>
          </w:p>
        </w:tc>
        <w:tc>
          <w:tcPr>
            <w:tcW w:w="1364" w:type="dxa"/>
            <w:vAlign w:val="center"/>
          </w:tcPr>
          <w:p w14:paraId="2A3222C0" w14:textId="2702EB1B" w:rsidR="00825ECC" w:rsidRPr="002F006C" w:rsidRDefault="00825ECC" w:rsidP="00825ECC">
            <w:pPr>
              <w:jc w:val="center"/>
              <w:rPr>
                <w:i/>
                <w:iCs/>
                <w:lang w:val="en-GB"/>
              </w:rPr>
            </w:pPr>
            <w:r w:rsidRPr="002F006C">
              <w:rPr>
                <w:b/>
                <w:bCs/>
                <w:lang w:val="en-GB"/>
              </w:rPr>
              <w:t>Social identity - Health</w:t>
            </w:r>
          </w:p>
        </w:tc>
      </w:tr>
      <w:tr w:rsidR="00825ECC" w14:paraId="5E9353C7" w14:textId="77777777" w:rsidTr="00825ECC">
        <w:tc>
          <w:tcPr>
            <w:tcW w:w="1719" w:type="dxa"/>
            <w:vMerge/>
            <w:vAlign w:val="center"/>
          </w:tcPr>
          <w:p w14:paraId="4F6396DF" w14:textId="77777777" w:rsidR="00825ECC" w:rsidRPr="002F006C" w:rsidRDefault="00825ECC" w:rsidP="00825ECC">
            <w:pPr>
              <w:jc w:val="center"/>
              <w:rPr>
                <w:b/>
                <w:bCs/>
                <w:lang w:val="en-GB"/>
              </w:rPr>
            </w:pPr>
          </w:p>
        </w:tc>
        <w:tc>
          <w:tcPr>
            <w:tcW w:w="1406" w:type="dxa"/>
            <w:vAlign w:val="center"/>
          </w:tcPr>
          <w:p w14:paraId="3A9FBDFB" w14:textId="55918EAC" w:rsidR="00825ECC" w:rsidRPr="002F006C" w:rsidRDefault="00825ECC" w:rsidP="00825ECC">
            <w:pPr>
              <w:jc w:val="center"/>
              <w:rPr>
                <w:b/>
                <w:bCs/>
                <w:lang w:val="en-GB"/>
              </w:rPr>
            </w:pPr>
            <w:r w:rsidRPr="002F006C">
              <w:rPr>
                <w:i/>
                <w:iCs/>
                <w:lang w:val="en-GB"/>
              </w:rPr>
              <w:t>Grain yield</w:t>
            </w:r>
          </w:p>
        </w:tc>
        <w:tc>
          <w:tcPr>
            <w:tcW w:w="1393" w:type="dxa"/>
            <w:vAlign w:val="center"/>
          </w:tcPr>
          <w:p w14:paraId="1D481F47" w14:textId="4C1B4922" w:rsidR="00825ECC" w:rsidRPr="002F006C" w:rsidRDefault="00825ECC" w:rsidP="00825ECC">
            <w:pPr>
              <w:jc w:val="center"/>
              <w:rPr>
                <w:b/>
                <w:bCs/>
                <w:lang w:val="en-GB"/>
              </w:rPr>
            </w:pPr>
            <w:r w:rsidRPr="002F006C">
              <w:rPr>
                <w:i/>
                <w:iCs/>
                <w:lang w:val="en-GB"/>
              </w:rPr>
              <w:t>Spring perennial weed count</w:t>
            </w:r>
          </w:p>
        </w:tc>
        <w:tc>
          <w:tcPr>
            <w:tcW w:w="1573" w:type="dxa"/>
            <w:vAlign w:val="center"/>
          </w:tcPr>
          <w:p w14:paraId="72E49924" w14:textId="4DD1765E" w:rsidR="00825ECC" w:rsidRPr="002F006C" w:rsidRDefault="00825ECC" w:rsidP="00825ECC">
            <w:pPr>
              <w:jc w:val="center"/>
              <w:rPr>
                <w:b/>
                <w:bCs/>
                <w:lang w:val="en-GB"/>
              </w:rPr>
            </w:pPr>
            <w:r w:rsidRPr="002F006C">
              <w:rPr>
                <w:i/>
                <w:iCs/>
                <w:lang w:val="en-GB"/>
              </w:rPr>
              <w:t>Fall vegetation biomass</w:t>
            </w:r>
          </w:p>
        </w:tc>
        <w:tc>
          <w:tcPr>
            <w:tcW w:w="1561" w:type="dxa"/>
            <w:vAlign w:val="center"/>
          </w:tcPr>
          <w:p w14:paraId="46D3FCAE" w14:textId="77B6C5E4" w:rsidR="00825ECC" w:rsidRPr="002F006C" w:rsidRDefault="00825ECC" w:rsidP="00825ECC">
            <w:pPr>
              <w:jc w:val="center"/>
              <w:rPr>
                <w:b/>
                <w:bCs/>
                <w:lang w:val="en-GB"/>
              </w:rPr>
            </w:pPr>
            <w:r w:rsidRPr="002F006C">
              <w:rPr>
                <w:i/>
                <w:iCs/>
                <w:lang w:val="en-GB"/>
              </w:rPr>
              <w:t>Ecosystem services of fall vegetation</w:t>
            </w:r>
          </w:p>
        </w:tc>
        <w:tc>
          <w:tcPr>
            <w:tcW w:w="1364" w:type="dxa"/>
            <w:vAlign w:val="center"/>
          </w:tcPr>
          <w:p w14:paraId="4D9169C4" w14:textId="39D2C28D" w:rsidR="00825ECC" w:rsidRPr="002F006C" w:rsidRDefault="00825ECC" w:rsidP="00825ECC">
            <w:pPr>
              <w:jc w:val="center"/>
              <w:rPr>
                <w:b/>
                <w:bCs/>
                <w:lang w:val="en-GB"/>
              </w:rPr>
            </w:pPr>
            <w:r w:rsidRPr="002F006C">
              <w:rPr>
                <w:i/>
                <w:iCs/>
                <w:lang w:val="en-GB"/>
              </w:rPr>
              <w:t>Pesticide toxicity loads</w:t>
            </w:r>
          </w:p>
        </w:tc>
      </w:tr>
      <w:tr w:rsidR="00825ECC" w14:paraId="07507715" w14:textId="77777777" w:rsidTr="00825ECC">
        <w:tc>
          <w:tcPr>
            <w:tcW w:w="1719" w:type="dxa"/>
            <w:vAlign w:val="center"/>
          </w:tcPr>
          <w:p w14:paraId="2422E347" w14:textId="77777777" w:rsidR="00825ECC" w:rsidRDefault="00825ECC" w:rsidP="00825ECC">
            <w:pPr>
              <w:jc w:val="center"/>
              <w:rPr>
                <w:lang w:val="en-GB"/>
              </w:rPr>
            </w:pPr>
            <w:r>
              <w:rPr>
                <w:lang w:val="en-GB"/>
              </w:rPr>
              <w:t>Conservationist</w:t>
            </w:r>
          </w:p>
        </w:tc>
        <w:tc>
          <w:tcPr>
            <w:tcW w:w="1406" w:type="dxa"/>
            <w:vAlign w:val="center"/>
          </w:tcPr>
          <w:p w14:paraId="6975E5F2" w14:textId="069D25EC" w:rsidR="00825ECC" w:rsidRDefault="00825ECC" w:rsidP="00825ECC">
            <w:pPr>
              <w:jc w:val="center"/>
              <w:rPr>
                <w:lang w:val="en-GB"/>
              </w:rPr>
            </w:pPr>
            <w:r>
              <w:rPr>
                <w:lang w:val="en-GB"/>
              </w:rPr>
              <w:t>40</w:t>
            </w:r>
          </w:p>
        </w:tc>
        <w:tc>
          <w:tcPr>
            <w:tcW w:w="1393" w:type="dxa"/>
            <w:vAlign w:val="center"/>
          </w:tcPr>
          <w:p w14:paraId="6B0355DE" w14:textId="77777777" w:rsidR="00825ECC" w:rsidRDefault="00825ECC" w:rsidP="00825ECC">
            <w:pPr>
              <w:jc w:val="center"/>
              <w:rPr>
                <w:lang w:val="en-GB"/>
              </w:rPr>
            </w:pPr>
            <w:r>
              <w:rPr>
                <w:lang w:val="en-GB"/>
              </w:rPr>
              <w:t>20</w:t>
            </w:r>
          </w:p>
        </w:tc>
        <w:tc>
          <w:tcPr>
            <w:tcW w:w="1573" w:type="dxa"/>
            <w:vAlign w:val="center"/>
          </w:tcPr>
          <w:p w14:paraId="7A02277F" w14:textId="77777777" w:rsidR="00825ECC" w:rsidRDefault="00825ECC" w:rsidP="00825ECC">
            <w:pPr>
              <w:jc w:val="center"/>
              <w:rPr>
                <w:lang w:val="en-GB"/>
              </w:rPr>
            </w:pPr>
            <w:r>
              <w:rPr>
                <w:lang w:val="en-GB"/>
              </w:rPr>
              <w:t>20</w:t>
            </w:r>
          </w:p>
        </w:tc>
        <w:tc>
          <w:tcPr>
            <w:tcW w:w="1561" w:type="dxa"/>
            <w:vAlign w:val="center"/>
          </w:tcPr>
          <w:p w14:paraId="3FB22B19" w14:textId="77777777" w:rsidR="00825ECC" w:rsidRDefault="00825ECC" w:rsidP="00825ECC">
            <w:pPr>
              <w:jc w:val="center"/>
              <w:rPr>
                <w:lang w:val="en-GB"/>
              </w:rPr>
            </w:pPr>
            <w:r>
              <w:rPr>
                <w:lang w:val="en-GB"/>
              </w:rPr>
              <w:t>10</w:t>
            </w:r>
          </w:p>
        </w:tc>
        <w:tc>
          <w:tcPr>
            <w:tcW w:w="1364" w:type="dxa"/>
            <w:vAlign w:val="center"/>
          </w:tcPr>
          <w:p w14:paraId="312C3094" w14:textId="77777777" w:rsidR="00825ECC" w:rsidRDefault="00825ECC" w:rsidP="00825ECC">
            <w:pPr>
              <w:jc w:val="center"/>
              <w:rPr>
                <w:lang w:val="en-GB"/>
              </w:rPr>
            </w:pPr>
            <w:r>
              <w:rPr>
                <w:lang w:val="en-GB"/>
              </w:rPr>
              <w:t>10</w:t>
            </w:r>
          </w:p>
        </w:tc>
      </w:tr>
      <w:tr w:rsidR="00825ECC" w14:paraId="5B8517A8" w14:textId="77777777" w:rsidTr="00825ECC">
        <w:tc>
          <w:tcPr>
            <w:tcW w:w="1719" w:type="dxa"/>
            <w:vAlign w:val="center"/>
          </w:tcPr>
          <w:p w14:paraId="34F527E3" w14:textId="77777777" w:rsidR="00825ECC" w:rsidRDefault="00825ECC" w:rsidP="00825ECC">
            <w:pPr>
              <w:jc w:val="center"/>
              <w:rPr>
                <w:lang w:val="en-GB"/>
              </w:rPr>
            </w:pPr>
            <w:r>
              <w:rPr>
                <w:lang w:val="en-GB"/>
              </w:rPr>
              <w:t>Deliberative</w:t>
            </w:r>
          </w:p>
        </w:tc>
        <w:tc>
          <w:tcPr>
            <w:tcW w:w="1406" w:type="dxa"/>
            <w:vAlign w:val="center"/>
          </w:tcPr>
          <w:p w14:paraId="3C07FF57" w14:textId="6C45FFFF" w:rsidR="00825ECC" w:rsidRDefault="00825ECC" w:rsidP="00825ECC">
            <w:pPr>
              <w:jc w:val="center"/>
              <w:rPr>
                <w:lang w:val="en-GB"/>
              </w:rPr>
            </w:pPr>
            <w:r>
              <w:rPr>
                <w:lang w:val="en-GB"/>
              </w:rPr>
              <w:t>40</w:t>
            </w:r>
          </w:p>
        </w:tc>
        <w:tc>
          <w:tcPr>
            <w:tcW w:w="1393" w:type="dxa"/>
            <w:vAlign w:val="center"/>
          </w:tcPr>
          <w:p w14:paraId="19DB7836" w14:textId="77777777" w:rsidR="00825ECC" w:rsidRDefault="00825ECC" w:rsidP="00825ECC">
            <w:pPr>
              <w:jc w:val="center"/>
              <w:rPr>
                <w:lang w:val="en-GB"/>
              </w:rPr>
            </w:pPr>
            <w:r>
              <w:rPr>
                <w:lang w:val="en-GB"/>
              </w:rPr>
              <w:t>40</w:t>
            </w:r>
          </w:p>
        </w:tc>
        <w:tc>
          <w:tcPr>
            <w:tcW w:w="1573" w:type="dxa"/>
            <w:vAlign w:val="center"/>
          </w:tcPr>
          <w:p w14:paraId="139F6DA9" w14:textId="77777777" w:rsidR="00825ECC" w:rsidRDefault="00825ECC" w:rsidP="00825ECC">
            <w:pPr>
              <w:jc w:val="center"/>
              <w:rPr>
                <w:lang w:val="en-GB"/>
              </w:rPr>
            </w:pPr>
            <w:r>
              <w:rPr>
                <w:lang w:val="en-GB"/>
              </w:rPr>
              <w:t>10</w:t>
            </w:r>
          </w:p>
        </w:tc>
        <w:tc>
          <w:tcPr>
            <w:tcW w:w="1561" w:type="dxa"/>
            <w:vAlign w:val="center"/>
          </w:tcPr>
          <w:p w14:paraId="663EAF27" w14:textId="77777777" w:rsidR="00825ECC" w:rsidRDefault="00825ECC" w:rsidP="00825ECC">
            <w:pPr>
              <w:jc w:val="center"/>
              <w:rPr>
                <w:lang w:val="en-GB"/>
              </w:rPr>
            </w:pPr>
            <w:r>
              <w:rPr>
                <w:lang w:val="en-GB"/>
              </w:rPr>
              <w:t>5</w:t>
            </w:r>
          </w:p>
        </w:tc>
        <w:tc>
          <w:tcPr>
            <w:tcW w:w="1364" w:type="dxa"/>
            <w:vAlign w:val="center"/>
          </w:tcPr>
          <w:p w14:paraId="0DD2654E" w14:textId="77777777" w:rsidR="00825ECC" w:rsidRDefault="00825ECC" w:rsidP="00825ECC">
            <w:pPr>
              <w:jc w:val="center"/>
              <w:rPr>
                <w:lang w:val="en-GB"/>
              </w:rPr>
            </w:pPr>
            <w:r>
              <w:rPr>
                <w:lang w:val="en-GB"/>
              </w:rPr>
              <w:t>5</w:t>
            </w:r>
          </w:p>
        </w:tc>
      </w:tr>
      <w:tr w:rsidR="00825ECC" w14:paraId="37E12770" w14:textId="77777777" w:rsidTr="00825ECC">
        <w:tc>
          <w:tcPr>
            <w:tcW w:w="1719" w:type="dxa"/>
            <w:vAlign w:val="center"/>
          </w:tcPr>
          <w:p w14:paraId="1BE97C53" w14:textId="77777777" w:rsidR="00825ECC" w:rsidRDefault="00825ECC" w:rsidP="00825ECC">
            <w:pPr>
              <w:jc w:val="center"/>
              <w:rPr>
                <w:lang w:val="en-GB"/>
              </w:rPr>
            </w:pPr>
            <w:r>
              <w:rPr>
                <w:lang w:val="en-GB"/>
              </w:rPr>
              <w:t>Traditionalist</w:t>
            </w:r>
          </w:p>
        </w:tc>
        <w:tc>
          <w:tcPr>
            <w:tcW w:w="1406" w:type="dxa"/>
            <w:vAlign w:val="center"/>
          </w:tcPr>
          <w:p w14:paraId="67532C08" w14:textId="071269B8" w:rsidR="00825ECC" w:rsidRDefault="00825ECC" w:rsidP="00825ECC">
            <w:pPr>
              <w:jc w:val="center"/>
              <w:rPr>
                <w:lang w:val="en-GB"/>
              </w:rPr>
            </w:pPr>
            <w:r>
              <w:rPr>
                <w:lang w:val="en-GB"/>
              </w:rPr>
              <w:t>50</w:t>
            </w:r>
          </w:p>
        </w:tc>
        <w:tc>
          <w:tcPr>
            <w:tcW w:w="1393" w:type="dxa"/>
            <w:vAlign w:val="center"/>
          </w:tcPr>
          <w:p w14:paraId="7CCD0B5D" w14:textId="77777777" w:rsidR="00825ECC" w:rsidRDefault="00825ECC" w:rsidP="00825ECC">
            <w:pPr>
              <w:jc w:val="center"/>
              <w:rPr>
                <w:lang w:val="en-GB"/>
              </w:rPr>
            </w:pPr>
            <w:r>
              <w:rPr>
                <w:lang w:val="en-GB"/>
              </w:rPr>
              <w:t>35</w:t>
            </w:r>
          </w:p>
        </w:tc>
        <w:tc>
          <w:tcPr>
            <w:tcW w:w="1573" w:type="dxa"/>
            <w:vAlign w:val="center"/>
          </w:tcPr>
          <w:p w14:paraId="6139F488" w14:textId="77777777" w:rsidR="00825ECC" w:rsidRDefault="00825ECC" w:rsidP="00825ECC">
            <w:pPr>
              <w:jc w:val="center"/>
              <w:rPr>
                <w:lang w:val="en-GB"/>
              </w:rPr>
            </w:pPr>
            <w:r>
              <w:rPr>
                <w:lang w:val="en-GB"/>
              </w:rPr>
              <w:t>15</w:t>
            </w:r>
          </w:p>
        </w:tc>
        <w:tc>
          <w:tcPr>
            <w:tcW w:w="1561" w:type="dxa"/>
            <w:vAlign w:val="center"/>
          </w:tcPr>
          <w:p w14:paraId="0766E817" w14:textId="77777777" w:rsidR="00825ECC" w:rsidRDefault="00825ECC" w:rsidP="00825ECC">
            <w:pPr>
              <w:jc w:val="center"/>
              <w:rPr>
                <w:lang w:val="en-GB"/>
              </w:rPr>
            </w:pPr>
            <w:r>
              <w:rPr>
                <w:lang w:val="en-GB"/>
              </w:rPr>
              <w:t>0</w:t>
            </w:r>
          </w:p>
        </w:tc>
        <w:tc>
          <w:tcPr>
            <w:tcW w:w="1364" w:type="dxa"/>
            <w:vAlign w:val="center"/>
          </w:tcPr>
          <w:p w14:paraId="11E2764D" w14:textId="77777777" w:rsidR="00825ECC" w:rsidRDefault="00825ECC" w:rsidP="00825ECC">
            <w:pPr>
              <w:jc w:val="center"/>
              <w:rPr>
                <w:lang w:val="en-GB"/>
              </w:rPr>
            </w:pPr>
            <w:r>
              <w:rPr>
                <w:lang w:val="en-GB"/>
              </w:rPr>
              <w:t>0</w:t>
            </w:r>
          </w:p>
        </w:tc>
      </w:tr>
      <w:tr w:rsidR="00825ECC" w14:paraId="752BFE88" w14:textId="77777777" w:rsidTr="00825ECC">
        <w:tc>
          <w:tcPr>
            <w:tcW w:w="1719" w:type="dxa"/>
            <w:vAlign w:val="center"/>
          </w:tcPr>
          <w:p w14:paraId="53B2C7C2" w14:textId="77777777" w:rsidR="00825ECC" w:rsidRDefault="00825ECC" w:rsidP="00825ECC">
            <w:pPr>
              <w:jc w:val="center"/>
              <w:rPr>
                <w:lang w:val="en-GB"/>
              </w:rPr>
            </w:pPr>
            <w:proofErr w:type="spellStart"/>
            <w:r>
              <w:rPr>
                <w:lang w:val="en-GB"/>
              </w:rPr>
              <w:t>Productionist</w:t>
            </w:r>
            <w:proofErr w:type="spellEnd"/>
          </w:p>
        </w:tc>
        <w:tc>
          <w:tcPr>
            <w:tcW w:w="1406" w:type="dxa"/>
            <w:vAlign w:val="center"/>
          </w:tcPr>
          <w:p w14:paraId="0CA62FAD" w14:textId="70348DA8" w:rsidR="00825ECC" w:rsidRDefault="00825ECC" w:rsidP="00825ECC">
            <w:pPr>
              <w:jc w:val="center"/>
              <w:rPr>
                <w:lang w:val="en-GB"/>
              </w:rPr>
            </w:pPr>
            <w:r>
              <w:rPr>
                <w:lang w:val="en-GB"/>
              </w:rPr>
              <w:t>70</w:t>
            </w:r>
          </w:p>
        </w:tc>
        <w:tc>
          <w:tcPr>
            <w:tcW w:w="1393" w:type="dxa"/>
            <w:vAlign w:val="center"/>
          </w:tcPr>
          <w:p w14:paraId="5E7FBD4A" w14:textId="77777777" w:rsidR="00825ECC" w:rsidRDefault="00825ECC" w:rsidP="00825ECC">
            <w:pPr>
              <w:jc w:val="center"/>
              <w:rPr>
                <w:lang w:val="en-GB"/>
              </w:rPr>
            </w:pPr>
            <w:r>
              <w:rPr>
                <w:lang w:val="en-GB"/>
              </w:rPr>
              <w:t>30</w:t>
            </w:r>
          </w:p>
        </w:tc>
        <w:tc>
          <w:tcPr>
            <w:tcW w:w="1573" w:type="dxa"/>
            <w:vAlign w:val="center"/>
          </w:tcPr>
          <w:p w14:paraId="658D979F" w14:textId="77777777" w:rsidR="00825ECC" w:rsidRDefault="00825ECC" w:rsidP="00825ECC">
            <w:pPr>
              <w:jc w:val="center"/>
              <w:rPr>
                <w:lang w:val="en-GB"/>
              </w:rPr>
            </w:pPr>
            <w:r>
              <w:rPr>
                <w:lang w:val="en-GB"/>
              </w:rPr>
              <w:t>0</w:t>
            </w:r>
          </w:p>
        </w:tc>
        <w:tc>
          <w:tcPr>
            <w:tcW w:w="1561" w:type="dxa"/>
            <w:vAlign w:val="center"/>
          </w:tcPr>
          <w:p w14:paraId="03FEA381" w14:textId="77777777" w:rsidR="00825ECC" w:rsidRDefault="00825ECC" w:rsidP="00825ECC">
            <w:pPr>
              <w:jc w:val="center"/>
              <w:rPr>
                <w:lang w:val="en-GB"/>
              </w:rPr>
            </w:pPr>
            <w:r>
              <w:rPr>
                <w:lang w:val="en-GB"/>
              </w:rPr>
              <w:t>0</w:t>
            </w:r>
          </w:p>
        </w:tc>
        <w:tc>
          <w:tcPr>
            <w:tcW w:w="1364" w:type="dxa"/>
            <w:vAlign w:val="center"/>
          </w:tcPr>
          <w:p w14:paraId="5AD33F30" w14:textId="77777777" w:rsidR="00825ECC" w:rsidRDefault="00825ECC" w:rsidP="00825ECC">
            <w:pPr>
              <w:jc w:val="center"/>
              <w:rPr>
                <w:lang w:val="en-GB"/>
              </w:rPr>
            </w:pPr>
            <w:r>
              <w:rPr>
                <w:lang w:val="en-GB"/>
              </w:rPr>
              <w:t>0</w:t>
            </w:r>
          </w:p>
        </w:tc>
      </w:tr>
    </w:tbl>
    <w:p w14:paraId="33D0AF67" w14:textId="77777777" w:rsidR="004A0EA2" w:rsidRDefault="004A0EA2" w:rsidP="004A0EA2">
      <w:pPr>
        <w:rPr>
          <w:lang w:val="en-GB"/>
        </w:rPr>
      </w:pPr>
    </w:p>
    <w:p w14:paraId="7B8E2394" w14:textId="307D5CC0" w:rsidR="00CE45DF" w:rsidRDefault="00F04451" w:rsidP="008A7B67">
      <w:pPr>
        <w:rPr>
          <w:lang w:val="en-US"/>
        </w:rPr>
      </w:pPr>
      <w:r>
        <w:rPr>
          <w:lang w:val="en-US"/>
        </w:rPr>
        <w:t xml:space="preserve">Cropping system utilities varied by </w:t>
      </w:r>
      <w:r w:rsidR="002C6F97">
        <w:rPr>
          <w:lang w:val="en-US"/>
        </w:rPr>
        <w:t>farmer typology, xxx</w:t>
      </w:r>
    </w:p>
    <w:p w14:paraId="660821A2" w14:textId="77777777" w:rsidR="002C6F97" w:rsidRDefault="002C6F97" w:rsidP="008A7B67">
      <w:pPr>
        <w:rPr>
          <w:lang w:val="en-US"/>
        </w:rPr>
      </w:pPr>
    </w:p>
    <w:p w14:paraId="09FFAD5B" w14:textId="1410C6A6" w:rsidR="00B20DEE" w:rsidRPr="00B20DEE" w:rsidRDefault="00C108C3" w:rsidP="00B20DEE">
      <w:pPr>
        <w:rPr>
          <w:lang w:val="en-US"/>
        </w:rPr>
      </w:pPr>
      <w:r w:rsidRPr="00C108C3">
        <w:rPr>
          <w:rFonts w:ascii="Calibri" w:hAnsi="Calibri" w:cs="Calibri"/>
          <w:noProof/>
          <w:sz w:val="24"/>
          <w:szCs w:val="24"/>
        </w:rPr>
        <w:drawing>
          <wp:inline distT="0" distB="0" distL="0" distR="0" wp14:anchorId="62A18B12" wp14:editId="5EA2C736">
            <wp:extent cx="5731510" cy="2865755"/>
            <wp:effectExtent l="0" t="0" r="2540" b="0"/>
            <wp:docPr id="1273041234" name="Picture 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1234" name="Picture 9" descr="A graph with different colored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C213A4" w14:textId="28427227" w:rsidR="00B20DEE" w:rsidRPr="00B20DEE" w:rsidRDefault="00B20DEE" w:rsidP="00B20DEE">
      <w:pPr>
        <w:rPr>
          <w:lang w:val="en-US"/>
        </w:rPr>
      </w:pPr>
    </w:p>
    <w:p w14:paraId="3B97E21F" w14:textId="77777777" w:rsidR="002C6F97" w:rsidRDefault="002C6F97" w:rsidP="008A7B67">
      <w:pPr>
        <w:rPr>
          <w:lang w:val="en-US"/>
        </w:rPr>
      </w:pPr>
    </w:p>
    <w:p w14:paraId="6B2A858B" w14:textId="2D59BBA7" w:rsidR="007B22B0" w:rsidRDefault="007B22B0" w:rsidP="007B22B0">
      <w:pPr>
        <w:pStyle w:val="Heading1"/>
        <w:rPr>
          <w:lang w:val="en-US"/>
        </w:rPr>
      </w:pPr>
      <w:r>
        <w:rPr>
          <w:lang w:val="en-US"/>
        </w:rPr>
        <w:t>Discussion</w:t>
      </w:r>
    </w:p>
    <w:p w14:paraId="62188835" w14:textId="4CC78523" w:rsidR="00C108C3" w:rsidRDefault="00C108C3" w:rsidP="00C108C3">
      <w:pPr>
        <w:rPr>
          <w:rFonts w:ascii="Calibri" w:hAnsi="Calibri" w:cs="Calibri"/>
          <w:sz w:val="24"/>
          <w:szCs w:val="24"/>
          <w:lang w:val="en-US"/>
        </w:rPr>
      </w:pPr>
      <w:r>
        <w:rPr>
          <w:rFonts w:ascii="Calibri" w:hAnsi="Calibri" w:cs="Calibri"/>
          <w:sz w:val="24"/>
          <w:szCs w:val="24"/>
          <w:lang w:val="en-US"/>
        </w:rPr>
        <w:t>The suite of measurements taken in this study</w:t>
      </w:r>
      <w:r w:rsidR="0061553F">
        <w:rPr>
          <w:rFonts w:ascii="Calibri" w:hAnsi="Calibri" w:cs="Calibri"/>
          <w:sz w:val="24"/>
          <w:szCs w:val="24"/>
          <w:lang w:val="en-US"/>
        </w:rPr>
        <w:t xml:space="preserve">. In this study the cover crop mixes exhibited large variation in performance from year to year and from system to system, and rarely offered benefits compared to the </w:t>
      </w:r>
      <w:proofErr w:type="spellStart"/>
      <w:r w:rsidR="0061553F">
        <w:rPr>
          <w:rFonts w:ascii="Calibri" w:hAnsi="Calibri" w:cs="Calibri"/>
          <w:sz w:val="24"/>
          <w:szCs w:val="24"/>
          <w:lang w:val="en-US"/>
        </w:rPr>
        <w:t>NoCC</w:t>
      </w:r>
      <w:proofErr w:type="spellEnd"/>
      <w:r w:rsidR="0061553F">
        <w:rPr>
          <w:rFonts w:ascii="Calibri" w:hAnsi="Calibri" w:cs="Calibri"/>
          <w:sz w:val="24"/>
          <w:szCs w:val="24"/>
          <w:lang w:val="en-US"/>
        </w:rPr>
        <w:t xml:space="preserve"> treatment. The presence of the </w:t>
      </w:r>
      <w:proofErr w:type="spellStart"/>
      <w:r w:rsidR="0061553F">
        <w:rPr>
          <w:rFonts w:ascii="Calibri" w:hAnsi="Calibri" w:cs="Calibri"/>
          <w:sz w:val="24"/>
          <w:szCs w:val="24"/>
          <w:lang w:val="en-US"/>
        </w:rPr>
        <w:t>EarlyMix</w:t>
      </w:r>
      <w:proofErr w:type="spellEnd"/>
      <w:r w:rsidR="0061553F">
        <w:rPr>
          <w:rFonts w:ascii="Calibri" w:hAnsi="Calibri" w:cs="Calibri"/>
          <w:sz w:val="24"/>
          <w:szCs w:val="24"/>
          <w:lang w:val="en-US"/>
        </w:rPr>
        <w:t xml:space="preserve"> after crop </w:t>
      </w:r>
      <w:r w:rsidR="0061553F">
        <w:rPr>
          <w:rFonts w:ascii="Calibri" w:hAnsi="Calibri" w:cs="Calibri"/>
          <w:sz w:val="24"/>
          <w:szCs w:val="24"/>
          <w:lang w:val="en-US"/>
        </w:rPr>
        <w:lastRenderedPageBreak/>
        <w:t xml:space="preserve">establishment prevented application of post-emergent herbicides, which reduced the Pesticide Load of the system compared to all other cover crop treatments – however this reduction </w:t>
      </w:r>
    </w:p>
    <w:p w14:paraId="6C7385A8" w14:textId="38E5C738" w:rsidR="00C108C3" w:rsidRPr="00C108C3" w:rsidRDefault="00C108C3" w:rsidP="00C108C3">
      <w:pPr>
        <w:rPr>
          <w:rFonts w:ascii="Calibri" w:hAnsi="Calibri" w:cs="Calibri"/>
          <w:sz w:val="24"/>
          <w:szCs w:val="24"/>
          <w:lang w:val="en-US"/>
        </w:rPr>
      </w:pPr>
      <w:r>
        <w:rPr>
          <w:rFonts w:ascii="Calibri" w:hAnsi="Calibri" w:cs="Calibri"/>
          <w:sz w:val="24"/>
          <w:szCs w:val="24"/>
          <w:lang w:val="en-US"/>
        </w:rPr>
        <w:t xml:space="preserve"> </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1"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3"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5"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79107" w15:done="0"/>
  <w15:commentEx w15:paraId="468471C0"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E22568" w16cex:dateUtc="2025-02-18T10:45:00Z"/>
  <w16cex:commentExtensible w16cex:durableId="74E83C9E" w16cex:dateUtc="2025-04-01T07:42: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79107" w16cid:durableId="73E22568"/>
  <w16cid:commentId w16cid:paraId="468471C0" w16cid:durableId="74E83C9E"/>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692F"/>
    <w:multiLevelType w:val="hybridMultilevel"/>
    <w:tmpl w:val="14C4164E"/>
    <w:lvl w:ilvl="0" w:tplc="05EA64C6">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7567FA9"/>
    <w:multiLevelType w:val="multilevel"/>
    <w:tmpl w:val="4CFCAE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87E3EB9"/>
    <w:multiLevelType w:val="multilevel"/>
    <w:tmpl w:val="18B4F1D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3122D2C"/>
    <w:multiLevelType w:val="hybridMultilevel"/>
    <w:tmpl w:val="C4B876DA"/>
    <w:lvl w:ilvl="0" w:tplc="FD985A12">
      <w:start w:val="1"/>
      <w:numFmt w:val="decimal"/>
      <w:pStyle w:val="Heading2"/>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2"/>
  </w:num>
  <w:num w:numId="2" w16cid:durableId="823276657">
    <w:abstractNumId w:val="5"/>
  </w:num>
  <w:num w:numId="3" w16cid:durableId="86582197">
    <w:abstractNumId w:val="3"/>
  </w:num>
  <w:num w:numId="4" w16cid:durableId="158080585">
    <w:abstractNumId w:val="1"/>
  </w:num>
  <w:num w:numId="5" w16cid:durableId="886793242">
    <w:abstractNumId w:val="0"/>
  </w:num>
  <w:num w:numId="6" w16cid:durableId="157843353">
    <w:abstractNumId w:val="6"/>
  </w:num>
  <w:num w:numId="7" w16cid:durableId="18685204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0CC3"/>
    <w:rsid w:val="000B4F00"/>
    <w:rsid w:val="000B7B02"/>
    <w:rsid w:val="000C1CEA"/>
    <w:rsid w:val="000D5500"/>
    <w:rsid w:val="000E21EA"/>
    <w:rsid w:val="000E326F"/>
    <w:rsid w:val="000E3D24"/>
    <w:rsid w:val="000E4DAB"/>
    <w:rsid w:val="000E7744"/>
    <w:rsid w:val="000F52AB"/>
    <w:rsid w:val="000F6BF0"/>
    <w:rsid w:val="001010BA"/>
    <w:rsid w:val="001114A3"/>
    <w:rsid w:val="0011182C"/>
    <w:rsid w:val="00111FD1"/>
    <w:rsid w:val="00112AD0"/>
    <w:rsid w:val="00121BB4"/>
    <w:rsid w:val="00127291"/>
    <w:rsid w:val="0013795C"/>
    <w:rsid w:val="001451D4"/>
    <w:rsid w:val="00154D03"/>
    <w:rsid w:val="0016288F"/>
    <w:rsid w:val="001632C4"/>
    <w:rsid w:val="00171A78"/>
    <w:rsid w:val="00175629"/>
    <w:rsid w:val="001775D0"/>
    <w:rsid w:val="00180EEB"/>
    <w:rsid w:val="001A0D18"/>
    <w:rsid w:val="001A1264"/>
    <w:rsid w:val="001A47EC"/>
    <w:rsid w:val="001A51E3"/>
    <w:rsid w:val="001A695F"/>
    <w:rsid w:val="001C2FB2"/>
    <w:rsid w:val="001E07E9"/>
    <w:rsid w:val="001E3E32"/>
    <w:rsid w:val="00206098"/>
    <w:rsid w:val="00224D12"/>
    <w:rsid w:val="00235ADC"/>
    <w:rsid w:val="00236F42"/>
    <w:rsid w:val="00257842"/>
    <w:rsid w:val="00264241"/>
    <w:rsid w:val="00266ADE"/>
    <w:rsid w:val="00274DB1"/>
    <w:rsid w:val="00275DFF"/>
    <w:rsid w:val="002769B7"/>
    <w:rsid w:val="002B27C0"/>
    <w:rsid w:val="002B6A3D"/>
    <w:rsid w:val="002C2250"/>
    <w:rsid w:val="002C3C69"/>
    <w:rsid w:val="002C6F97"/>
    <w:rsid w:val="002E3935"/>
    <w:rsid w:val="002E3EA3"/>
    <w:rsid w:val="002F006C"/>
    <w:rsid w:val="00306245"/>
    <w:rsid w:val="00310158"/>
    <w:rsid w:val="00321061"/>
    <w:rsid w:val="00322810"/>
    <w:rsid w:val="00322CFB"/>
    <w:rsid w:val="00333287"/>
    <w:rsid w:val="00336BAD"/>
    <w:rsid w:val="00344A84"/>
    <w:rsid w:val="0034538E"/>
    <w:rsid w:val="00352C6F"/>
    <w:rsid w:val="003544E9"/>
    <w:rsid w:val="0036330F"/>
    <w:rsid w:val="00371162"/>
    <w:rsid w:val="00381581"/>
    <w:rsid w:val="00385D27"/>
    <w:rsid w:val="00386CAC"/>
    <w:rsid w:val="003945EC"/>
    <w:rsid w:val="003A0336"/>
    <w:rsid w:val="003A3660"/>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0EA2"/>
    <w:rsid w:val="004A319D"/>
    <w:rsid w:val="004B0B13"/>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B1818"/>
    <w:rsid w:val="005D1C4B"/>
    <w:rsid w:val="005D3EFD"/>
    <w:rsid w:val="005D79F2"/>
    <w:rsid w:val="0061553F"/>
    <w:rsid w:val="00621CEF"/>
    <w:rsid w:val="00623FE4"/>
    <w:rsid w:val="006251C7"/>
    <w:rsid w:val="00633374"/>
    <w:rsid w:val="00633A26"/>
    <w:rsid w:val="00645679"/>
    <w:rsid w:val="006463DA"/>
    <w:rsid w:val="00652D24"/>
    <w:rsid w:val="00652E6D"/>
    <w:rsid w:val="00654E7A"/>
    <w:rsid w:val="0066122E"/>
    <w:rsid w:val="00663D56"/>
    <w:rsid w:val="0066782B"/>
    <w:rsid w:val="00667921"/>
    <w:rsid w:val="006A4260"/>
    <w:rsid w:val="006B0948"/>
    <w:rsid w:val="006D423D"/>
    <w:rsid w:val="006D5307"/>
    <w:rsid w:val="006D63F5"/>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7F365B"/>
    <w:rsid w:val="00800A47"/>
    <w:rsid w:val="008016FE"/>
    <w:rsid w:val="00820384"/>
    <w:rsid w:val="00825ECC"/>
    <w:rsid w:val="00844404"/>
    <w:rsid w:val="00863080"/>
    <w:rsid w:val="0087481D"/>
    <w:rsid w:val="008757AB"/>
    <w:rsid w:val="0088548C"/>
    <w:rsid w:val="00885DCB"/>
    <w:rsid w:val="008911BB"/>
    <w:rsid w:val="00895659"/>
    <w:rsid w:val="008A7B67"/>
    <w:rsid w:val="008C4466"/>
    <w:rsid w:val="008D61F6"/>
    <w:rsid w:val="008D679E"/>
    <w:rsid w:val="008E4FAD"/>
    <w:rsid w:val="008E6B8C"/>
    <w:rsid w:val="008F6466"/>
    <w:rsid w:val="008F6C0B"/>
    <w:rsid w:val="00905DB0"/>
    <w:rsid w:val="00906EC6"/>
    <w:rsid w:val="00907F10"/>
    <w:rsid w:val="0093369E"/>
    <w:rsid w:val="00936888"/>
    <w:rsid w:val="00937DBE"/>
    <w:rsid w:val="009424E1"/>
    <w:rsid w:val="00960509"/>
    <w:rsid w:val="00961E7C"/>
    <w:rsid w:val="00964196"/>
    <w:rsid w:val="00964670"/>
    <w:rsid w:val="00991510"/>
    <w:rsid w:val="00996DDB"/>
    <w:rsid w:val="00997091"/>
    <w:rsid w:val="00997973"/>
    <w:rsid w:val="009A73AD"/>
    <w:rsid w:val="009B1D0C"/>
    <w:rsid w:val="009E263C"/>
    <w:rsid w:val="009E3F81"/>
    <w:rsid w:val="009E5377"/>
    <w:rsid w:val="009E61D1"/>
    <w:rsid w:val="009F0DB9"/>
    <w:rsid w:val="009F3521"/>
    <w:rsid w:val="009F4DCE"/>
    <w:rsid w:val="00A32989"/>
    <w:rsid w:val="00A33110"/>
    <w:rsid w:val="00A37ACD"/>
    <w:rsid w:val="00A401DF"/>
    <w:rsid w:val="00A40D8E"/>
    <w:rsid w:val="00A5783F"/>
    <w:rsid w:val="00A6359E"/>
    <w:rsid w:val="00A643A5"/>
    <w:rsid w:val="00A64AC9"/>
    <w:rsid w:val="00A6782E"/>
    <w:rsid w:val="00A70C8E"/>
    <w:rsid w:val="00A80F98"/>
    <w:rsid w:val="00A85527"/>
    <w:rsid w:val="00A9025D"/>
    <w:rsid w:val="00AB15F9"/>
    <w:rsid w:val="00AD02D7"/>
    <w:rsid w:val="00AD4BAE"/>
    <w:rsid w:val="00AD5622"/>
    <w:rsid w:val="00AD7C25"/>
    <w:rsid w:val="00AE6425"/>
    <w:rsid w:val="00AF06FD"/>
    <w:rsid w:val="00AF2968"/>
    <w:rsid w:val="00B067E5"/>
    <w:rsid w:val="00B07B57"/>
    <w:rsid w:val="00B20DEE"/>
    <w:rsid w:val="00B37E57"/>
    <w:rsid w:val="00B41B1E"/>
    <w:rsid w:val="00B730C3"/>
    <w:rsid w:val="00BA2861"/>
    <w:rsid w:val="00BC13BF"/>
    <w:rsid w:val="00BC4FB8"/>
    <w:rsid w:val="00BD539E"/>
    <w:rsid w:val="00C06D19"/>
    <w:rsid w:val="00C108C3"/>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8775C"/>
    <w:rsid w:val="00D94FC7"/>
    <w:rsid w:val="00DB16C9"/>
    <w:rsid w:val="00DB54A3"/>
    <w:rsid w:val="00DC1B02"/>
    <w:rsid w:val="00DC3D8D"/>
    <w:rsid w:val="00DE4ABA"/>
    <w:rsid w:val="00E25776"/>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C76CD"/>
    <w:rsid w:val="00ED39BC"/>
    <w:rsid w:val="00ED7CE8"/>
    <w:rsid w:val="00EF514A"/>
    <w:rsid w:val="00F04451"/>
    <w:rsid w:val="00F139C1"/>
    <w:rsid w:val="00F21B88"/>
    <w:rsid w:val="00F2314C"/>
    <w:rsid w:val="00F24867"/>
    <w:rsid w:val="00F31186"/>
    <w:rsid w:val="00F3331A"/>
    <w:rsid w:val="00F44A44"/>
    <w:rsid w:val="00F47D81"/>
    <w:rsid w:val="00F65982"/>
    <w:rsid w:val="00F65BC9"/>
    <w:rsid w:val="00F71074"/>
    <w:rsid w:val="00F734CE"/>
    <w:rsid w:val="00F73B12"/>
    <w:rsid w:val="00F80A38"/>
    <w:rsid w:val="00F83FF7"/>
    <w:rsid w:val="00F865AE"/>
    <w:rsid w:val="00F9727D"/>
    <w:rsid w:val="00FB0498"/>
    <w:rsid w:val="00FC3D77"/>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C5356C1E-8F51-486B-8D39-7F1EEB8FD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F83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FF7"/>
    <w:pPr>
      <w:keepNext/>
      <w:keepLines/>
      <w:numPr>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 w:type="character" w:styleId="UnresolvedMention">
    <w:name w:val="Unresolved Mention"/>
    <w:basedOn w:val="DefaultParagraphFont"/>
    <w:uiPriority w:val="99"/>
    <w:semiHidden/>
    <w:unhideWhenUsed/>
    <w:rsid w:val="00625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0109015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679383403">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Pages>
  <Words>13148</Words>
  <Characters>80205</Characters>
  <Application>Microsoft Office Word</Application>
  <DocSecurity>0</DocSecurity>
  <Lines>668</Lines>
  <Paragraphs>186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93167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2</cp:revision>
  <dcterms:created xsi:type="dcterms:W3CDTF">2025-08-27T08:56:00Z</dcterms:created>
  <dcterms:modified xsi:type="dcterms:W3CDTF">2025-10-28T14:42:00Z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id="ACZDzlmJ"/&gt;&lt;style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