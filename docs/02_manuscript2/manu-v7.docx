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DA58C" w14:textId="77777777" w:rsidR="00E25776" w:rsidRPr="00E25776" w:rsidRDefault="00E25776" w:rsidP="00E25776">
      <w:pPr>
        <w:autoSpaceDE w:val="0"/>
        <w:autoSpaceDN w:val="0"/>
        <w:adjustRightInd w:val="0"/>
        <w:spacing w:after="0" w:line="240" w:lineRule="auto"/>
        <w:jc w:val="center"/>
        <w:rPr>
          <w:rFonts w:ascii="Calibri" w:hAnsi="Calibri" w:cs="Calibri"/>
          <w:b/>
          <w:bCs/>
          <w:color w:val="EE0000"/>
          <w:sz w:val="24"/>
          <w:szCs w:val="24"/>
          <w:lang w:val="en-US"/>
        </w:rPr>
      </w:pPr>
      <w:r w:rsidRPr="00E25776">
        <w:rPr>
          <w:rFonts w:ascii="Calibri" w:hAnsi="Calibri" w:cs="Calibri"/>
          <w:b/>
          <w:bCs/>
          <w:color w:val="EE0000"/>
          <w:sz w:val="24"/>
          <w:szCs w:val="24"/>
          <w:lang w:val="en-US"/>
        </w:rPr>
        <w:t>(Small detail, In the supp. Table S3, the Benefit value for TAROF is the lowest instead of the highest) </w:t>
      </w:r>
    </w:p>
    <w:p w14:paraId="04ABFEC6" w14:textId="77777777" w:rsidR="00E25776" w:rsidRDefault="00E25776" w:rsidP="00B730C3">
      <w:pPr>
        <w:autoSpaceDE w:val="0"/>
        <w:autoSpaceDN w:val="0"/>
        <w:adjustRightInd w:val="0"/>
        <w:spacing w:after="0" w:line="240" w:lineRule="auto"/>
        <w:jc w:val="center"/>
        <w:rPr>
          <w:rFonts w:ascii="Calibri" w:hAnsi="Calibri" w:cs="Calibri"/>
          <w:b/>
          <w:bCs/>
          <w:sz w:val="24"/>
          <w:szCs w:val="24"/>
          <w:lang w:val="en-US"/>
        </w:rPr>
      </w:pPr>
    </w:p>
    <w:p w14:paraId="6D3680EA" w14:textId="77777777" w:rsidR="00E25776" w:rsidRDefault="00E25776" w:rsidP="00B730C3">
      <w:pPr>
        <w:autoSpaceDE w:val="0"/>
        <w:autoSpaceDN w:val="0"/>
        <w:adjustRightInd w:val="0"/>
        <w:spacing w:after="0" w:line="240" w:lineRule="auto"/>
        <w:jc w:val="center"/>
        <w:rPr>
          <w:rFonts w:ascii="Calibri" w:hAnsi="Calibri" w:cs="Calibri"/>
          <w:b/>
          <w:bCs/>
          <w:sz w:val="24"/>
          <w:szCs w:val="24"/>
          <w:lang w:val="en-US"/>
        </w:rPr>
      </w:pPr>
    </w:p>
    <w:p w14:paraId="396046D1" w14:textId="5559B30B"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66122E">
        <w:rPr>
          <w:rFonts w:ascii="Calibri" w:hAnsi="Calibri" w:cs="Calibri"/>
          <w:b/>
          <w:bCs/>
          <w:sz w:val="24"/>
          <w:szCs w:val="24"/>
          <w:lang w:val="en-US"/>
        </w:rPr>
        <w:t xml:space="preserve">services </w:t>
      </w:r>
      <w:r w:rsidR="00B730C3" w:rsidRPr="00B730C3">
        <w:rPr>
          <w:rFonts w:ascii="Calibri" w:hAnsi="Calibri" w:cs="Calibri"/>
          <w:b/>
          <w:bCs/>
          <w:sz w:val="24"/>
          <w:szCs w:val="24"/>
          <w:lang w:val="en-US"/>
        </w:rPr>
        <w:t xml:space="preserve">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0C61A8F5"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006251C7">
        <w:rPr>
          <w:rFonts w:ascii="Calibri" w:hAnsi="Calibri" w:cs="Calibri"/>
          <w:sz w:val="24"/>
          <w:szCs w:val="24"/>
          <w:vertAlign w:val="superscript"/>
          <w:lang w:val="fr-CA"/>
        </w:rPr>
        <w:t>*</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1AA77D9B" w:rsidR="00B730C3" w:rsidRPr="00310158" w:rsidRDefault="006251C7" w:rsidP="00B730C3">
      <w:pPr>
        <w:autoSpaceDE w:val="0"/>
        <w:autoSpaceDN w:val="0"/>
        <w:adjustRightInd w:val="0"/>
        <w:spacing w:after="0" w:line="240" w:lineRule="auto"/>
        <w:jc w:val="center"/>
        <w:rPr>
          <w:rFonts w:ascii="Calibri" w:hAnsi="Calibri" w:cs="Calibri"/>
          <w:i/>
          <w:iCs/>
          <w:sz w:val="24"/>
          <w:szCs w:val="24"/>
        </w:rPr>
      </w:pPr>
      <w:r w:rsidRPr="00310158">
        <w:t>*</w:t>
      </w:r>
      <w:proofErr w:type="spellStart"/>
      <w:r w:rsidRPr="00310158">
        <w:t>Corresponding</w:t>
      </w:r>
      <w:proofErr w:type="spellEnd"/>
      <w:r w:rsidRPr="00310158">
        <w:t xml:space="preserve"> </w:t>
      </w:r>
      <w:proofErr w:type="spellStart"/>
      <w:r w:rsidRPr="00310158">
        <w:t>author</w:t>
      </w:r>
      <w:proofErr w:type="spellEnd"/>
      <w:r w:rsidRPr="00310158">
        <w:t xml:space="preserve">: </w:t>
      </w:r>
      <w:hyperlink r:id="rId6" w:history="1">
        <w:r w:rsidRPr="00310158">
          <w:rPr>
            <w:rStyle w:val="Hyperlink"/>
            <w:rFonts w:ascii="Calibri" w:hAnsi="Calibri" w:cs="Calibri"/>
            <w:i/>
            <w:iCs/>
            <w:sz w:val="24"/>
            <w:szCs w:val="24"/>
          </w:rPr>
          <w:t>gina.nichols@</w:t>
        </w:r>
      </w:hyperlink>
      <w:r w:rsidR="00B730C3" w:rsidRPr="00310158">
        <w:rPr>
          <w:rStyle w:val="Hyperlink"/>
          <w:rFonts w:ascii="Calibri" w:hAnsi="Calibri" w:cs="Calibri"/>
          <w:i/>
          <w:iCs/>
          <w:sz w:val="24"/>
          <w:szCs w:val="24"/>
        </w:rPr>
        <w:t>agro.au.dk</w:t>
      </w:r>
      <w:r w:rsidR="00B730C3" w:rsidRPr="00310158">
        <w:rPr>
          <w:rFonts w:ascii="Calibri" w:hAnsi="Calibri" w:cs="Calibri"/>
          <w:i/>
          <w:iCs/>
          <w:sz w:val="24"/>
          <w:szCs w:val="24"/>
        </w:rPr>
        <w:t xml:space="preserve"> </w:t>
      </w:r>
    </w:p>
    <w:p w14:paraId="0F96A2DD" w14:textId="77777777" w:rsidR="00B730C3" w:rsidRPr="00310158" w:rsidRDefault="00B730C3" w:rsidP="00B730C3">
      <w:pPr>
        <w:autoSpaceDE w:val="0"/>
        <w:autoSpaceDN w:val="0"/>
        <w:adjustRightInd w:val="0"/>
        <w:spacing w:after="0" w:line="240" w:lineRule="auto"/>
        <w:rPr>
          <w:rFonts w:ascii="Calibri" w:hAnsi="Calibri" w:cs="Calibri"/>
          <w:i/>
          <w:iCs/>
          <w:sz w:val="24"/>
          <w:szCs w:val="24"/>
        </w:rPr>
      </w:pPr>
    </w:p>
    <w:p w14:paraId="53381F36" w14:textId="489EB9D2"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 xml:space="preserve">To be submitted to </w:t>
      </w:r>
      <w:r w:rsidR="00906EC6">
        <w:rPr>
          <w:rFonts w:ascii="Calibri" w:hAnsi="Calibri" w:cs="Calibri"/>
          <w:i/>
          <w:iCs/>
          <w:sz w:val="24"/>
          <w:szCs w:val="24"/>
          <w:lang w:val="en-US"/>
        </w:rPr>
        <w:t>Agricultural Systems</w:t>
      </w:r>
    </w:p>
    <w:p w14:paraId="5CC57B6C" w14:textId="45C8B47C" w:rsidR="00A70C8E" w:rsidRPr="00175629" w:rsidRDefault="00A70C8E" w:rsidP="00A70C8E">
      <w:pPr>
        <w:pStyle w:val="Heading1"/>
        <w:rPr>
          <w:lang w:val="en-US"/>
        </w:rPr>
      </w:pPr>
      <w:r w:rsidRPr="00175629">
        <w:rPr>
          <w:lang w:val="en-US"/>
        </w:rPr>
        <w:t>Abstract</w:t>
      </w:r>
      <w:r w:rsidR="008757AB">
        <w:rPr>
          <w:lang w:val="en-US"/>
        </w:rPr>
        <w:t xml:space="preserve"> (&lt;</w:t>
      </w:r>
      <w:r w:rsidR="006251C7">
        <w:rPr>
          <w:lang w:val="en-US"/>
        </w:rPr>
        <w:t>25</w:t>
      </w:r>
      <w:r w:rsidR="008757AB">
        <w:rPr>
          <w:lang w:val="en-US"/>
        </w:rPr>
        <w:t>0 words)</w:t>
      </w:r>
    </w:p>
    <w:p w14:paraId="288300C7" w14:textId="0A9EB66A" w:rsidR="008757AB" w:rsidRDefault="006251C7"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Purpose</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623277D9"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proofErr w:type="spellStart"/>
      <w:r w:rsidR="000F6BF0">
        <w:rPr>
          <w:rFonts w:ascii="Calibri" w:hAnsi="Calibri" w:cs="Calibri"/>
          <w:sz w:val="24"/>
          <w:szCs w:val="24"/>
          <w:lang w:val="en-US"/>
        </w:rPr>
        <w:t>i</w:t>
      </w:r>
      <w:proofErr w:type="spellEnd"/>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w:t>
      </w:r>
      <w:r w:rsidR="00310158">
        <w:rPr>
          <w:rFonts w:ascii="Calibri" w:hAnsi="Calibri" w:cs="Calibri"/>
          <w:sz w:val="24"/>
          <w:szCs w:val="24"/>
          <w:lang w:val="en-US"/>
        </w:rPr>
        <w:t xml:space="preserve"> - </w:t>
      </w:r>
      <w:r w:rsidR="000F6BF0">
        <w:rPr>
          <w:rFonts w:ascii="Calibri" w:hAnsi="Calibri" w:cs="Calibri"/>
          <w:sz w:val="24"/>
          <w:szCs w:val="24"/>
          <w:lang w:val="en-US"/>
        </w:rPr>
        <w:t>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310158">
        <w:rPr>
          <w:rFonts w:ascii="Calibri" w:hAnsi="Calibri" w:cs="Calibri"/>
          <w:sz w:val="24"/>
          <w:szCs w:val="24"/>
          <w:lang w:val="en-US"/>
        </w:rPr>
        <w:t>category</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armer typologies</w:t>
      </w:r>
      <w:r w:rsidR="00310158">
        <w:rPr>
          <w:rFonts w:ascii="Calibri" w:hAnsi="Calibri" w:cs="Calibri"/>
          <w:sz w:val="24"/>
          <w:szCs w:val="24"/>
          <w:lang w:val="en-US"/>
        </w:rPr>
        <w:t xml:space="preserve">, resulting in </w:t>
      </w:r>
      <w:r w:rsidR="003945EC" w:rsidRPr="008757AB">
        <w:rPr>
          <w:rFonts w:ascii="Calibri" w:hAnsi="Calibri" w:cs="Calibri"/>
          <w:sz w:val="24"/>
          <w:szCs w:val="24"/>
          <w:lang w:val="en-US"/>
        </w:rPr>
        <w:t xml:space="preserve">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47D8F2C"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sidR="00310158">
        <w:rPr>
          <w:rFonts w:ascii="Calibri" w:hAnsi="Calibri" w:cs="Calibri"/>
          <w:sz w:val="24"/>
          <w:szCs w:val="24"/>
          <w:lang w:val="en-US"/>
        </w:rPr>
        <w:t xml:space="preserve">Outcomes were strongly moderated by both tillage and cover crop system, and less strongly by residue management; year amplified differences, but did not drive cross-over interactions. </w:t>
      </w:r>
      <w:r w:rsidR="009A73AD">
        <w:rPr>
          <w:rFonts w:ascii="Calibri" w:hAnsi="Calibri" w:cs="Calibri"/>
          <w:sz w:val="24"/>
          <w:szCs w:val="24"/>
          <w:lang w:val="en-US"/>
        </w:rPr>
        <w:t>Across tillage systems and weather</w:t>
      </w:r>
      <w:r w:rsidR="00310158">
        <w:rPr>
          <w:rFonts w:ascii="Calibri" w:hAnsi="Calibri" w:cs="Calibri"/>
          <w:sz w:val="24"/>
          <w:szCs w:val="24"/>
          <w:lang w:val="en-US"/>
        </w:rPr>
        <w:t xml:space="preserve">, </w:t>
      </w:r>
      <w:r>
        <w:rPr>
          <w:rFonts w:ascii="Calibri" w:hAnsi="Calibri" w:cs="Calibri"/>
          <w:sz w:val="24"/>
          <w:szCs w:val="24"/>
          <w:lang w:val="en-US"/>
        </w:rPr>
        <w:t xml:space="preserve">the mid-season planted radish exhibited </w:t>
      </w:r>
      <w:r w:rsidR="000B0CC3">
        <w:rPr>
          <w:rFonts w:ascii="Calibri" w:hAnsi="Calibri" w:cs="Calibri"/>
          <w:sz w:val="24"/>
          <w:szCs w:val="24"/>
          <w:lang w:val="en-US"/>
        </w:rPr>
        <w:t xml:space="preserve">the highest crop yields, consistently </w:t>
      </w:r>
      <w:r>
        <w:rPr>
          <w:rFonts w:ascii="Calibri" w:hAnsi="Calibri" w:cs="Calibri"/>
          <w:sz w:val="24"/>
          <w:szCs w:val="24"/>
          <w:lang w:val="en-US"/>
        </w:rPr>
        <w:t>high fall biomass</w:t>
      </w:r>
      <w:r w:rsidR="000D5500">
        <w:rPr>
          <w:rFonts w:ascii="Calibri" w:hAnsi="Calibri" w:cs="Calibri"/>
          <w:sz w:val="24"/>
          <w:szCs w:val="24"/>
          <w:lang w:val="en-US"/>
        </w:rPr>
        <w:t xml:space="preserve"> with high potential ecological value</w:t>
      </w:r>
      <w:r>
        <w:rPr>
          <w:rFonts w:ascii="Calibri" w:hAnsi="Calibri" w:cs="Calibri"/>
          <w:sz w:val="24"/>
          <w:szCs w:val="24"/>
          <w:lang w:val="en-US"/>
        </w:rPr>
        <w:t xml:space="preserve">, and no increase in perennial weeds compared to the no cover control, but had moderate to high pesticide toxicity loads. Conversely, the early planted mix </w:t>
      </w:r>
      <w:r w:rsidR="009A73AD">
        <w:rPr>
          <w:rFonts w:ascii="Calibri" w:hAnsi="Calibri" w:cs="Calibri"/>
          <w:sz w:val="24"/>
          <w:szCs w:val="24"/>
          <w:lang w:val="en-US"/>
        </w:rPr>
        <w:t xml:space="preserve">exhibited </w:t>
      </w:r>
      <w:r w:rsidR="000B0CC3">
        <w:rPr>
          <w:rFonts w:ascii="Calibri" w:hAnsi="Calibri" w:cs="Calibri"/>
          <w:sz w:val="24"/>
          <w:szCs w:val="24"/>
          <w:lang w:val="en-US"/>
        </w:rPr>
        <w:t xml:space="preserve">moderate crop yields, variable </w:t>
      </w:r>
      <w:r>
        <w:rPr>
          <w:rFonts w:ascii="Calibri" w:hAnsi="Calibri" w:cs="Calibri"/>
          <w:sz w:val="24"/>
          <w:szCs w:val="24"/>
          <w:lang w:val="en-US"/>
        </w:rPr>
        <w:t xml:space="preserve">fall biomass,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treatments, but had low pesticide toxicity loads and supported </w:t>
      </w:r>
      <w:r>
        <w:rPr>
          <w:rFonts w:ascii="Calibri" w:hAnsi="Calibri" w:cs="Calibri"/>
          <w:sz w:val="24"/>
          <w:szCs w:val="24"/>
          <w:lang w:val="en-US"/>
        </w:rPr>
        <w:lastRenderedPageBreak/>
        <w:t>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id-season radish cover crop systems had high utility for all typologies</w:t>
      </w:r>
      <w:r>
        <w:rPr>
          <w:rFonts w:ascii="Calibri" w:hAnsi="Calibri" w:cs="Calibri"/>
          <w:sz w:val="24"/>
          <w:szCs w:val="24"/>
          <w:lang w:val="en-US"/>
        </w:rPr>
        <w:t>, while early-planted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Default="00464438" w:rsidP="008757AB">
      <w:pPr>
        <w:autoSpaceDE w:val="0"/>
        <w:autoSpaceDN w:val="0"/>
        <w:adjustRightInd w:val="0"/>
        <w:spacing w:after="0" w:line="240" w:lineRule="auto"/>
        <w:jc w:val="both"/>
        <w:rPr>
          <w:rFonts w:ascii="Calibri" w:hAnsi="Calibri" w:cs="Calibri"/>
          <w:sz w:val="24"/>
          <w:szCs w:val="24"/>
          <w:lang w:val="en-US"/>
        </w:rPr>
      </w:pPr>
    </w:p>
    <w:p w14:paraId="0284DB81" w14:textId="2007C590" w:rsidR="006251C7" w:rsidRDefault="006251C7" w:rsidP="008757AB">
      <w:pPr>
        <w:autoSpaceDE w:val="0"/>
        <w:autoSpaceDN w:val="0"/>
        <w:adjustRightInd w:val="0"/>
        <w:spacing w:after="0" w:line="240" w:lineRule="auto"/>
        <w:jc w:val="both"/>
        <w:rPr>
          <w:rFonts w:ascii="Calibri" w:hAnsi="Calibri" w:cs="Calibri"/>
          <w:sz w:val="24"/>
          <w:szCs w:val="24"/>
          <w:lang w:val="en-US"/>
        </w:rPr>
      </w:pPr>
      <w:r w:rsidRPr="00310158">
        <w:rPr>
          <w:rStyle w:val="Heading1Char"/>
          <w:lang w:val="en-US"/>
        </w:rPr>
        <w:t>Keywords</w:t>
      </w:r>
      <w:r>
        <w:rPr>
          <w:rFonts w:ascii="Calibri" w:hAnsi="Calibri" w:cs="Calibri"/>
          <w:sz w:val="24"/>
          <w:szCs w:val="24"/>
          <w:lang w:val="en-US"/>
        </w:rPr>
        <w:t>: cover crops, farmer typologies, multicriteria decision-making, cropping systems, tillage</w:t>
      </w:r>
    </w:p>
    <w:p w14:paraId="7B170BB6" w14:textId="5268FD0D" w:rsidR="006251C7" w:rsidRDefault="006251C7" w:rsidP="006251C7">
      <w:pPr>
        <w:pStyle w:val="Heading1"/>
        <w:rPr>
          <w:lang w:val="en-US"/>
        </w:rPr>
      </w:pPr>
      <w:r>
        <w:rPr>
          <w:lang w:val="en-US"/>
        </w:rPr>
        <w:t>Highlights:</w:t>
      </w:r>
    </w:p>
    <w:p w14:paraId="1D74F64E" w14:textId="76A656BB" w:rsidR="006251C7" w:rsidRDefault="006251C7" w:rsidP="006251C7">
      <w:pPr>
        <w:rPr>
          <w:lang w:val="en-US"/>
        </w:rPr>
      </w:pPr>
      <w:r>
        <w:rPr>
          <w:lang w:val="en-US"/>
        </w:rPr>
        <w:t>3-5 bullet points, max 85 characters</w:t>
      </w:r>
    </w:p>
    <w:p w14:paraId="2E87B4D0" w14:textId="77777777" w:rsidR="006251C7" w:rsidRDefault="006251C7" w:rsidP="006251C7">
      <w:pPr>
        <w:rPr>
          <w:lang w:val="en-US"/>
        </w:rPr>
      </w:pPr>
    </w:p>
    <w:p w14:paraId="05291E89" w14:textId="7BFEB1FB" w:rsidR="006251C7" w:rsidRPr="006251C7" w:rsidRDefault="006251C7" w:rsidP="006251C7">
      <w:pPr>
        <w:rPr>
          <w:lang w:val="en-US"/>
        </w:rPr>
      </w:pPr>
      <w:r>
        <w:rPr>
          <w:lang w:val="en-US"/>
        </w:rPr>
        <w:t>Requires a graphical abstract</w:t>
      </w:r>
    </w:p>
    <w:p w14:paraId="32798604" w14:textId="77777777" w:rsidR="006251C7" w:rsidRPr="008757AB" w:rsidRDefault="006251C7" w:rsidP="008757AB">
      <w:pPr>
        <w:autoSpaceDE w:val="0"/>
        <w:autoSpaceDN w:val="0"/>
        <w:adjustRightInd w:val="0"/>
        <w:spacing w:after="0" w:line="240" w:lineRule="auto"/>
        <w:jc w:val="both"/>
        <w:rPr>
          <w:rFonts w:ascii="Calibri" w:hAnsi="Calibri" w:cs="Calibri"/>
          <w:sz w:val="24"/>
          <w:szCs w:val="24"/>
          <w:lang w:val="en-US"/>
        </w:rPr>
      </w:pPr>
    </w:p>
    <w:p w14:paraId="38F6E24B" w14:textId="36FBCBAC" w:rsidR="00B730C3" w:rsidRDefault="00B730C3" w:rsidP="00F83FF7">
      <w:pPr>
        <w:pStyle w:val="Heading1"/>
        <w:numPr>
          <w:ilvl w:val="0"/>
          <w:numId w:val="4"/>
        </w:numPr>
        <w:rPr>
          <w:lang w:val="en-US"/>
        </w:rPr>
      </w:pPr>
      <w:r w:rsidRPr="00B730C3">
        <w:rPr>
          <w:lang w:val="en-US"/>
        </w:rPr>
        <w:t>Introduction</w:t>
      </w:r>
    </w:p>
    <w:p w14:paraId="5E7AD688" w14:textId="7424CDC7" w:rsidR="00F83FF7" w:rsidRPr="00F83FF7" w:rsidRDefault="00F83FF7" w:rsidP="00F83FF7">
      <w:pPr>
        <w:rPr>
          <w:lang w:val="en-US"/>
        </w:rPr>
      </w:pPr>
      <w:r>
        <w:rPr>
          <w:lang w:val="en-US"/>
        </w:rPr>
        <w:t>NEEDS REWRITTEN for Agricultural Systems</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better balance productivity with their wider environmental impacts (CITE). While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911BB"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E25776">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w:t>
      </w:r>
      <w:r w:rsidR="0075226B" w:rsidRPr="00ED7CE8">
        <w:rPr>
          <w:rFonts w:ascii="Calibri" w:hAnsi="Calibri" w:cs="Calibri"/>
          <w:i/>
          <w:iCs/>
          <w:sz w:val="24"/>
          <w:szCs w:val="24"/>
        </w:rPr>
        <w:lastRenderedPageBreak/>
        <w:t>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911BB">
        <w:rPr>
          <w:rFonts w:ascii="Calibri" w:hAnsi="Calibri" w:cs="Calibri"/>
          <w:sz w:val="24"/>
          <w:szCs w:val="24"/>
          <w:lang w:val="en-US"/>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911BB">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sidRPr="008911BB">
        <w:rPr>
          <w:rFonts w:ascii="Calibri" w:hAnsi="Calibri" w:cs="Calibri"/>
          <w:sz w:val="24"/>
          <w:szCs w:val="24"/>
          <w:lang w:val="en-US"/>
        </w:rPr>
        <w:t xml:space="preserve"> </w:t>
      </w:r>
    </w:p>
    <w:p w14:paraId="0214F2DE" w14:textId="7F274219" w:rsidR="0057508E" w:rsidRPr="008911BB" w:rsidRDefault="0057508E" w:rsidP="00E752C9">
      <w:pPr>
        <w:rPr>
          <w:rFonts w:ascii="Calibri" w:hAnsi="Calibri" w:cs="Calibri"/>
          <w:sz w:val="24"/>
          <w:szCs w:val="24"/>
          <w:lang w:val="en-US"/>
        </w:rPr>
      </w:pPr>
      <w:r w:rsidRPr="008911BB">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8911BB">
        <w:rPr>
          <w:rFonts w:ascii="Calibri" w:hAnsi="Calibri" w:cs="Calibri"/>
          <w:i/>
          <w:iCs/>
          <w:sz w:val="24"/>
          <w:szCs w:val="24"/>
          <w:lang w:val="en-US"/>
        </w:rPr>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business, government, but has had limited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t xml:space="preserve">To summarise </w:t>
      </w:r>
    </w:p>
    <w:p w14:paraId="5CD406A7" w14:textId="0F8589A8" w:rsidR="00A70C8E" w:rsidRPr="00CF29E1" w:rsidRDefault="00A70C8E" w:rsidP="00F83FF7">
      <w:pPr>
        <w:pStyle w:val="Heading1"/>
        <w:numPr>
          <w:ilvl w:val="0"/>
          <w:numId w:val="4"/>
        </w:numPr>
        <w:rPr>
          <w:lang w:val="en-US"/>
        </w:rPr>
      </w:pPr>
      <w:r w:rsidRPr="00CF29E1">
        <w:rPr>
          <w:lang w:val="en-US"/>
        </w:rPr>
        <w:t>Materials and Methods</w:t>
      </w:r>
    </w:p>
    <w:p w14:paraId="4D101C38" w14:textId="1735F62A" w:rsidR="00A70C8E" w:rsidRPr="00CF29E1" w:rsidRDefault="00F83FF7" w:rsidP="00BD539E">
      <w:pPr>
        <w:pStyle w:val="Heading2"/>
        <w:numPr>
          <w:ilvl w:val="0"/>
          <w:numId w:val="0"/>
        </w:numPr>
        <w:ind w:left="720" w:hanging="360"/>
        <w:rPr>
          <w:lang w:val="en-US"/>
        </w:rPr>
      </w:pPr>
      <w:r>
        <w:rPr>
          <w:lang w:val="en-US"/>
        </w:rPr>
        <w:t xml:space="preserve">2.1 </w:t>
      </w:r>
      <w:r w:rsidR="00A70C8E"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4B2D89E4" w:rsidR="007477A1" w:rsidRPr="001E07E9" w:rsidRDefault="00F83FF7" w:rsidP="007477A1">
      <w:pPr>
        <w:pStyle w:val="Heading3"/>
        <w:rPr>
          <w:lang w:val="en-US"/>
        </w:rPr>
      </w:pPr>
      <w:r>
        <w:rPr>
          <w:lang w:val="en-US"/>
        </w:rPr>
        <w:t xml:space="preserve">2.1.1 </w:t>
      </w:r>
      <w:r w:rsidR="007477A1" w:rsidRPr="001E07E9">
        <w:rPr>
          <w:lang w:val="en-US"/>
        </w:rPr>
        <w:t>Study design</w:t>
      </w:r>
    </w:p>
    <w:p w14:paraId="63799CEF" w14:textId="57BEB047"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310158" w14:paraId="0DB3D9F2" w14:textId="77777777" w:rsidTr="004D57F9">
        <w:tc>
          <w:tcPr>
            <w:tcW w:w="9016" w:type="dxa"/>
          </w:tcPr>
          <w:p w14:paraId="21B73D35" w14:textId="523753C0" w:rsidR="004D57F9" w:rsidRDefault="004D57F9" w:rsidP="00A70C8E">
            <w:pPr>
              <w:rPr>
                <w:lang w:val="en-US"/>
              </w:rPr>
            </w:pPr>
            <w:r>
              <w:rPr>
                <w:lang w:val="en-US"/>
              </w:rPr>
              <w:t>Figure 1. The present study included all combinations of two residue, three tillage, and five cover crop treatments, resulting in 30 unique cropping system treatments.</w:t>
            </w:r>
          </w:p>
        </w:tc>
      </w:tr>
    </w:tbl>
    <w:p w14:paraId="63EA7BA2" w14:textId="77777777" w:rsidR="004D57F9" w:rsidRDefault="004D57F9" w:rsidP="00A70C8E">
      <w:pPr>
        <w:rPr>
          <w:lang w:val="en-US"/>
        </w:rPr>
      </w:pPr>
    </w:p>
    <w:p w14:paraId="51C7E422" w14:textId="69EF4B2B" w:rsidR="007477A1" w:rsidRDefault="00F83FF7" w:rsidP="007477A1">
      <w:pPr>
        <w:pStyle w:val="Heading3"/>
        <w:rPr>
          <w:lang w:val="en-US"/>
        </w:rPr>
      </w:pPr>
      <w:r>
        <w:rPr>
          <w:lang w:val="en-US"/>
        </w:rPr>
        <w:t xml:space="preserve">2.1.2 </w:t>
      </w:r>
      <w:r w:rsidR="00306245">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74F42BA1" w:rsidR="007477A1" w:rsidRPr="007653A2" w:rsidRDefault="00BD539E" w:rsidP="007477A1">
      <w:pPr>
        <w:pStyle w:val="Heading3"/>
        <w:rPr>
          <w:ins w:id="4" w:author="Bo Melander" w:date="2025-02-11T13:10:00Z" w16du:dateUtc="2025-02-11T12:10:00Z"/>
          <w:lang w:val="en-GB"/>
        </w:rPr>
      </w:pPr>
      <w:r>
        <w:rPr>
          <w:lang w:val="en-GB"/>
        </w:rPr>
        <w:t xml:space="preserve">2.1.3 </w:t>
      </w:r>
      <w:r w:rsidR="007477A1">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310158" w14:paraId="69998B1C" w14:textId="77777777">
        <w:tc>
          <w:tcPr>
            <w:tcW w:w="1555" w:type="dxa"/>
            <w:vAlign w:val="center"/>
          </w:tcPr>
          <w:p w14:paraId="6025962E" w14:textId="3F332E5E" w:rsidR="00A70C8E" w:rsidRDefault="002C2250">
            <w:pPr>
              <w:jc w:val="center"/>
              <w:rPr>
                <w:lang w:val="en-US"/>
              </w:rPr>
            </w:pPr>
            <w:proofErr w:type="spellStart"/>
            <w:r>
              <w:rPr>
                <w:lang w:val="en-US"/>
              </w:rPr>
              <w:t>E</w:t>
            </w:r>
            <w:r w:rsidR="00492550">
              <w:rPr>
                <w:lang w:val="en-US"/>
              </w:rPr>
              <w:t>arly</w:t>
            </w:r>
            <w:r w:rsidR="004A0EA2">
              <w:rPr>
                <w:lang w:val="en-US"/>
              </w:rPr>
              <w:t>Mix</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310158" w14:paraId="46A1FE34" w14:textId="77777777">
        <w:tc>
          <w:tcPr>
            <w:tcW w:w="1555" w:type="dxa"/>
            <w:vAlign w:val="center"/>
          </w:tcPr>
          <w:p w14:paraId="427A91FB" w14:textId="3FDF6C3B" w:rsidR="00A70C8E" w:rsidRDefault="002C2250">
            <w:pPr>
              <w:jc w:val="center"/>
              <w:rPr>
                <w:lang w:val="en-US"/>
              </w:rPr>
            </w:pPr>
            <w:proofErr w:type="spellStart"/>
            <w:r>
              <w:rPr>
                <w:lang w:val="en-US"/>
              </w:rPr>
              <w:t>M</w:t>
            </w:r>
            <w:r w:rsidR="00492550">
              <w:rPr>
                <w:lang w:val="en-US"/>
              </w:rPr>
              <w:t>id</w:t>
            </w:r>
            <w:r w:rsidR="004A0EA2">
              <w:rPr>
                <w:lang w:val="en-US"/>
              </w:rPr>
              <w:t>Mix</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310158" w14:paraId="49E1C5D0" w14:textId="77777777">
        <w:tc>
          <w:tcPr>
            <w:tcW w:w="1555" w:type="dxa"/>
            <w:vAlign w:val="center"/>
          </w:tcPr>
          <w:p w14:paraId="4FA1FCDD" w14:textId="21BB5466" w:rsidR="00A70C8E" w:rsidRDefault="002C2250">
            <w:pPr>
              <w:jc w:val="center"/>
              <w:rPr>
                <w:lang w:val="en-US"/>
              </w:rPr>
            </w:pPr>
            <w:proofErr w:type="spellStart"/>
            <w:r>
              <w:rPr>
                <w:lang w:val="en-US"/>
              </w:rPr>
              <w:t>M</w:t>
            </w:r>
            <w:r w:rsidR="00492550">
              <w:rPr>
                <w:lang w:val="en-US"/>
              </w:rPr>
              <w:t>id</w:t>
            </w:r>
            <w:r w:rsidR="004A0EA2">
              <w:rPr>
                <w:lang w:val="en-US"/>
              </w:rPr>
              <w:t>Rad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310158" w14:paraId="5DB034BC" w14:textId="77777777">
        <w:tc>
          <w:tcPr>
            <w:tcW w:w="1555" w:type="dxa"/>
            <w:vAlign w:val="center"/>
          </w:tcPr>
          <w:p w14:paraId="756E9739" w14:textId="1D1DBABB" w:rsidR="00A70C8E" w:rsidRDefault="002C2250">
            <w:pPr>
              <w:jc w:val="center"/>
              <w:rPr>
                <w:lang w:val="en-US"/>
              </w:rPr>
            </w:pPr>
            <w:proofErr w:type="spellStart"/>
            <w:r>
              <w:rPr>
                <w:lang w:val="en-US"/>
              </w:rPr>
              <w:t>L</w:t>
            </w:r>
            <w:r w:rsidR="00492550">
              <w:rPr>
                <w:lang w:val="en-US"/>
              </w:rPr>
              <w:t>ate</w:t>
            </w:r>
            <w:r w:rsidR="004A0EA2">
              <w:rPr>
                <w:lang w:val="en-US"/>
              </w:rPr>
              <w:t>Rad</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4879CAFB" w:rsidR="007477A1" w:rsidRDefault="00BD539E" w:rsidP="007477A1">
      <w:pPr>
        <w:pStyle w:val="Heading3"/>
        <w:rPr>
          <w:lang w:val="en-US"/>
        </w:rPr>
      </w:pPr>
      <w:r>
        <w:rPr>
          <w:lang w:val="en-GB"/>
        </w:rPr>
        <w:t xml:space="preserve">2.1.4 </w:t>
      </w:r>
      <w:r w:rsidR="007477A1">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5A9EDF4D" w:rsidR="00A70C8E" w:rsidRDefault="00A70C8E" w:rsidP="00BD539E">
      <w:pPr>
        <w:pStyle w:val="Heading2"/>
        <w:numPr>
          <w:ilvl w:val="1"/>
          <w:numId w:val="4"/>
        </w:numPr>
        <w:rPr>
          <w:lang w:val="en-US"/>
        </w:rPr>
      </w:pPr>
      <w:r>
        <w:rPr>
          <w:lang w:val="en-US"/>
        </w:rPr>
        <w:t>Measurements</w:t>
      </w:r>
    </w:p>
    <w:p w14:paraId="7C470746" w14:textId="671D786E" w:rsidR="00A70C8E" w:rsidRDefault="00BD539E" w:rsidP="00A70C8E">
      <w:pPr>
        <w:pStyle w:val="Heading3"/>
        <w:rPr>
          <w:lang w:val="en-US"/>
        </w:rPr>
      </w:pPr>
      <w:r>
        <w:rPr>
          <w:lang w:val="en-US"/>
        </w:rPr>
        <w:t xml:space="preserve">2.2.1 </w:t>
      </w:r>
      <w:r w:rsidR="00A70C8E">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310158"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310158"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FC9922E" w:rsidR="00997973" w:rsidRPr="00CE16B2" w:rsidRDefault="00BD539E" w:rsidP="007B22B0">
      <w:pPr>
        <w:pStyle w:val="Heading4"/>
        <w:rPr>
          <w:lang w:val="en-US"/>
        </w:rPr>
      </w:pPr>
      <w:r>
        <w:rPr>
          <w:lang w:val="en-US"/>
        </w:rPr>
        <w:t>2.2.1.1</w:t>
      </w:r>
      <w:r w:rsidR="00997973" w:rsidRPr="00CE16B2">
        <w:rPr>
          <w:lang w:val="en-US"/>
        </w:rPr>
        <w:t xml:space="preserve">Fall </w:t>
      </w:r>
      <w:r w:rsidR="00997973">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454443B" w:rsidR="00A70C8E" w:rsidRPr="00CB0057" w:rsidRDefault="00BD539E" w:rsidP="007B22B0">
      <w:pPr>
        <w:pStyle w:val="Heading4"/>
        <w:rPr>
          <w:lang w:val="en-US"/>
        </w:rPr>
      </w:pPr>
      <w:r>
        <w:rPr>
          <w:lang w:val="en-US"/>
        </w:rPr>
        <w:t xml:space="preserve">2.2.1.2 </w:t>
      </w:r>
      <w:r w:rsidR="00A70C8E"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05659B19" w:rsidR="00A70C8E" w:rsidRPr="00C86200" w:rsidRDefault="00BD539E" w:rsidP="007B22B0">
      <w:pPr>
        <w:pStyle w:val="Heading4"/>
        <w:rPr>
          <w:lang w:val="en-US"/>
        </w:rPr>
      </w:pPr>
      <w:r>
        <w:rPr>
          <w:lang w:val="en-US"/>
        </w:rPr>
        <w:t xml:space="preserve">2.2.1.3 </w:t>
      </w:r>
      <w:r w:rsidR="00A70C8E"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4620F4AE" w:rsidR="00A70C8E" w:rsidRDefault="00BD539E" w:rsidP="007B22B0">
      <w:pPr>
        <w:pStyle w:val="Heading4"/>
        <w:rPr>
          <w:lang w:val="en-US"/>
        </w:rPr>
      </w:pPr>
      <w:bookmarkStart w:id="9" w:name="_Hlk194489208"/>
      <w:bookmarkStart w:id="10" w:name="_Hlk194489362"/>
      <w:r>
        <w:rPr>
          <w:lang w:val="en-US"/>
        </w:rPr>
        <w:t xml:space="preserve">2.2.1.4 </w:t>
      </w:r>
      <w:r w:rsidR="0056282C">
        <w:rPr>
          <w:lang w:val="en-US"/>
        </w:rPr>
        <w:t>P</w:t>
      </w:r>
      <w:r w:rsidR="00997973">
        <w:rPr>
          <w:lang w:val="en-US"/>
        </w:rPr>
        <w:t xml:space="preserve">otential ecological </w:t>
      </w:r>
      <w:r w:rsidR="0056282C">
        <w:rPr>
          <w:lang w:val="en-US"/>
        </w:rPr>
        <w:t>services</w:t>
      </w:r>
    </w:p>
    <w:bookmarkEnd w:id="9"/>
    <w:p w14:paraId="7D714056" w14:textId="2A0633F5"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including both pollinator value (as the fall vegetation did contain flowering plants) and ecological food web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is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database, and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genus </w:t>
      </w:r>
      <w:r w:rsidR="00997973">
        <w:rPr>
          <w:lang w:val="en-US"/>
        </w:rPr>
        <w:t xml:space="preserve">reported in the database were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p w14:paraId="37219B3E" w14:textId="698A72A8" w:rsidR="007E58F7" w:rsidRDefault="00BD539E" w:rsidP="007E58F7">
      <w:pPr>
        <w:pStyle w:val="Heading3"/>
        <w:rPr>
          <w:lang w:val="en-GB"/>
        </w:rPr>
      </w:pPr>
      <w:r>
        <w:rPr>
          <w:lang w:val="en-GB"/>
        </w:rPr>
        <w:t xml:space="preserve">2.3 </w:t>
      </w:r>
      <w:r w:rsidR="007E58F7">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047D34A1" w:rsidR="00266ADE" w:rsidRDefault="00BD539E" w:rsidP="00266ADE">
      <w:pPr>
        <w:pStyle w:val="Heading3"/>
        <w:rPr>
          <w:lang w:val="en-GB"/>
        </w:rPr>
      </w:pPr>
      <w:r>
        <w:rPr>
          <w:lang w:val="en-GB"/>
        </w:rPr>
        <w:t>2.4 Multi-criteria comparisons</w:t>
      </w:r>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5BD449CD" w:rsidR="00B730C3" w:rsidRPr="00B730C3" w:rsidRDefault="00B730C3" w:rsidP="00BD539E">
      <w:pPr>
        <w:pStyle w:val="Heading1"/>
        <w:numPr>
          <w:ilvl w:val="0"/>
          <w:numId w:val="4"/>
        </w:numPr>
        <w:rPr>
          <w:lang w:val="en-US"/>
        </w:rPr>
      </w:pPr>
      <w:r w:rsidRPr="00B730C3">
        <w:rPr>
          <w:lang w:val="en-US"/>
        </w:rPr>
        <w:t>Results</w:t>
      </w:r>
    </w:p>
    <w:p w14:paraId="3C4B3E6D" w14:textId="0A93842B" w:rsidR="00B730C3" w:rsidRDefault="00B730C3" w:rsidP="00BD539E">
      <w:pPr>
        <w:pStyle w:val="Heading2"/>
        <w:numPr>
          <w:ilvl w:val="1"/>
          <w:numId w:val="7"/>
        </w:numPr>
        <w:rPr>
          <w:lang w:val="en-US"/>
        </w:rPr>
      </w:pPr>
      <w:r w:rsidRPr="00B730C3">
        <w:rPr>
          <w:lang w:val="en-US"/>
        </w:rPr>
        <w:t>Weather</w:t>
      </w:r>
    </w:p>
    <w:p w14:paraId="126FFB31" w14:textId="03D3CB6A" w:rsidR="006D5307" w:rsidRPr="006D5307" w:rsidRDefault="004A0A2F" w:rsidP="006D5307">
      <w:pPr>
        <w:rPr>
          <w:lang w:val="en-US"/>
        </w:rPr>
      </w:pPr>
      <w:r>
        <w:rPr>
          <w:lang w:val="en-US"/>
        </w:rPr>
        <w:t>All three production years were warmer than the 30-year average</w:t>
      </w:r>
      <w:r w:rsidR="00DC3D8D">
        <w:rPr>
          <w:lang w:val="en-US"/>
        </w:rPr>
        <w:t>, but spanned a range of precipitation amounts and patterns</w:t>
      </w:r>
      <w:r>
        <w:rPr>
          <w:lang w:val="en-US"/>
        </w:rPr>
        <w:t xml:space="preserve"> (Figure 1) </w:t>
      </w:r>
      <w:r w:rsidR="006D5307">
        <w:rPr>
          <w:lang w:val="en-US"/>
        </w:rPr>
        <w:t xml:space="preserve"> </w:t>
      </w:r>
    </w:p>
    <w:p w14:paraId="5C461262" w14:textId="57C23D08" w:rsidR="004A0A2F" w:rsidRPr="004A0A2F" w:rsidRDefault="004A0A2F" w:rsidP="004A0A2F">
      <w:r w:rsidRPr="004A0A2F">
        <w:rPr>
          <w:noProof/>
        </w:rPr>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C9354CD" w:rsidR="007B22B0" w:rsidRDefault="008A7B67" w:rsidP="00BD539E">
      <w:pPr>
        <w:pStyle w:val="Heading2"/>
        <w:numPr>
          <w:ilvl w:val="1"/>
          <w:numId w:val="7"/>
        </w:numPr>
        <w:rPr>
          <w:lang w:val="en-US"/>
        </w:rPr>
      </w:pPr>
      <w:r>
        <w:rPr>
          <w:lang w:val="en-US"/>
        </w:rPr>
        <w:t>Individual me</w:t>
      </w:r>
      <w:r w:rsidR="00BD539E">
        <w:rPr>
          <w:lang w:val="en-US"/>
        </w:rPr>
        <w:t>asurement outcomes</w:t>
      </w:r>
    </w:p>
    <w:p w14:paraId="7C83BBE7" w14:textId="781D2FCD" w:rsidR="007F365B" w:rsidRPr="007F365B" w:rsidRDefault="007F365B" w:rsidP="007F365B">
      <w:pPr>
        <w:rPr>
          <w:lang w:val="en-US"/>
        </w:rPr>
      </w:pPr>
      <w:r>
        <w:rPr>
          <w:lang w:val="en-US"/>
        </w:rPr>
        <w:t xml:space="preserve">Due to the potential for complex four-way interactions, results are presented </w:t>
      </w:r>
      <w:r w:rsidR="00274DB1">
        <w:rPr>
          <w:lang w:val="en-US"/>
        </w:rPr>
        <w:t xml:space="preserve">here </w:t>
      </w:r>
      <w:r>
        <w:rPr>
          <w:lang w:val="en-US"/>
        </w:rPr>
        <w:t xml:space="preserve">as summaries of statistical results. Detailed statistical </w:t>
      </w:r>
      <w:r w:rsidR="00274DB1">
        <w:rPr>
          <w:lang w:val="en-US"/>
        </w:rPr>
        <w:t>tables and descriptions are presented in Supplementary Materials.</w:t>
      </w:r>
      <w:r w:rsidR="009F0DB9">
        <w:rPr>
          <w:lang w:val="en-US"/>
        </w:rPr>
        <w:t xml:space="preserve"> Significance was assigned at p&lt;0.05</w:t>
      </w:r>
      <w:r w:rsidR="00F9727D">
        <w:rPr>
          <w:lang w:val="en-US"/>
        </w:rPr>
        <w:t xml:space="preserve">, and all yields and biomass amounts are reported on a dry weight basis. </w:t>
      </w:r>
    </w:p>
    <w:p w14:paraId="4804875D" w14:textId="7F3B4AFC" w:rsidR="00991510" w:rsidRDefault="00BD539E" w:rsidP="00991510">
      <w:pPr>
        <w:pStyle w:val="Heading3"/>
        <w:rPr>
          <w:lang w:val="en-US"/>
        </w:rPr>
      </w:pPr>
      <w:r>
        <w:rPr>
          <w:lang w:val="en-US"/>
        </w:rPr>
        <w:t xml:space="preserve">3.2.1 </w:t>
      </w:r>
      <w:r w:rsidR="00991510">
        <w:rPr>
          <w:lang w:val="en-US"/>
        </w:rPr>
        <w:t>Yields</w:t>
      </w:r>
      <w:r w:rsidR="00F65BC9">
        <w:rPr>
          <w:lang w:val="en-US"/>
        </w:rPr>
        <w:t xml:space="preserve"> </w:t>
      </w:r>
      <w:r w:rsidR="000C1CEA">
        <w:rPr>
          <w:lang w:val="en-US"/>
        </w:rPr>
        <w:t>–</w:t>
      </w:r>
      <w:r w:rsidR="00F65BC9">
        <w:rPr>
          <w:lang w:val="en-US"/>
        </w:rPr>
        <w:t xml:space="preserve"> DONE</w:t>
      </w:r>
      <w:r w:rsidR="000C1CEA">
        <w:rPr>
          <w:lang w:val="en-US"/>
        </w:rPr>
        <w:t xml:space="preserve"> – </w:t>
      </w:r>
      <w:proofErr w:type="spellStart"/>
      <w:r w:rsidR="000C1CEA">
        <w:rPr>
          <w:lang w:val="en-US"/>
        </w:rPr>
        <w:t>MidRad</w:t>
      </w:r>
      <w:proofErr w:type="spellEnd"/>
      <w:r w:rsidR="000C1CEA">
        <w:rPr>
          <w:lang w:val="en-US"/>
        </w:rPr>
        <w:t xml:space="preserve"> was higher</w:t>
      </w:r>
    </w:p>
    <w:p w14:paraId="135E33BB" w14:textId="59E1E857" w:rsidR="008A7B67" w:rsidRDefault="001775D0" w:rsidP="00B730C3">
      <w:pPr>
        <w:rPr>
          <w:rFonts w:ascii="Calibri" w:hAnsi="Calibri" w:cs="Calibri"/>
          <w:sz w:val="24"/>
          <w:szCs w:val="24"/>
          <w:lang w:val="en-US"/>
        </w:rPr>
      </w:pPr>
      <w:bookmarkStart w:id="11" w:name="_Hlk207183007"/>
      <w:r>
        <w:rPr>
          <w:lang w:val="en-US"/>
        </w:rPr>
        <w:t>In 2018</w:t>
      </w:r>
      <w:r w:rsidR="00F9727D">
        <w:rPr>
          <w:lang w:val="en-US"/>
        </w:rPr>
        <w:t>, 2019, and 2020</w:t>
      </w:r>
      <w:r>
        <w:rPr>
          <w:lang w:val="en-US"/>
        </w:rPr>
        <w:t xml:space="preserve"> spring barley yields </w:t>
      </w:r>
      <w:r w:rsidR="000E3D24">
        <w:rPr>
          <w:lang w:val="en-US"/>
        </w:rPr>
        <w:t xml:space="preserve">averaged </w:t>
      </w:r>
      <w:r>
        <w:rPr>
          <w:lang w:val="en-US"/>
        </w:rPr>
        <w:t>4.</w:t>
      </w:r>
      <w:r>
        <w:rPr>
          <w:rFonts w:ascii="Calibri" w:hAnsi="Calibri" w:cs="Calibri"/>
          <w:sz w:val="24"/>
          <w:szCs w:val="24"/>
          <w:lang w:val="en-US"/>
        </w:rPr>
        <w:t>07 Mg ha</w:t>
      </w:r>
      <w:r w:rsidRPr="00EA474E">
        <w:rPr>
          <w:rFonts w:ascii="Calibri" w:hAnsi="Calibri" w:cs="Calibri"/>
          <w:sz w:val="24"/>
          <w:szCs w:val="24"/>
          <w:vertAlign w:val="superscript"/>
          <w:lang w:val="en-US"/>
        </w:rPr>
        <w:t>-1</w:t>
      </w:r>
      <w:r w:rsidR="000E3D24">
        <w:rPr>
          <w:rFonts w:ascii="Calibri" w:hAnsi="Calibri" w:cs="Calibri"/>
          <w:sz w:val="24"/>
          <w:szCs w:val="24"/>
          <w:lang w:val="en-US"/>
        </w:rPr>
        <w:t xml:space="preserve">, </w:t>
      </w:r>
      <w:r>
        <w:rPr>
          <w:rFonts w:ascii="Calibri" w:hAnsi="Calibri" w:cs="Calibri"/>
          <w:sz w:val="24"/>
          <w:szCs w:val="24"/>
          <w:lang w:val="en-US"/>
        </w:rPr>
        <w:t>oat</w:t>
      </w:r>
      <w:r w:rsidR="00F9727D">
        <w:rPr>
          <w:rFonts w:ascii="Calibri" w:hAnsi="Calibri" w:cs="Calibri"/>
          <w:sz w:val="24"/>
          <w:szCs w:val="24"/>
          <w:lang w:val="en-US"/>
        </w:rPr>
        <w:t xml:space="preserve">s </w:t>
      </w:r>
      <w:r>
        <w:rPr>
          <w:rFonts w:ascii="Calibri" w:hAnsi="Calibri" w:cs="Calibri"/>
          <w:sz w:val="24"/>
          <w:szCs w:val="24"/>
          <w:lang w:val="en-US"/>
        </w:rPr>
        <w:t xml:space="preserve">4.28 Mg ha-1, </w:t>
      </w:r>
      <w:r w:rsidR="000E3D24">
        <w:rPr>
          <w:rFonts w:ascii="Calibri" w:hAnsi="Calibri" w:cs="Calibri"/>
          <w:sz w:val="24"/>
          <w:szCs w:val="24"/>
          <w:lang w:val="en-US"/>
        </w:rPr>
        <w:t xml:space="preserve">and </w:t>
      </w:r>
      <w:r>
        <w:rPr>
          <w:rFonts w:ascii="Calibri" w:hAnsi="Calibri" w:cs="Calibri"/>
          <w:sz w:val="24"/>
          <w:szCs w:val="24"/>
          <w:lang w:val="en-US"/>
        </w:rPr>
        <w:t>faba bean</w:t>
      </w:r>
      <w:r w:rsidR="00F9727D">
        <w:rPr>
          <w:rFonts w:ascii="Calibri" w:hAnsi="Calibri" w:cs="Calibri"/>
          <w:sz w:val="24"/>
          <w:szCs w:val="24"/>
          <w:lang w:val="en-US"/>
        </w:rPr>
        <w:t>s</w:t>
      </w:r>
      <w:r>
        <w:rPr>
          <w:rFonts w:ascii="Calibri" w:hAnsi="Calibri" w:cs="Calibri"/>
          <w:sz w:val="24"/>
          <w:szCs w:val="24"/>
          <w:lang w:val="en-US"/>
        </w:rPr>
        <w:t xml:space="preserve"> 3.47 Mg ha-1</w:t>
      </w:r>
      <w:r w:rsidR="00F9727D">
        <w:rPr>
          <w:rFonts w:ascii="Calibri" w:hAnsi="Calibri" w:cs="Calibri"/>
          <w:sz w:val="24"/>
          <w:szCs w:val="24"/>
          <w:lang w:val="en-US"/>
        </w:rPr>
        <w:t>, respectively</w:t>
      </w:r>
      <w:r w:rsidR="000E3D24">
        <w:rPr>
          <w:rFonts w:ascii="Calibri" w:hAnsi="Calibri" w:cs="Calibri"/>
          <w:sz w:val="24"/>
          <w:szCs w:val="24"/>
          <w:lang w:val="en-US"/>
        </w:rPr>
        <w:t xml:space="preserve">. </w:t>
      </w:r>
      <w:r w:rsidR="000E3D24">
        <w:rPr>
          <w:lang w:val="en-US"/>
        </w:rPr>
        <w:t xml:space="preserve">The average grain yields of the present study were lower than national averages for the same crops in the same years [4.28 Mg ha-1 spring barley, 4.94 oats, and 4.08 Mg ha-1 faba bean, respectively </w:t>
      </w:r>
      <w:r w:rsidR="000E3D24">
        <w:rPr>
          <w:lang w:val="en-US"/>
        </w:rPr>
        <w:fldChar w:fldCharType="begin"/>
      </w:r>
      <w:r w:rsidR="000E3D24">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sidR="000E3D24">
        <w:rPr>
          <w:lang w:val="en-US"/>
        </w:rPr>
        <w:fldChar w:fldCharType="separate"/>
      </w:r>
      <w:r w:rsidR="000E3D24" w:rsidRPr="000E3D24">
        <w:rPr>
          <w:rFonts w:ascii="Aptos" w:hAnsi="Aptos"/>
          <w:lang w:val="en-US"/>
        </w:rPr>
        <w:t>(FAO, 2023)</w:t>
      </w:r>
      <w:r w:rsidR="000E3D24">
        <w:rPr>
          <w:lang w:val="en-US"/>
        </w:rPr>
        <w:fldChar w:fldCharType="end"/>
      </w:r>
      <w:r w:rsidR="000E3D24">
        <w:rPr>
          <w:lang w:val="en-US"/>
        </w:rPr>
        <w:t>], but the maximum grain yields observed each year exceeded the national average</w:t>
      </w:r>
      <w:r w:rsidR="00F65BC9">
        <w:rPr>
          <w:lang w:val="en-US"/>
        </w:rPr>
        <w:t>s</w:t>
      </w:r>
      <w:r w:rsidR="000E3D24">
        <w:rPr>
          <w:lang w:val="en-US"/>
        </w:rPr>
        <w:t xml:space="preserve">. </w:t>
      </w:r>
      <w:r w:rsidR="00F65BC9">
        <w:rPr>
          <w:lang w:val="en-US"/>
        </w:rPr>
        <w:t>On average, t</w:t>
      </w:r>
      <w:r w:rsidR="009F4DCE">
        <w:rPr>
          <w:lang w:val="en-US"/>
        </w:rPr>
        <w:t xml:space="preserve">he </w:t>
      </w:r>
      <w:proofErr w:type="spellStart"/>
      <w:r w:rsidR="000C1CEA">
        <w:rPr>
          <w:lang w:val="en-US"/>
        </w:rPr>
        <w:t>Mid</w:t>
      </w:r>
      <w:r w:rsidR="009F4DCE">
        <w:rPr>
          <w:lang w:val="en-US"/>
        </w:rPr>
        <w:t>Rad</w:t>
      </w:r>
      <w:proofErr w:type="spellEnd"/>
      <w:r w:rsidR="009F4DCE">
        <w:rPr>
          <w:lang w:val="en-US"/>
        </w:rPr>
        <w:t xml:space="preserve"> cover crop treatment </w:t>
      </w:r>
      <w:r w:rsidR="00F65BC9">
        <w:rPr>
          <w:lang w:val="en-US"/>
        </w:rPr>
        <w:t xml:space="preserve">exhibited </w:t>
      </w:r>
      <w:r w:rsidR="00F9727D">
        <w:rPr>
          <w:lang w:val="en-US"/>
        </w:rPr>
        <w:t>significantly</w:t>
      </w:r>
      <w:r w:rsidR="001A47EC">
        <w:rPr>
          <w:lang w:val="en-US"/>
        </w:rPr>
        <w:t xml:space="preserve"> </w:t>
      </w:r>
      <w:r w:rsidR="001A47EC">
        <w:rPr>
          <w:rFonts w:ascii="Calibri" w:hAnsi="Calibri" w:cs="Calibri"/>
          <w:sz w:val="24"/>
          <w:szCs w:val="24"/>
          <w:lang w:val="en-US"/>
        </w:rPr>
        <w:t>(p&lt;0.001)</w:t>
      </w:r>
      <w:r w:rsidR="00F9727D">
        <w:rPr>
          <w:lang w:val="en-US"/>
        </w:rPr>
        <w:t xml:space="preserve"> higher (</w:t>
      </w:r>
      <w:r w:rsidR="000B0CC3">
        <w:rPr>
          <w:lang w:val="en-US"/>
        </w:rPr>
        <w:t>M:</w:t>
      </w:r>
      <w:r w:rsidR="00F65BC9">
        <w:rPr>
          <w:lang w:val="en-US"/>
        </w:rPr>
        <w:t>8%</w:t>
      </w:r>
      <w:r w:rsidR="00F9727D">
        <w:rPr>
          <w:lang w:val="en-US"/>
        </w:rPr>
        <w:t>, S</w:t>
      </w:r>
      <w:r w:rsidR="000B0CC3">
        <w:rPr>
          <w:lang w:val="en-US"/>
        </w:rPr>
        <w:t>E:2%</w:t>
      </w:r>
      <w:r w:rsidR="00F9727D">
        <w:rPr>
          <w:lang w:val="en-US"/>
        </w:rPr>
        <w:t>)</w:t>
      </w:r>
      <w:r w:rsidR="000B0CC3">
        <w:rPr>
          <w:lang w:val="en-US"/>
        </w:rPr>
        <w:t xml:space="preserve"> </w:t>
      </w:r>
      <w:r w:rsidR="00F65BC9">
        <w:rPr>
          <w:lang w:val="en-US"/>
        </w:rPr>
        <w:t>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0B0CC3">
        <w:rPr>
          <w:rFonts w:ascii="Calibri" w:hAnsi="Calibri" w:cs="Calibri"/>
          <w:sz w:val="24"/>
          <w:szCs w:val="24"/>
          <w:lang w:val="en-US"/>
        </w:rPr>
        <w:t xml:space="preserve">, while </w:t>
      </w:r>
      <w:r w:rsidR="000C1CEA">
        <w:rPr>
          <w:rFonts w:ascii="Calibri" w:hAnsi="Calibri" w:cs="Calibri"/>
          <w:sz w:val="24"/>
          <w:szCs w:val="24"/>
          <w:lang w:val="en-US"/>
        </w:rPr>
        <w:t xml:space="preserve">all other cover crop treatment yields </w:t>
      </w:r>
      <w:r w:rsidR="000B0CC3">
        <w:rPr>
          <w:rFonts w:ascii="Calibri" w:hAnsi="Calibri" w:cs="Calibri"/>
          <w:sz w:val="24"/>
          <w:szCs w:val="24"/>
          <w:lang w:val="en-US"/>
        </w:rPr>
        <w:t>were not different from each other.</w:t>
      </w:r>
      <w:r w:rsidR="003A431D">
        <w:rPr>
          <w:rFonts w:ascii="Calibri" w:hAnsi="Calibri" w:cs="Calibri"/>
          <w:sz w:val="24"/>
          <w:szCs w:val="24"/>
          <w:lang w:val="en-US"/>
        </w:rPr>
        <w:t xml:space="preserve"> </w:t>
      </w:r>
    </w:p>
    <w:bookmarkEnd w:id="11"/>
    <w:p w14:paraId="6D653985" w14:textId="26EA322C" w:rsidR="001451D4" w:rsidRDefault="00667921" w:rsidP="00991510">
      <w:pPr>
        <w:pStyle w:val="Heading3"/>
        <w:rPr>
          <w:lang w:val="en-US"/>
        </w:rPr>
      </w:pPr>
      <w:r>
        <w:rPr>
          <w:lang w:val="en-US"/>
        </w:rPr>
        <w:t xml:space="preserve">3.2.2 </w:t>
      </w:r>
      <w:r w:rsidR="00991510">
        <w:rPr>
          <w:lang w:val="en-US"/>
        </w:rPr>
        <w:t>Fall biomass</w:t>
      </w:r>
    </w:p>
    <w:p w14:paraId="3FA5E845" w14:textId="0E77D0AC" w:rsidR="00A40D8E" w:rsidRDefault="00F80A38" w:rsidP="00A40D8E">
      <w:pPr>
        <w:rPr>
          <w:rFonts w:ascii="Calibri" w:hAnsi="Calibri" w:cs="Calibri"/>
          <w:sz w:val="24"/>
          <w:szCs w:val="24"/>
          <w:lang w:val="en-US"/>
        </w:rPr>
      </w:pPr>
      <w:r>
        <w:rPr>
          <w:rFonts w:ascii="Calibri" w:hAnsi="Calibri" w:cs="Calibri"/>
          <w:sz w:val="24"/>
          <w:szCs w:val="24"/>
          <w:lang w:val="en-US"/>
        </w:rPr>
        <w:t xml:space="preserve">Year, tillage system, and cover crop system all had significant impacts on fall vegetation biomass, listed in the order of strength of impact. </w:t>
      </w:r>
      <w:r w:rsidR="005D3EFD">
        <w:rPr>
          <w:rFonts w:ascii="Calibri" w:hAnsi="Calibri" w:cs="Calibri"/>
          <w:sz w:val="24"/>
          <w:szCs w:val="24"/>
          <w:lang w:val="en-US"/>
        </w:rPr>
        <w:t xml:space="preserve">Biomass was higher in 2018 (2.3 Mg h-1, SE: xx= ) compared to 2019 (1.0 Mg ha-1, SE: xx). </w:t>
      </w:r>
      <w:r w:rsidR="00A40D8E">
        <w:rPr>
          <w:rFonts w:ascii="Calibri" w:hAnsi="Calibri" w:cs="Calibri"/>
          <w:sz w:val="24"/>
          <w:szCs w:val="24"/>
          <w:lang w:val="en-US"/>
        </w:rPr>
        <w:t xml:space="preserve">In both years, increasing tillage intensity reduced fall biomass; </w:t>
      </w:r>
      <w:r w:rsidR="00621CEF">
        <w:rPr>
          <w:rFonts w:ascii="Calibri" w:hAnsi="Calibri" w:cs="Calibri"/>
          <w:sz w:val="24"/>
          <w:szCs w:val="24"/>
          <w:lang w:val="en-US"/>
        </w:rPr>
        <w:t xml:space="preserve">fall biomass decreased by an average of 27% and 9% when moving from no-till to surface tillage, and surface to inversion, respectively. </w:t>
      </w:r>
      <w:r w:rsidR="00502A3E">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C1CEA">
        <w:rPr>
          <w:rFonts w:ascii="Calibri" w:hAnsi="Calibri" w:cs="Calibri"/>
          <w:sz w:val="24"/>
          <w:szCs w:val="24"/>
          <w:lang w:val="en-US"/>
        </w:rPr>
        <w:t xml:space="preserve">tillage </w:t>
      </w:r>
      <w:r w:rsidR="000E326F">
        <w:rPr>
          <w:rFonts w:ascii="Calibri" w:hAnsi="Calibri" w:cs="Calibri"/>
          <w:sz w:val="24"/>
          <w:szCs w:val="24"/>
          <w:lang w:val="en-US"/>
        </w:rPr>
        <w:t xml:space="preserve">treatment </w:t>
      </w:r>
      <w:r w:rsidR="00D432EE">
        <w:rPr>
          <w:rFonts w:ascii="Calibri" w:hAnsi="Calibri" w:cs="Calibri"/>
          <w:sz w:val="24"/>
          <w:szCs w:val="24"/>
          <w:lang w:val="en-US"/>
        </w:rPr>
        <w:t xml:space="preserve">impacts </w:t>
      </w:r>
      <w:r w:rsidR="00621CEF">
        <w:rPr>
          <w:rFonts w:ascii="Calibri" w:hAnsi="Calibri" w:cs="Calibri"/>
          <w:sz w:val="24"/>
          <w:szCs w:val="24"/>
          <w:lang w:val="en-US"/>
        </w:rPr>
        <w:t xml:space="preserve">on biomass </w:t>
      </w:r>
      <w:r w:rsidR="00D432EE">
        <w:rPr>
          <w:rFonts w:ascii="Calibri" w:hAnsi="Calibri" w:cs="Calibri"/>
          <w:sz w:val="24"/>
          <w:szCs w:val="24"/>
          <w:lang w:val="en-US"/>
        </w:rPr>
        <w:t>were stronger in 2018</w:t>
      </w:r>
      <w:r w:rsidR="0041079C">
        <w:rPr>
          <w:rFonts w:ascii="Calibri" w:hAnsi="Calibri" w:cs="Calibri"/>
          <w:sz w:val="24"/>
          <w:szCs w:val="24"/>
          <w:lang w:val="en-US"/>
        </w:rPr>
        <w:t xml:space="preserve"> (</w:t>
      </w:r>
      <w:r w:rsidR="005D3EFD">
        <w:rPr>
          <w:rFonts w:ascii="Calibri" w:hAnsi="Calibri" w:cs="Calibri"/>
          <w:sz w:val="24"/>
          <w:szCs w:val="24"/>
          <w:lang w:val="en-US"/>
        </w:rPr>
        <w:t>high biomass year</w:t>
      </w:r>
      <w:r w:rsidR="0041079C">
        <w:rPr>
          <w:rFonts w:ascii="Calibri" w:hAnsi="Calibri" w:cs="Calibri"/>
          <w:sz w:val="24"/>
          <w:szCs w:val="24"/>
          <w:lang w:val="en-US"/>
        </w:rPr>
        <w:t>)</w:t>
      </w:r>
      <w:r w:rsidR="000E326F">
        <w:rPr>
          <w:rFonts w:ascii="Calibri" w:hAnsi="Calibri" w:cs="Calibri"/>
          <w:sz w:val="24"/>
          <w:szCs w:val="24"/>
          <w:lang w:val="en-US"/>
        </w:rPr>
        <w:t xml:space="preserve"> compared to </w:t>
      </w:r>
      <w:r w:rsidR="007F365B">
        <w:rPr>
          <w:rFonts w:ascii="Calibri" w:hAnsi="Calibri" w:cs="Calibri"/>
          <w:sz w:val="24"/>
          <w:szCs w:val="24"/>
          <w:lang w:val="en-US"/>
        </w:rPr>
        <w:t xml:space="preserve">tillage </w:t>
      </w:r>
      <w:r w:rsidR="000E326F">
        <w:rPr>
          <w:rFonts w:ascii="Calibri" w:hAnsi="Calibri" w:cs="Calibri"/>
          <w:sz w:val="24"/>
          <w:szCs w:val="24"/>
          <w:lang w:val="en-US"/>
        </w:rPr>
        <w:t>effects in 2019</w:t>
      </w:r>
      <w:r w:rsidR="0041079C">
        <w:rPr>
          <w:rFonts w:ascii="Calibri" w:hAnsi="Calibri" w:cs="Calibri"/>
          <w:sz w:val="24"/>
          <w:szCs w:val="24"/>
          <w:lang w:val="en-US"/>
        </w:rPr>
        <w:t xml:space="preserve"> (</w:t>
      </w:r>
      <w:r w:rsidR="005D3EFD">
        <w:rPr>
          <w:rFonts w:ascii="Calibri" w:hAnsi="Calibri" w:cs="Calibri"/>
          <w:sz w:val="24"/>
          <w:szCs w:val="24"/>
          <w:lang w:val="en-US"/>
        </w:rPr>
        <w:t>low biomass year</w:t>
      </w:r>
      <w:r w:rsidR="0041079C">
        <w:rPr>
          <w:rFonts w:ascii="Calibri" w:hAnsi="Calibri" w:cs="Calibri"/>
          <w:sz w:val="24"/>
          <w:szCs w:val="24"/>
          <w:lang w:val="en-US"/>
        </w:rPr>
        <w:t>)</w:t>
      </w:r>
      <w:r w:rsidR="00B37E57">
        <w:rPr>
          <w:rFonts w:ascii="Calibri" w:hAnsi="Calibri" w:cs="Calibri"/>
          <w:sz w:val="24"/>
          <w:szCs w:val="24"/>
          <w:lang w:val="en-US"/>
        </w:rPr>
        <w:t xml:space="preserve">. </w:t>
      </w:r>
      <w:r w:rsidR="00111FD1">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w:t>
      </w:r>
      <w:r w:rsidR="007F365B">
        <w:rPr>
          <w:rFonts w:ascii="Calibri" w:hAnsi="Calibri" w:cs="Calibri"/>
          <w:sz w:val="24"/>
          <w:szCs w:val="24"/>
          <w:lang w:val="en-US"/>
        </w:rPr>
        <w:t xml:space="preserve"> driven by the </w:t>
      </w:r>
      <w:proofErr w:type="spellStart"/>
      <w:r w:rsidR="007F365B">
        <w:rPr>
          <w:rFonts w:ascii="Calibri" w:hAnsi="Calibri" w:cs="Calibri"/>
          <w:sz w:val="24"/>
          <w:szCs w:val="24"/>
          <w:lang w:val="en-US"/>
        </w:rPr>
        <w:t>NoCC</w:t>
      </w:r>
      <w:proofErr w:type="spellEnd"/>
      <w:r w:rsidR="007F365B">
        <w:rPr>
          <w:rFonts w:ascii="Calibri" w:hAnsi="Calibri" w:cs="Calibri"/>
          <w:sz w:val="24"/>
          <w:szCs w:val="24"/>
          <w:lang w:val="en-US"/>
        </w:rPr>
        <w:t xml:space="preserve"> treatment</w:t>
      </w:r>
      <w:r w:rsidR="001A47EC">
        <w:rPr>
          <w:rFonts w:ascii="Calibri" w:hAnsi="Calibri" w:cs="Calibri"/>
          <w:sz w:val="24"/>
          <w:szCs w:val="24"/>
          <w:lang w:val="en-US"/>
        </w:rPr>
        <w:t>:</w:t>
      </w:r>
      <w:r w:rsidR="00A5783F">
        <w:rPr>
          <w:rFonts w:ascii="Calibri" w:hAnsi="Calibri" w:cs="Calibri"/>
          <w:sz w:val="24"/>
          <w:szCs w:val="24"/>
          <w:lang w:val="en-US"/>
        </w:rPr>
        <w:t xml:space="preserve"> </w:t>
      </w:r>
      <w:r w:rsidR="001A47EC">
        <w:rPr>
          <w:rFonts w:ascii="Calibri" w:hAnsi="Calibri" w:cs="Calibri"/>
          <w:sz w:val="24"/>
          <w:szCs w:val="24"/>
          <w:lang w:val="en-US"/>
        </w:rPr>
        <w:t>i</w:t>
      </w:r>
      <w:r w:rsidR="00404C48">
        <w:rPr>
          <w:rFonts w:ascii="Calibri" w:hAnsi="Calibri" w:cs="Calibri"/>
          <w:sz w:val="24"/>
          <w:szCs w:val="24"/>
          <w:lang w:val="en-US"/>
        </w:rPr>
        <w:t>n 2018</w:t>
      </w:r>
      <w:r w:rsidR="00A5783F">
        <w:rPr>
          <w:rFonts w:ascii="Calibri" w:hAnsi="Calibri" w:cs="Calibri"/>
          <w:sz w:val="24"/>
          <w:szCs w:val="24"/>
          <w:lang w:val="en-US"/>
        </w:rPr>
        <w:t>,</w:t>
      </w:r>
      <w:r w:rsidR="00404C48">
        <w:rPr>
          <w:rFonts w:ascii="Calibri" w:hAnsi="Calibri" w:cs="Calibri"/>
          <w:sz w:val="24"/>
          <w:szCs w:val="24"/>
          <w:lang w:val="en-US"/>
        </w:rPr>
        <w:t xml:space="preserve"> the </w:t>
      </w:r>
      <w:proofErr w:type="spellStart"/>
      <w:r w:rsidR="00111FD1">
        <w:rPr>
          <w:rFonts w:ascii="Calibri" w:hAnsi="Calibri" w:cs="Calibri"/>
          <w:sz w:val="24"/>
          <w:szCs w:val="24"/>
          <w:lang w:val="en-US"/>
        </w:rPr>
        <w:t>NoCC</w:t>
      </w:r>
      <w:proofErr w:type="spellEnd"/>
      <w:r w:rsidR="00111FD1">
        <w:rPr>
          <w:rFonts w:ascii="Calibri" w:hAnsi="Calibri" w:cs="Calibri"/>
          <w:sz w:val="24"/>
          <w:szCs w:val="24"/>
          <w:lang w:val="en-US"/>
        </w:rPr>
        <w:t xml:space="preserve"> treatment produced the second highest </w:t>
      </w:r>
      <w:r w:rsidR="00A5783F">
        <w:rPr>
          <w:rFonts w:ascii="Calibri" w:hAnsi="Calibri" w:cs="Calibri"/>
          <w:sz w:val="24"/>
          <w:szCs w:val="24"/>
          <w:lang w:val="en-US"/>
        </w:rPr>
        <w:t>biomass of all of the cover crop treatments (2.</w:t>
      </w:r>
      <w:r w:rsidR="001A47EC">
        <w:rPr>
          <w:rFonts w:ascii="Calibri" w:hAnsi="Calibri" w:cs="Calibri"/>
          <w:sz w:val="24"/>
          <w:szCs w:val="24"/>
          <w:lang w:val="en-US"/>
        </w:rPr>
        <w:t>4</w:t>
      </w:r>
      <w:r w:rsidR="00A5783F">
        <w:rPr>
          <w:rFonts w:ascii="Calibri" w:hAnsi="Calibri" w:cs="Calibri"/>
          <w:sz w:val="24"/>
          <w:szCs w:val="24"/>
          <w:lang w:val="en-US"/>
        </w:rPr>
        <w:t xml:space="preserve"> Mg ha-1, SE:9.4), while in 2019 it produced the lowest amount of biomass amongst all of the cover crop treatments (0.6 Mg ha-1, SE:9.4). </w:t>
      </w:r>
      <w:proofErr w:type="spellStart"/>
      <w:r w:rsidR="007F365B">
        <w:rPr>
          <w:rFonts w:ascii="Calibri" w:hAnsi="Calibri" w:cs="Calibri"/>
          <w:sz w:val="24"/>
          <w:szCs w:val="24"/>
          <w:lang w:val="en-US"/>
        </w:rPr>
        <w:t>Mid</w:t>
      </w:r>
      <w:r w:rsidR="00C21027">
        <w:rPr>
          <w:rFonts w:ascii="Calibri" w:hAnsi="Calibri" w:cs="Calibri"/>
          <w:sz w:val="24"/>
          <w:szCs w:val="24"/>
          <w:lang w:val="en-US"/>
        </w:rPr>
        <w:t>Rad</w:t>
      </w:r>
      <w:proofErr w:type="spellEnd"/>
      <w:r w:rsidR="00C21027">
        <w:rPr>
          <w:rFonts w:ascii="Calibri" w:hAnsi="Calibri" w:cs="Calibri"/>
          <w:sz w:val="24"/>
          <w:szCs w:val="24"/>
          <w:lang w:val="en-US"/>
        </w:rPr>
        <w:t xml:space="preserve"> produced the most biomass in both years, and the lowest producing cover crop treatment was </w:t>
      </w:r>
      <w:proofErr w:type="spellStart"/>
      <w:r w:rsidR="001A47EC">
        <w:rPr>
          <w:rFonts w:ascii="Calibri" w:hAnsi="Calibri" w:cs="Calibri"/>
          <w:sz w:val="24"/>
          <w:szCs w:val="24"/>
          <w:lang w:val="en-US"/>
        </w:rPr>
        <w:t>Early</w:t>
      </w:r>
      <w:r w:rsidR="00404C48">
        <w:rPr>
          <w:rFonts w:ascii="Calibri" w:hAnsi="Calibri" w:cs="Calibri"/>
          <w:sz w:val="24"/>
          <w:szCs w:val="24"/>
          <w:lang w:val="en-US"/>
        </w:rPr>
        <w:t>Mix</w:t>
      </w:r>
      <w:proofErr w:type="spellEnd"/>
      <w:r w:rsidR="00404C48">
        <w:rPr>
          <w:rFonts w:ascii="Calibri" w:hAnsi="Calibri" w:cs="Calibri"/>
          <w:sz w:val="24"/>
          <w:szCs w:val="24"/>
          <w:lang w:val="en-US"/>
        </w:rPr>
        <w:t xml:space="preserve"> in 2018 and NoCC in 2019. </w:t>
      </w:r>
      <w:r w:rsidR="00A40D8E">
        <w:rPr>
          <w:rFonts w:ascii="Calibri" w:hAnsi="Calibri" w:cs="Calibri"/>
          <w:sz w:val="24"/>
          <w:szCs w:val="24"/>
          <w:lang w:val="en-US"/>
        </w:rPr>
        <w:t xml:space="preserve">The </w:t>
      </w:r>
      <w:r w:rsidR="00621CEF">
        <w:rPr>
          <w:rFonts w:ascii="Calibri" w:hAnsi="Calibri" w:cs="Calibri"/>
          <w:sz w:val="24"/>
          <w:szCs w:val="24"/>
          <w:lang w:val="en-US"/>
        </w:rPr>
        <w:t xml:space="preserve">aforementioned </w:t>
      </w:r>
      <w:r w:rsidR="00A40D8E">
        <w:rPr>
          <w:rFonts w:ascii="Calibri" w:hAnsi="Calibri" w:cs="Calibri"/>
          <w:sz w:val="24"/>
          <w:szCs w:val="24"/>
          <w:lang w:val="en-US"/>
        </w:rPr>
        <w:t xml:space="preserve">effect of tillage was more amplified in certain cover crop treatments (p=0.048), including both </w:t>
      </w:r>
      <w:proofErr w:type="spellStart"/>
      <w:r w:rsidR="00A40D8E">
        <w:rPr>
          <w:rFonts w:ascii="Calibri" w:hAnsi="Calibri" w:cs="Calibri"/>
          <w:sz w:val="24"/>
          <w:szCs w:val="24"/>
          <w:lang w:val="en-US"/>
        </w:rPr>
        <w:t>MidRad</w:t>
      </w:r>
      <w:proofErr w:type="spellEnd"/>
      <w:r w:rsidR="00A40D8E">
        <w:rPr>
          <w:rFonts w:ascii="Calibri" w:hAnsi="Calibri" w:cs="Calibri"/>
          <w:sz w:val="24"/>
          <w:szCs w:val="24"/>
          <w:lang w:val="en-US"/>
        </w:rPr>
        <w:t xml:space="preserve"> and Late Rad</w:t>
      </w:r>
      <w:r w:rsidR="005D3EFD">
        <w:rPr>
          <w:rFonts w:ascii="Calibri" w:hAnsi="Calibri" w:cs="Calibri"/>
          <w:sz w:val="24"/>
          <w:szCs w:val="24"/>
          <w:lang w:val="en-US"/>
        </w:rPr>
        <w:t xml:space="preserve"> (Figure 2)</w:t>
      </w:r>
      <w:r w:rsidR="00A40D8E">
        <w:rPr>
          <w:rFonts w:ascii="Calibri" w:hAnsi="Calibri" w:cs="Calibri"/>
          <w:sz w:val="24"/>
          <w:szCs w:val="24"/>
          <w:lang w:val="en-US"/>
        </w:rPr>
        <w:t xml:space="preserve">. </w:t>
      </w:r>
    </w:p>
    <w:p w14:paraId="2E04061C" w14:textId="77777777" w:rsidR="00A40D8E" w:rsidRDefault="00A40D8E" w:rsidP="001451D4">
      <w:pPr>
        <w:rPr>
          <w:rFonts w:ascii="Calibri" w:hAnsi="Calibri" w:cs="Calibri"/>
          <w:sz w:val="24"/>
          <w:szCs w:val="24"/>
          <w:lang w:val="en-US"/>
        </w:rPr>
      </w:pPr>
    </w:p>
    <w:p w14:paraId="28D6B811" w14:textId="77777777" w:rsidR="00A40D8E" w:rsidRDefault="00A40D8E" w:rsidP="001451D4">
      <w:pPr>
        <w:rPr>
          <w:rFonts w:ascii="Calibri" w:hAnsi="Calibri" w:cs="Calibri"/>
          <w:sz w:val="24"/>
          <w:szCs w:val="24"/>
          <w:lang w:val="en-US"/>
        </w:rPr>
      </w:pPr>
    </w:p>
    <w:p w14:paraId="01556C85" w14:textId="77777777" w:rsidR="007F365B" w:rsidRDefault="007F365B" w:rsidP="007F365B">
      <w:pPr>
        <w:rPr>
          <w:rFonts w:ascii="Calibri" w:hAnsi="Calibri" w:cs="Calibri"/>
          <w:sz w:val="24"/>
          <w:szCs w:val="24"/>
          <w:lang w:val="en-US"/>
        </w:rPr>
      </w:pPr>
    </w:p>
    <w:p w14:paraId="4530D6C0" w14:textId="6210DB6B" w:rsidR="007F365B" w:rsidRDefault="001A47EC" w:rsidP="007F365B">
      <w:pPr>
        <w:rPr>
          <w:rFonts w:ascii="Calibri" w:hAnsi="Calibri" w:cs="Calibri"/>
          <w:sz w:val="24"/>
          <w:szCs w:val="24"/>
          <w:lang w:val="en-US"/>
        </w:rPr>
      </w:pPr>
      <w:r>
        <w:rPr>
          <w:rFonts w:ascii="Calibri" w:hAnsi="Calibri" w:cs="Calibri"/>
          <w:noProof/>
          <w:sz w:val="24"/>
          <w:szCs w:val="24"/>
          <w:lang w:val="en-US"/>
        </w:rPr>
        <w:drawing>
          <wp:inline distT="0" distB="0" distL="0" distR="0" wp14:anchorId="3BBE8172" wp14:editId="2BA62ACB">
            <wp:extent cx="5731510" cy="3582035"/>
            <wp:effectExtent l="0" t="0" r="2540" b="0"/>
            <wp:docPr id="3199584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8470" name="Picture 1"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F365B">
        <w:rPr>
          <w:rFonts w:ascii="Calibri" w:hAnsi="Calibri" w:cs="Calibri"/>
          <w:sz w:val="24"/>
          <w:szCs w:val="24"/>
          <w:lang w:val="en-US"/>
        </w:rPr>
        <w:t xml:space="preserve"> </w:t>
      </w:r>
    </w:p>
    <w:p w14:paraId="7DAB5293" w14:textId="7EA6C6D6" w:rsidR="007F365B" w:rsidRPr="005D3EFD" w:rsidRDefault="007F365B" w:rsidP="007F365B">
      <w:pPr>
        <w:rPr>
          <w:rFonts w:ascii="Calibri" w:hAnsi="Calibri" w:cs="Calibri"/>
          <w:i/>
          <w:iCs/>
          <w:sz w:val="24"/>
          <w:szCs w:val="24"/>
          <w:lang w:val="en-US"/>
        </w:rPr>
      </w:pPr>
      <w:r w:rsidRPr="005D3EFD">
        <w:rPr>
          <w:rFonts w:ascii="Calibri" w:hAnsi="Calibri" w:cs="Calibri"/>
          <w:i/>
          <w:iCs/>
          <w:sz w:val="24"/>
          <w:szCs w:val="24"/>
          <w:lang w:val="en-US"/>
        </w:rPr>
        <w:t>Figure 2. Fall biomass was significantly higher in 2018, instances with different letters indicate significant differences at p&lt;0.05</w:t>
      </w:r>
      <w:r w:rsidR="001A47EC" w:rsidRPr="005D3EFD">
        <w:rPr>
          <w:rFonts w:ascii="Calibri" w:hAnsi="Calibri" w:cs="Calibri"/>
          <w:i/>
          <w:iCs/>
          <w:sz w:val="24"/>
          <w:szCs w:val="24"/>
          <w:lang w:val="en-US"/>
        </w:rPr>
        <w:t xml:space="preserve"> within a year.</w:t>
      </w:r>
    </w:p>
    <w:p w14:paraId="4B1ACD93" w14:textId="2B932EEE" w:rsidR="0016288F" w:rsidRDefault="0041079C" w:rsidP="00A40D8E">
      <w:pPr>
        <w:rPr>
          <w:rFonts w:ascii="Calibri" w:hAnsi="Calibri" w:cs="Calibri"/>
          <w:sz w:val="24"/>
          <w:szCs w:val="24"/>
          <w:lang w:val="en-US"/>
        </w:rPr>
      </w:pPr>
      <w:r>
        <w:rPr>
          <w:rFonts w:ascii="Calibri" w:hAnsi="Calibri" w:cs="Calibri"/>
          <w:sz w:val="24"/>
          <w:szCs w:val="24"/>
          <w:lang w:val="en-US"/>
        </w:rPr>
        <w:t xml:space="preserve">Residue management had a significant impact on fall biomass (p&lt;0.001), but did not interact with any other factors; retention of residue increased fall biomass by a mean of </w:t>
      </w:r>
      <w:r w:rsidR="001A47EC">
        <w:rPr>
          <w:rFonts w:ascii="Calibri" w:hAnsi="Calibri" w:cs="Calibri"/>
          <w:sz w:val="24"/>
          <w:szCs w:val="24"/>
          <w:lang w:val="en-US"/>
        </w:rPr>
        <w:t>0.</w:t>
      </w:r>
      <w:r>
        <w:rPr>
          <w:rFonts w:ascii="Calibri" w:hAnsi="Calibri" w:cs="Calibri"/>
          <w:sz w:val="24"/>
          <w:szCs w:val="24"/>
          <w:lang w:val="en-US"/>
        </w:rPr>
        <w:t xml:space="preserve">2 </w:t>
      </w:r>
      <w:r w:rsidR="001A47EC">
        <w:rPr>
          <w:rFonts w:ascii="Calibri" w:hAnsi="Calibri" w:cs="Calibri"/>
          <w:sz w:val="24"/>
          <w:szCs w:val="24"/>
          <w:lang w:val="en-US"/>
        </w:rPr>
        <w:t>M</w:t>
      </w:r>
      <w:r>
        <w:rPr>
          <w:rFonts w:ascii="Calibri" w:hAnsi="Calibri" w:cs="Calibri"/>
          <w:sz w:val="24"/>
          <w:szCs w:val="24"/>
          <w:lang w:val="en-US"/>
        </w:rPr>
        <w:t>g ha-1 (SE:</w:t>
      </w:r>
      <w:r w:rsidR="001A47EC">
        <w:rPr>
          <w:rFonts w:ascii="Calibri" w:hAnsi="Calibri" w:cs="Calibri"/>
          <w:sz w:val="24"/>
          <w:szCs w:val="24"/>
          <w:lang w:val="en-US"/>
        </w:rPr>
        <w:t>0.05</w:t>
      </w:r>
      <w:r>
        <w:rPr>
          <w:rFonts w:ascii="Calibri" w:hAnsi="Calibri" w:cs="Calibri"/>
          <w:sz w:val="24"/>
          <w:szCs w:val="24"/>
          <w:lang w:val="en-US"/>
        </w:rPr>
        <w:t>).</w:t>
      </w:r>
      <w:r w:rsidR="0016288F">
        <w:rPr>
          <w:rFonts w:ascii="Calibri" w:hAnsi="Calibri" w:cs="Calibri"/>
          <w:sz w:val="24"/>
          <w:szCs w:val="24"/>
          <w:lang w:val="en-US"/>
        </w:rPr>
        <w:t xml:space="preserve"> </w:t>
      </w:r>
    </w:p>
    <w:p w14:paraId="645AD57E" w14:textId="44274ADA" w:rsidR="001451D4" w:rsidRDefault="005D3EFD" w:rsidP="00224D12">
      <w:pPr>
        <w:rPr>
          <w:rFonts w:ascii="Calibri" w:hAnsi="Calibri" w:cs="Calibri"/>
          <w:sz w:val="24"/>
          <w:szCs w:val="24"/>
          <w:lang w:val="en-US"/>
        </w:rPr>
      </w:pPr>
      <w:r>
        <w:rPr>
          <w:rFonts w:ascii="Calibri" w:hAnsi="Calibri" w:cs="Calibri"/>
          <w:sz w:val="24"/>
          <w:szCs w:val="24"/>
          <w:lang w:val="en-US"/>
        </w:rPr>
        <w:t>The composition of the biomass was most strongly driven by cover crop treatment</w:t>
      </w:r>
      <w:r w:rsidR="00A6782E">
        <w:rPr>
          <w:rFonts w:ascii="Calibri" w:hAnsi="Calibri" w:cs="Calibri"/>
          <w:sz w:val="24"/>
          <w:szCs w:val="24"/>
          <w:lang w:val="en-US"/>
        </w:rPr>
        <w:t xml:space="preserve">, with moderate impacts of year. </w:t>
      </w:r>
      <w:r>
        <w:rPr>
          <w:rFonts w:ascii="Calibri" w:hAnsi="Calibri" w:cs="Calibri"/>
          <w:sz w:val="24"/>
          <w:szCs w:val="24"/>
          <w:lang w:val="en-US"/>
        </w:rPr>
        <w:t xml:space="preserve">In </w:t>
      </w:r>
      <w:proofErr w:type="spellStart"/>
      <w:r>
        <w:rPr>
          <w:rFonts w:ascii="Calibri" w:hAnsi="Calibri" w:cs="Calibri"/>
          <w:sz w:val="24"/>
          <w:szCs w:val="24"/>
          <w:lang w:val="en-US"/>
        </w:rPr>
        <w:t>MidRad</w:t>
      </w:r>
      <w:proofErr w:type="spellEnd"/>
      <w:r>
        <w:rPr>
          <w:rFonts w:ascii="Calibri" w:hAnsi="Calibri" w:cs="Calibri"/>
          <w:sz w:val="24"/>
          <w:szCs w:val="24"/>
          <w:lang w:val="en-US"/>
        </w:rPr>
        <w:t>, the r</w:t>
      </w:r>
      <w:r w:rsidR="001451D4" w:rsidRPr="00B730C3">
        <w:rPr>
          <w:rFonts w:ascii="Calibri" w:hAnsi="Calibri" w:cs="Calibri"/>
          <w:sz w:val="24"/>
          <w:szCs w:val="24"/>
          <w:lang w:val="en-US"/>
        </w:rPr>
        <w:t xml:space="preserve">adish cover crop contributed over 50% of total </w:t>
      </w:r>
      <w:r w:rsidR="00E53245">
        <w:rPr>
          <w:rFonts w:ascii="Calibri" w:hAnsi="Calibri" w:cs="Calibri"/>
          <w:sz w:val="24"/>
          <w:szCs w:val="24"/>
          <w:lang w:val="en-US"/>
        </w:rPr>
        <w:t xml:space="preserve">fall </w:t>
      </w:r>
      <w:r w:rsidR="001451D4" w:rsidRPr="00B730C3">
        <w:rPr>
          <w:rFonts w:ascii="Calibri" w:hAnsi="Calibri" w:cs="Calibri"/>
          <w:sz w:val="24"/>
          <w:szCs w:val="24"/>
          <w:lang w:val="en-US"/>
        </w:rPr>
        <w:t>biomass</w:t>
      </w:r>
      <w:r>
        <w:rPr>
          <w:rFonts w:ascii="Calibri" w:hAnsi="Calibri" w:cs="Calibri"/>
          <w:sz w:val="24"/>
          <w:szCs w:val="24"/>
          <w:lang w:val="en-US"/>
        </w:rPr>
        <w:t xml:space="preserve"> in both years and all tillage systems, </w:t>
      </w:r>
      <w:r w:rsidR="001451D4"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w:t>
      </w:r>
      <w:proofErr w:type="spellStart"/>
      <w:r w:rsidR="00D6502B">
        <w:rPr>
          <w:rFonts w:ascii="Calibri" w:hAnsi="Calibri" w:cs="Calibri"/>
          <w:sz w:val="24"/>
          <w:szCs w:val="24"/>
          <w:lang w:val="en-US"/>
        </w:rPr>
        <w:t>M</w:t>
      </w:r>
      <w:r>
        <w:rPr>
          <w:rFonts w:ascii="Calibri" w:hAnsi="Calibri" w:cs="Calibri"/>
          <w:sz w:val="24"/>
          <w:szCs w:val="24"/>
          <w:lang w:val="en-US"/>
        </w:rPr>
        <w:t>id</w:t>
      </w:r>
      <w:r w:rsidR="00D6502B">
        <w:rPr>
          <w:rFonts w:ascii="Calibri" w:hAnsi="Calibri" w:cs="Calibri"/>
          <w:sz w:val="24"/>
          <w:szCs w:val="24"/>
          <w:lang w:val="en-US"/>
        </w:rPr>
        <w:t>M</w:t>
      </w:r>
      <w:r w:rsidR="00492550">
        <w:rPr>
          <w:rFonts w:ascii="Calibri" w:hAnsi="Calibri" w:cs="Calibri"/>
          <w:sz w:val="24"/>
          <w:szCs w:val="24"/>
          <w:lang w:val="en-US"/>
        </w:rPr>
        <w:t>i</w:t>
      </w:r>
      <w:r>
        <w:rPr>
          <w:rFonts w:ascii="Calibri" w:hAnsi="Calibri" w:cs="Calibri"/>
          <w:sz w:val="24"/>
          <w:szCs w:val="24"/>
          <w:lang w:val="en-US"/>
        </w:rPr>
        <w:t>x</w:t>
      </w:r>
      <w:proofErr w:type="spellEnd"/>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sidR="001451D4">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28825232" w:rsidR="00991510" w:rsidRDefault="00667921" w:rsidP="00991510">
      <w:pPr>
        <w:pStyle w:val="Heading3"/>
        <w:rPr>
          <w:lang w:val="en-US"/>
        </w:rPr>
      </w:pPr>
      <w:r>
        <w:rPr>
          <w:lang w:val="en-US"/>
        </w:rPr>
        <w:t xml:space="preserve">3.2.3 </w:t>
      </w:r>
      <w:r w:rsidR="001451D4">
        <w:rPr>
          <w:lang w:val="en-US"/>
        </w:rPr>
        <w:t>S</w:t>
      </w:r>
      <w:r w:rsidR="00991510">
        <w:rPr>
          <w:lang w:val="en-US"/>
        </w:rPr>
        <w:t>oil cover</w:t>
      </w:r>
    </w:p>
    <w:p w14:paraId="1E8E4E1D" w14:textId="0B6F5DD6" w:rsidR="00DB16C9" w:rsidRPr="00DB16C9" w:rsidRDefault="00964196" w:rsidP="002C3C69">
      <w:pPr>
        <w:rPr>
          <w:rFonts w:ascii="Calibri" w:hAnsi="Calibri" w:cs="Calibri"/>
          <w:sz w:val="24"/>
          <w:szCs w:val="24"/>
          <w:lang w:val="en-US"/>
        </w:rPr>
      </w:pPr>
      <w:r>
        <w:rPr>
          <w:rFonts w:ascii="Calibri" w:hAnsi="Calibri" w:cs="Calibri"/>
          <w:sz w:val="24"/>
          <w:szCs w:val="24"/>
          <w:lang w:val="en-US"/>
        </w:rPr>
        <w:t xml:space="preserve">Exposed soil </w:t>
      </w:r>
      <w:r w:rsidR="00633A26">
        <w:rPr>
          <w:rFonts w:ascii="Calibri" w:hAnsi="Calibri" w:cs="Calibri"/>
          <w:sz w:val="24"/>
          <w:szCs w:val="24"/>
          <w:lang w:val="en-US"/>
        </w:rPr>
        <w:t xml:space="preserve">did not vary by treatment or year, averaging </w:t>
      </w:r>
      <w:r>
        <w:rPr>
          <w:rFonts w:ascii="Calibri" w:hAnsi="Calibri" w:cs="Calibri"/>
          <w:sz w:val="24"/>
          <w:szCs w:val="24"/>
          <w:lang w:val="en-US"/>
        </w:rPr>
        <w:t>24</w:t>
      </w:r>
      <w:r w:rsidR="00633A26">
        <w:rPr>
          <w:rFonts w:ascii="Calibri" w:hAnsi="Calibri" w:cs="Calibri"/>
          <w:sz w:val="24"/>
          <w:szCs w:val="24"/>
          <w:lang w:val="en-US"/>
        </w:rPr>
        <w:t xml:space="preserve">% (Figure </w:t>
      </w:r>
      <w:r w:rsidR="00A6782E">
        <w:rPr>
          <w:rFonts w:ascii="Calibri" w:hAnsi="Calibri" w:cs="Calibri"/>
          <w:sz w:val="24"/>
          <w:szCs w:val="24"/>
          <w:lang w:val="en-US"/>
        </w:rPr>
        <w:t>3</w:t>
      </w:r>
      <w:r w:rsidR="00633A26">
        <w:rPr>
          <w:rFonts w:ascii="Calibri" w:hAnsi="Calibri" w:cs="Calibri"/>
          <w:sz w:val="24"/>
          <w:szCs w:val="24"/>
          <w:lang w:val="en-US"/>
        </w:rPr>
        <w:t>). O</w:t>
      </w:r>
      <w:r>
        <w:rPr>
          <w:rFonts w:ascii="Calibri" w:hAnsi="Calibri" w:cs="Calibri"/>
          <w:sz w:val="24"/>
          <w:szCs w:val="24"/>
          <w:lang w:val="en-US"/>
        </w:rPr>
        <w:t>f the vegetation coverage</w:t>
      </w:r>
      <w:r w:rsidR="00633A26">
        <w:rPr>
          <w:rFonts w:ascii="Calibri" w:hAnsi="Calibri" w:cs="Calibri"/>
          <w:sz w:val="24"/>
          <w:szCs w:val="24"/>
          <w:lang w:val="en-US"/>
        </w:rPr>
        <w:t xml:space="preserve">, </w:t>
      </w:r>
      <w:r>
        <w:rPr>
          <w:rFonts w:ascii="Calibri" w:hAnsi="Calibri" w:cs="Calibri"/>
          <w:sz w:val="24"/>
          <w:szCs w:val="24"/>
          <w:lang w:val="en-US"/>
        </w:rPr>
        <w:t xml:space="preserve">crop </w:t>
      </w:r>
      <w:r w:rsidR="00633A26">
        <w:rPr>
          <w:rFonts w:ascii="Calibri" w:hAnsi="Calibri" w:cs="Calibri"/>
          <w:sz w:val="24"/>
          <w:szCs w:val="24"/>
          <w:lang w:val="en-US"/>
        </w:rPr>
        <w:t>volunteers contributed the highest coverage percent</w:t>
      </w:r>
      <w:r w:rsidR="00DB16C9">
        <w:rPr>
          <w:rFonts w:ascii="Calibri" w:hAnsi="Calibri" w:cs="Calibri"/>
          <w:sz w:val="24"/>
          <w:szCs w:val="24"/>
          <w:lang w:val="en-US"/>
        </w:rPr>
        <w:t xml:space="preserve"> (46%</w:t>
      </w:r>
      <w:r w:rsidR="002C3C69">
        <w:rPr>
          <w:rFonts w:ascii="Calibri" w:hAnsi="Calibri" w:cs="Calibri"/>
          <w:sz w:val="24"/>
          <w:szCs w:val="24"/>
          <w:lang w:val="en-US"/>
        </w:rPr>
        <w:t>)</w:t>
      </w:r>
      <w:r w:rsidR="00633A26">
        <w:rPr>
          <w:rFonts w:ascii="Calibri" w:hAnsi="Calibri" w:cs="Calibri"/>
          <w:sz w:val="24"/>
          <w:szCs w:val="24"/>
          <w:lang w:val="en-US"/>
        </w:rPr>
        <w:t xml:space="preserve"> followed by cover crops (</w:t>
      </w:r>
      <w:r w:rsidR="002C3C69">
        <w:rPr>
          <w:rFonts w:ascii="Calibri" w:hAnsi="Calibri" w:cs="Calibri"/>
          <w:sz w:val="24"/>
          <w:szCs w:val="24"/>
          <w:lang w:val="en-US"/>
        </w:rPr>
        <w:t>14</w:t>
      </w:r>
      <w:r w:rsidR="00633A26">
        <w:rPr>
          <w:rFonts w:ascii="Calibri" w:hAnsi="Calibri" w:cs="Calibri"/>
          <w:sz w:val="24"/>
          <w:szCs w:val="24"/>
          <w:lang w:val="en-US"/>
        </w:rPr>
        <w:t>%), but the relative contribution of each category varied by cover crop treatment</w:t>
      </w:r>
      <w:r w:rsidR="002C3C69">
        <w:rPr>
          <w:rFonts w:ascii="Calibri" w:hAnsi="Calibri" w:cs="Calibri"/>
          <w:sz w:val="24"/>
          <w:szCs w:val="24"/>
          <w:lang w:val="en-US"/>
        </w:rPr>
        <w:t>, tillage, year, and their interactions. Overall, the radish cover crop treatments (</w:t>
      </w:r>
      <w:proofErr w:type="spellStart"/>
      <w:r w:rsidR="002C3C69">
        <w:rPr>
          <w:rFonts w:ascii="Calibri" w:hAnsi="Calibri" w:cs="Calibri"/>
          <w:sz w:val="24"/>
          <w:szCs w:val="24"/>
          <w:lang w:val="en-US"/>
        </w:rPr>
        <w:t>MidRad</w:t>
      </w:r>
      <w:proofErr w:type="spellEnd"/>
      <w:r w:rsidR="002C3C69">
        <w:rPr>
          <w:rFonts w:ascii="Calibri" w:hAnsi="Calibri" w:cs="Calibri"/>
          <w:sz w:val="24"/>
          <w:szCs w:val="24"/>
          <w:lang w:val="en-US"/>
        </w:rPr>
        <w:t xml:space="preserve"> and </w:t>
      </w:r>
      <w:proofErr w:type="spellStart"/>
      <w:r w:rsidR="002C3C69">
        <w:rPr>
          <w:rFonts w:ascii="Calibri" w:hAnsi="Calibri" w:cs="Calibri"/>
          <w:sz w:val="24"/>
          <w:szCs w:val="24"/>
          <w:lang w:val="en-US"/>
        </w:rPr>
        <w:t>LateRad</w:t>
      </w:r>
      <w:proofErr w:type="spellEnd"/>
      <w:r w:rsidR="002C3C69">
        <w:rPr>
          <w:rFonts w:ascii="Calibri" w:hAnsi="Calibri" w:cs="Calibri"/>
          <w:sz w:val="24"/>
          <w:szCs w:val="24"/>
          <w:lang w:val="en-US"/>
        </w:rPr>
        <w:t xml:space="preserve">) had the lowest percent weed coverage of all of the cover crop treatments. </w:t>
      </w:r>
    </w:p>
    <w:p w14:paraId="3BD5B45D" w14:textId="77777777" w:rsidR="00DB16C9" w:rsidRDefault="00DB16C9" w:rsidP="00B730C3">
      <w:pPr>
        <w:rPr>
          <w:rFonts w:ascii="Calibri" w:hAnsi="Calibri" w:cs="Calibri"/>
          <w:sz w:val="24"/>
          <w:szCs w:val="24"/>
          <w:lang w:val="en-US"/>
        </w:rPr>
      </w:pP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51A81B36" w:rsidR="009B1D0C" w:rsidRPr="009B1D0C" w:rsidRDefault="004B0B13" w:rsidP="009B1D0C">
            <w:pPr>
              <w:rPr>
                <w:rFonts w:ascii="Calibri" w:hAnsi="Calibri" w:cs="Calibri"/>
                <w:sz w:val="24"/>
                <w:szCs w:val="24"/>
              </w:rPr>
            </w:pPr>
            <w:r w:rsidRPr="004B0B13">
              <w:rPr>
                <w:rFonts w:ascii="Calibri" w:hAnsi="Calibri" w:cs="Calibri"/>
                <w:noProof/>
                <w:sz w:val="24"/>
                <w:szCs w:val="24"/>
              </w:rPr>
              <w:drawing>
                <wp:inline distT="0" distB="0" distL="0" distR="0" wp14:anchorId="6D369758" wp14:editId="2CB89550">
                  <wp:extent cx="5731510" cy="2865755"/>
                  <wp:effectExtent l="0" t="0" r="2540" b="0"/>
                  <wp:docPr id="1799518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310158"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539C5CF" w:rsidR="00A80F98" w:rsidRPr="00964196" w:rsidRDefault="009424E1" w:rsidP="00B730C3">
            <w:pPr>
              <w:rPr>
                <w:rFonts w:ascii="Calibri" w:hAnsi="Calibri" w:cs="Calibri"/>
                <w:i/>
                <w:iCs/>
                <w:sz w:val="24"/>
                <w:szCs w:val="24"/>
                <w:lang w:val="en-US"/>
              </w:rPr>
            </w:pPr>
            <w:r w:rsidRPr="00964196">
              <w:rPr>
                <w:rFonts w:ascii="Calibri" w:hAnsi="Calibri" w:cs="Calibri"/>
                <w:i/>
                <w:iCs/>
                <w:sz w:val="24"/>
                <w:szCs w:val="24"/>
                <w:lang w:val="en-US"/>
              </w:rPr>
              <w:t xml:space="preserve">Figure 3. Soil exposure </w:t>
            </w:r>
            <w:r w:rsidR="0070615B" w:rsidRPr="00964196">
              <w:rPr>
                <w:rFonts w:ascii="Calibri" w:hAnsi="Calibri" w:cs="Calibri"/>
                <w:i/>
                <w:iCs/>
                <w:sz w:val="24"/>
                <w:szCs w:val="24"/>
                <w:lang w:val="en-US"/>
              </w:rPr>
              <w:t xml:space="preserve">(dark brown) </w:t>
            </w:r>
            <w:r w:rsidRPr="00964196">
              <w:rPr>
                <w:rFonts w:ascii="Calibri" w:hAnsi="Calibri" w:cs="Calibri"/>
                <w:i/>
                <w:iCs/>
                <w:sz w:val="24"/>
                <w:szCs w:val="24"/>
                <w:lang w:val="en-US"/>
              </w:rPr>
              <w:t>was not impacted by any treatments and averaged 2</w:t>
            </w:r>
            <w:r w:rsidR="00964196">
              <w:rPr>
                <w:rFonts w:ascii="Calibri" w:hAnsi="Calibri" w:cs="Calibri"/>
                <w:i/>
                <w:iCs/>
                <w:sz w:val="24"/>
                <w:szCs w:val="24"/>
                <w:lang w:val="en-US"/>
              </w:rPr>
              <w:t>4</w:t>
            </w:r>
            <w:r w:rsidRPr="00964196">
              <w:rPr>
                <w:rFonts w:ascii="Calibri" w:hAnsi="Calibri" w:cs="Calibri"/>
                <w:i/>
                <w:iCs/>
                <w:sz w:val="24"/>
                <w:szCs w:val="24"/>
                <w:lang w:val="en-US"/>
              </w:rPr>
              <w:t xml:space="preserve">%; crop volunteers </w:t>
            </w:r>
            <w:r w:rsidR="0070615B" w:rsidRPr="00964196">
              <w:rPr>
                <w:rFonts w:ascii="Calibri" w:hAnsi="Calibri" w:cs="Calibri"/>
                <w:i/>
                <w:iCs/>
                <w:sz w:val="24"/>
                <w:szCs w:val="24"/>
                <w:lang w:val="en-US"/>
              </w:rPr>
              <w:t xml:space="preserve">(light yellow) </w:t>
            </w:r>
            <w:r w:rsidRPr="00964196">
              <w:rPr>
                <w:rFonts w:ascii="Calibri" w:hAnsi="Calibri" w:cs="Calibri"/>
                <w:i/>
                <w:iCs/>
                <w:sz w:val="24"/>
                <w:szCs w:val="24"/>
                <w:lang w:val="en-US"/>
              </w:rPr>
              <w:t>contributed significantly to soil coverage in all treatments, with</w:t>
            </w:r>
            <w:r w:rsidR="0070615B" w:rsidRPr="00964196">
              <w:rPr>
                <w:rFonts w:ascii="Calibri" w:hAnsi="Calibri" w:cs="Calibri"/>
                <w:i/>
                <w:iCs/>
                <w:sz w:val="24"/>
                <w:szCs w:val="24"/>
                <w:lang w:val="en-US"/>
              </w:rPr>
              <w:t xml:space="preserve"> other vegetation (red) contributing minimal soil coverage. Crop residue re</w:t>
            </w:r>
            <w:r w:rsidR="009B1D0C" w:rsidRPr="00964196">
              <w:rPr>
                <w:rFonts w:ascii="Calibri" w:hAnsi="Calibri" w:cs="Calibri"/>
                <w:i/>
                <w:iCs/>
                <w:sz w:val="24"/>
                <w:szCs w:val="24"/>
                <w:lang w:val="en-US"/>
              </w:rPr>
              <w:t>te</w:t>
            </w:r>
            <w:r w:rsidR="0070615B" w:rsidRPr="00964196">
              <w:rPr>
                <w:rFonts w:ascii="Calibri" w:hAnsi="Calibri" w:cs="Calibri"/>
                <w:i/>
                <w:iCs/>
                <w:sz w:val="24"/>
                <w:szCs w:val="24"/>
                <w:lang w:val="en-US"/>
              </w:rPr>
              <w:t xml:space="preserve">ntion (+res) or removal (-res) had no significant impact on coverage categories.  </w:t>
            </w:r>
            <w:r w:rsidRPr="00964196">
              <w:rPr>
                <w:rFonts w:ascii="Calibri" w:hAnsi="Calibri" w:cs="Calibri"/>
                <w:i/>
                <w:iCs/>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2E00AA37" w:rsidR="009424E1" w:rsidRDefault="00667921" w:rsidP="009424E1">
      <w:pPr>
        <w:pStyle w:val="Heading3"/>
        <w:rPr>
          <w:lang w:val="en-US"/>
        </w:rPr>
      </w:pPr>
      <w:r>
        <w:rPr>
          <w:lang w:val="en-US"/>
        </w:rPr>
        <w:t xml:space="preserve">3.2.4 </w:t>
      </w:r>
      <w:r w:rsidR="00800A47">
        <w:rPr>
          <w:lang w:val="en-US"/>
        </w:rPr>
        <w:t>Fall v</w:t>
      </w:r>
      <w:r w:rsidR="009424E1">
        <w:rPr>
          <w:lang w:val="en-US"/>
        </w:rPr>
        <w:t>egetation community</w:t>
      </w:r>
    </w:p>
    <w:p w14:paraId="7D559B4C" w14:textId="4C15368D" w:rsidR="009424E1" w:rsidRPr="00E752C9" w:rsidRDefault="000B4F00" w:rsidP="00633A26">
      <w:pPr>
        <w:rPr>
          <w:rFonts w:ascii="Calibri" w:hAnsi="Calibri" w:cs="Calibri"/>
          <w:sz w:val="24"/>
          <w:szCs w:val="24"/>
          <w:lang w:val="en-US"/>
        </w:rPr>
      </w:pPr>
      <w:r>
        <w:rPr>
          <w:lang w:val="en-US"/>
        </w:rPr>
        <w:t xml:space="preserve">Year had the largest impact on community structure. Within a year, cover crop had the strongest impact, with a minor but significant impact of tillage. The </w:t>
      </w:r>
      <w:proofErr w:type="spellStart"/>
      <w:r>
        <w:rPr>
          <w:lang w:val="en-US"/>
        </w:rPr>
        <w:t>EarlyMix</w:t>
      </w:r>
      <w:proofErr w:type="spellEnd"/>
      <w:r>
        <w:rPr>
          <w:lang w:val="en-US"/>
        </w:rPr>
        <w:t xml:space="preserve"> and </w:t>
      </w:r>
      <w:proofErr w:type="spellStart"/>
      <w:r>
        <w:rPr>
          <w:lang w:val="en-US"/>
        </w:rPr>
        <w:t>MidRad</w:t>
      </w:r>
      <w:proofErr w:type="spellEnd"/>
      <w:r>
        <w:rPr>
          <w:lang w:val="en-US"/>
        </w:rPr>
        <w:t xml:space="preserve"> cover crop treatments showed the largest differences, driven by the small contributions of numerous species to </w:t>
      </w:r>
      <w:r w:rsidR="009F3521">
        <w:rPr>
          <w:lang w:val="en-US"/>
        </w:rPr>
        <w:t xml:space="preserve">vegetation cover in the </w:t>
      </w:r>
      <w:proofErr w:type="spellStart"/>
      <w:r w:rsidR="009F3521">
        <w:rPr>
          <w:lang w:val="en-US"/>
        </w:rPr>
        <w:t>EarlyMix</w:t>
      </w:r>
      <w:proofErr w:type="spellEnd"/>
      <w:r w:rsidR="009F3521">
        <w:rPr>
          <w:lang w:val="en-US"/>
        </w:rPr>
        <w:t xml:space="preserve"> compared to a community dominated by crop volunteers and oilseed radish in the </w:t>
      </w:r>
      <w:proofErr w:type="spellStart"/>
      <w:r w:rsidR="009F3521">
        <w:rPr>
          <w:lang w:val="en-US"/>
        </w:rPr>
        <w:t>MidRad</w:t>
      </w:r>
      <w:proofErr w:type="spellEnd"/>
      <w:r w:rsidR="009F3521">
        <w:rPr>
          <w:lang w:val="en-US"/>
        </w:rPr>
        <w:t xml:space="preserve"> community (Figure 4). </w:t>
      </w:r>
      <w:r>
        <w:rPr>
          <w:lang w:val="en-US"/>
        </w:rPr>
        <w:t xml:space="preserve"> </w:t>
      </w:r>
      <w:r w:rsidR="009424E1"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6E57788C" w14:textId="4E8F21FA" w:rsidR="004B0B13" w:rsidRPr="009F3521" w:rsidRDefault="009F3521" w:rsidP="00A643A5">
      <w:pPr>
        <w:rPr>
          <w:rFonts w:ascii="Calibri" w:hAnsi="Calibri" w:cs="Calibri"/>
          <w:i/>
          <w:iCs/>
          <w:sz w:val="24"/>
          <w:szCs w:val="24"/>
          <w:lang w:val="en-US"/>
        </w:rPr>
      </w:pPr>
      <w:r w:rsidRPr="009F3521">
        <w:rPr>
          <w:rFonts w:ascii="Calibri" w:hAnsi="Calibri" w:cs="Calibri"/>
          <w:i/>
          <w:iCs/>
          <w:sz w:val="24"/>
          <w:szCs w:val="24"/>
          <w:lang w:val="en-US"/>
        </w:rPr>
        <w:t xml:space="preserve">Figure 4. Non-metric multi-dimensional scaling (NMDS) ordination of the vegetation cover communities.  </w:t>
      </w:r>
    </w:p>
    <w:p w14:paraId="4C30D0F2" w14:textId="6CC94F0D" w:rsidR="00667921" w:rsidRDefault="00667921" w:rsidP="00F04451">
      <w:pPr>
        <w:rPr>
          <w:rFonts w:ascii="Calibri" w:hAnsi="Calibri" w:cs="Calibri"/>
          <w:sz w:val="24"/>
          <w:szCs w:val="24"/>
          <w:lang w:val="en-US"/>
        </w:rPr>
      </w:pPr>
      <w:r>
        <w:rPr>
          <w:rFonts w:ascii="Calibri" w:hAnsi="Calibri" w:cs="Calibri"/>
          <w:sz w:val="24"/>
          <w:szCs w:val="24"/>
          <w:lang w:val="en-US"/>
        </w:rPr>
        <w:t xml:space="preserve">The species with the highest potential ecosystem values were oilseed radish (Raphanus sativus), followed by </w:t>
      </w:r>
      <w:r w:rsidRPr="006C7BFD">
        <w:rPr>
          <w:rFonts w:ascii="Calibri" w:hAnsi="Calibri" w:cs="Calibri"/>
          <w:color w:val="000000"/>
          <w:lang w:val="en-US"/>
        </w:rPr>
        <w:t>Trifoliu</w:t>
      </w:r>
      <w:r w:rsidRPr="00667921">
        <w:rPr>
          <w:rFonts w:ascii="Calibri" w:hAnsi="Calibri" w:cs="Calibri"/>
          <w:color w:val="000000"/>
          <w:lang w:val="en-US"/>
        </w:rPr>
        <w:t>m repens</w:t>
      </w:r>
      <w:r w:rsidR="00F04451">
        <w:rPr>
          <w:rFonts w:ascii="Calibri" w:hAnsi="Calibri" w:cs="Calibri"/>
          <w:color w:val="000000"/>
          <w:lang w:val="en-US"/>
        </w:rPr>
        <w:t xml:space="preserve"> and </w:t>
      </w:r>
      <w:r w:rsidR="00F04451" w:rsidRPr="006C7BFD">
        <w:rPr>
          <w:rFonts w:ascii="Calibri" w:hAnsi="Calibri" w:cs="Calibri"/>
          <w:color w:val="000000"/>
          <w:lang w:val="en-US"/>
        </w:rPr>
        <w:t>Lamium species</w:t>
      </w:r>
      <w:r w:rsidR="00F04451">
        <w:rPr>
          <w:rFonts w:ascii="Calibri" w:hAnsi="Calibri" w:cs="Calibri"/>
          <w:color w:val="000000"/>
          <w:lang w:val="en-US"/>
        </w:rPr>
        <w:t xml:space="preserve">. Using our methodology, the volunteer crops (all grass species) and grass cover crop (XX) had no potential ecosystem value.  The high potential value of oilseed radish resulted in the radish cover crop treatments </w:t>
      </w:r>
      <w:r w:rsidR="00F04451">
        <w:rPr>
          <w:rFonts w:ascii="Calibri" w:hAnsi="Calibri" w:cs="Calibri"/>
          <w:sz w:val="24"/>
          <w:szCs w:val="24"/>
          <w:lang w:val="en-US"/>
        </w:rPr>
        <w:t xml:space="preserve">exhibiting vegetation communities with the highest potential ecological value. </w:t>
      </w:r>
    </w:p>
    <w:p w14:paraId="0EBFDB7F" w14:textId="6726D4A6" w:rsidR="00523B6F" w:rsidRDefault="00667921" w:rsidP="00523B6F">
      <w:pPr>
        <w:pStyle w:val="Heading3"/>
        <w:rPr>
          <w:lang w:val="en-US"/>
        </w:rPr>
      </w:pPr>
      <w:r>
        <w:rPr>
          <w:lang w:val="en-US"/>
        </w:rPr>
        <w:t xml:space="preserve">3.2.5 </w:t>
      </w:r>
      <w:r w:rsidR="00523B6F">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drawing>
          <wp:inline distT="0" distB="0" distL="0" distR="0" wp14:anchorId="550E1FCC" wp14:editId="75718892">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BD539E">
      <w:pPr>
        <w:pStyle w:val="Heading2"/>
        <w:numPr>
          <w:ilvl w:val="0"/>
          <w:numId w:val="7"/>
        </w:numPr>
        <w:rPr>
          <w:lang w:val="en-US"/>
        </w:rPr>
      </w:pPr>
      <w:r>
        <w:rPr>
          <w:lang w:val="en-US"/>
        </w:rPr>
        <w:t>Cropping system utilities</w:t>
      </w:r>
    </w:p>
    <w:p w14:paraId="44866190" w14:textId="656BD7BA" w:rsidR="004A0EA2" w:rsidRDefault="00F04451" w:rsidP="004A0EA2">
      <w:pPr>
        <w:rPr>
          <w:lang w:val="en-GB"/>
        </w:rPr>
      </w:pPr>
      <w:r>
        <w:rPr>
          <w:lang w:val="en-GB"/>
        </w:rPr>
        <w:t xml:space="preserve">Five utility categories were chosen to capture differences between farmer typologies described elsewhere (CITE). </w:t>
      </w:r>
      <w:r w:rsidR="00825ECC">
        <w:rPr>
          <w:lang w:val="en-GB"/>
        </w:rPr>
        <w:t xml:space="preserve">Using the available measurements, appropriate proxies for each of the five utility categories were chosen. </w:t>
      </w:r>
      <w:r w:rsidR="004A0EA2">
        <w:rPr>
          <w:lang w:val="en-GB"/>
        </w:rPr>
        <w:t>Grain yields were chosen to represent profit motivation</w:t>
      </w:r>
      <w:r w:rsidR="00825ECC">
        <w:rPr>
          <w:lang w:val="en-GB"/>
        </w:rPr>
        <w:t>. All farmers must operate in a profitable manner</w:t>
      </w:r>
      <w:r w:rsidR="00825ECC" w:rsidRPr="00825ECC">
        <w:rPr>
          <w:color w:val="FF0000"/>
          <w:lang w:val="en-GB"/>
        </w:rPr>
        <w:t>…need to explain this better</w:t>
      </w:r>
      <w:r w:rsidR="00825ECC">
        <w:rPr>
          <w:lang w:val="en-GB"/>
        </w:rPr>
        <w:t>. Perennial weeds are a major agronomic concern for all types of farmers (CITE), so s</w:t>
      </w:r>
      <w:r w:rsidR="004A0EA2">
        <w:rPr>
          <w:lang w:val="en-GB"/>
        </w:rPr>
        <w:t xml:space="preserve">pring perennial weed counts </w:t>
      </w:r>
      <w:r w:rsidR="00825ECC">
        <w:rPr>
          <w:lang w:val="en-GB"/>
        </w:rPr>
        <w:t xml:space="preserve">were chosen </w:t>
      </w:r>
      <w:r w:rsidR="004A0EA2">
        <w:rPr>
          <w:lang w:val="en-GB"/>
        </w:rPr>
        <w:t xml:space="preserve">to represent </w:t>
      </w:r>
      <w:r w:rsidR="00825ECC">
        <w:rPr>
          <w:lang w:val="en-GB"/>
        </w:rPr>
        <w:t xml:space="preserve">the </w:t>
      </w:r>
      <w:r w:rsidR="004A0EA2">
        <w:rPr>
          <w:lang w:val="en-GB"/>
        </w:rPr>
        <w:t>agronomic impacts</w:t>
      </w:r>
      <w:r w:rsidR="00825ECC">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the regulatory component of social identity. Stewards tend to value the ecosystem services provided by agriculture, and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proofErr w:type="spellStart"/>
            <w:r>
              <w:rPr>
                <w:lang w:val="en-GB"/>
              </w:rPr>
              <w:t>Productionist</w:t>
            </w:r>
            <w:proofErr w:type="spellEnd"/>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307D5CC0" w:rsidR="00CE45DF" w:rsidRDefault="00F04451" w:rsidP="008A7B67">
      <w:pPr>
        <w:rPr>
          <w:lang w:val="en-US"/>
        </w:rPr>
      </w:pPr>
      <w:r>
        <w:rPr>
          <w:lang w:val="en-US"/>
        </w:rPr>
        <w:t xml:space="preserve">Cropping system utilities varied by </w:t>
      </w:r>
      <w:r w:rsidR="002C6F97">
        <w:rPr>
          <w:lang w:val="en-US"/>
        </w:rPr>
        <w:t>farmer typology, xxx</w:t>
      </w:r>
    </w:p>
    <w:p w14:paraId="660821A2" w14:textId="77777777" w:rsidR="002C6F97" w:rsidRDefault="002C6F97" w:rsidP="008A7B67">
      <w:pPr>
        <w:rPr>
          <w:lang w:val="en-US"/>
        </w:rPr>
      </w:pPr>
    </w:p>
    <w:p w14:paraId="09FFAD5B" w14:textId="1410C6A6" w:rsidR="00B20DEE" w:rsidRPr="00B20DEE" w:rsidRDefault="00C108C3" w:rsidP="00B20DEE">
      <w:pPr>
        <w:rPr>
          <w:lang w:val="en-US"/>
        </w:rPr>
      </w:pPr>
      <w:r w:rsidRPr="00C108C3">
        <w:rPr>
          <w:rFonts w:ascii="Calibri" w:hAnsi="Calibri" w:cs="Calibri"/>
          <w:noProof/>
          <w:sz w:val="24"/>
          <w:szCs w:val="24"/>
        </w:rPr>
        <w:drawing>
          <wp:inline distT="0" distB="0" distL="0" distR="0" wp14:anchorId="62A18B12" wp14:editId="5EA2C736">
            <wp:extent cx="5731510" cy="2865755"/>
            <wp:effectExtent l="0" t="0" r="2540" b="0"/>
            <wp:docPr id="1273041234" name="Picture 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234" name="Picture 9" descr="A graph with different colore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C213A4" w14:textId="28427227" w:rsidR="00B20DEE" w:rsidRPr="00B20DEE" w:rsidRDefault="00B20DEE" w:rsidP="00B20DEE">
      <w:pPr>
        <w:rPr>
          <w:lang w:val="en-US"/>
        </w:rPr>
      </w:pPr>
    </w:p>
    <w:p w14:paraId="3B97E21F" w14:textId="77777777" w:rsidR="002C6F97" w:rsidRDefault="002C6F97" w:rsidP="008A7B67">
      <w:pPr>
        <w:rPr>
          <w:lang w:val="en-US"/>
        </w:rPr>
      </w:pPr>
    </w:p>
    <w:p w14:paraId="6B2A858B" w14:textId="2D59BBA7" w:rsidR="007B22B0" w:rsidRDefault="007B22B0" w:rsidP="007B22B0">
      <w:pPr>
        <w:pStyle w:val="Heading1"/>
        <w:rPr>
          <w:lang w:val="en-US"/>
        </w:rPr>
      </w:pPr>
      <w:r>
        <w:rPr>
          <w:lang w:val="en-US"/>
        </w:rPr>
        <w:t>Discussion</w:t>
      </w:r>
    </w:p>
    <w:p w14:paraId="62188835" w14:textId="4CC78523" w:rsidR="00C108C3" w:rsidRDefault="00C108C3" w:rsidP="00C108C3">
      <w:pPr>
        <w:rPr>
          <w:rFonts w:ascii="Calibri" w:hAnsi="Calibri" w:cs="Calibri"/>
          <w:sz w:val="24"/>
          <w:szCs w:val="24"/>
          <w:lang w:val="en-US"/>
        </w:rPr>
      </w:pPr>
      <w:r>
        <w:rPr>
          <w:rFonts w:ascii="Calibri" w:hAnsi="Calibri" w:cs="Calibri"/>
          <w:sz w:val="24"/>
          <w:szCs w:val="24"/>
          <w:lang w:val="en-US"/>
        </w:rPr>
        <w:t>The suite of measurements taken in this study</w:t>
      </w:r>
      <w:r w:rsidR="0061553F">
        <w:rPr>
          <w:rFonts w:ascii="Calibri" w:hAnsi="Calibri" w:cs="Calibri"/>
          <w:sz w:val="24"/>
          <w:szCs w:val="24"/>
          <w:lang w:val="en-US"/>
        </w:rPr>
        <w:t xml:space="preserve">. In this study the cover crop mixes exhibited large variation in performance from year to year and from system to system, and rarely offered benefits compared to the </w:t>
      </w:r>
      <w:proofErr w:type="spellStart"/>
      <w:r w:rsidR="0061553F">
        <w:rPr>
          <w:rFonts w:ascii="Calibri" w:hAnsi="Calibri" w:cs="Calibri"/>
          <w:sz w:val="24"/>
          <w:szCs w:val="24"/>
          <w:lang w:val="en-US"/>
        </w:rPr>
        <w:t>NoCC</w:t>
      </w:r>
      <w:proofErr w:type="spellEnd"/>
      <w:r w:rsidR="0061553F">
        <w:rPr>
          <w:rFonts w:ascii="Calibri" w:hAnsi="Calibri" w:cs="Calibri"/>
          <w:sz w:val="24"/>
          <w:szCs w:val="24"/>
          <w:lang w:val="en-US"/>
        </w:rPr>
        <w:t xml:space="preserve"> treatment. The presence of the </w:t>
      </w:r>
      <w:proofErr w:type="spellStart"/>
      <w:r w:rsidR="0061553F">
        <w:rPr>
          <w:rFonts w:ascii="Calibri" w:hAnsi="Calibri" w:cs="Calibri"/>
          <w:sz w:val="24"/>
          <w:szCs w:val="24"/>
          <w:lang w:val="en-US"/>
        </w:rPr>
        <w:t>EarlyMix</w:t>
      </w:r>
      <w:proofErr w:type="spellEnd"/>
      <w:r w:rsidR="0061553F">
        <w:rPr>
          <w:rFonts w:ascii="Calibri" w:hAnsi="Calibri" w:cs="Calibri"/>
          <w:sz w:val="24"/>
          <w:szCs w:val="24"/>
          <w:lang w:val="en-US"/>
        </w:rPr>
        <w:t xml:space="preserve"> after crop establishment prevented application of post-emergent herbicides, which reduced the Pesticide Load of the system compared to all other cover crop treatments – however this reduction </w:t>
      </w:r>
    </w:p>
    <w:p w14:paraId="6C7385A8" w14:textId="38E5C738" w:rsidR="00C108C3" w:rsidRPr="00C108C3" w:rsidRDefault="00C108C3" w:rsidP="00C108C3">
      <w:pPr>
        <w:rPr>
          <w:rFonts w:ascii="Calibri" w:hAnsi="Calibri" w:cs="Calibri"/>
          <w:sz w:val="24"/>
          <w:szCs w:val="24"/>
          <w:lang w:val="en-US"/>
        </w:rPr>
      </w:pPr>
      <w:r>
        <w:rPr>
          <w:rFonts w:ascii="Calibri" w:hAnsi="Calibri" w:cs="Calibri"/>
          <w:sz w:val="24"/>
          <w:szCs w:val="24"/>
          <w:lang w:val="en-US"/>
        </w:rPr>
        <w:t xml:space="preserve"> </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692F"/>
    <w:multiLevelType w:val="hybridMultilevel"/>
    <w:tmpl w:val="14C4164E"/>
    <w:lvl w:ilvl="0" w:tplc="05EA64C6">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567FA9"/>
    <w:multiLevelType w:val="multilevel"/>
    <w:tmpl w:val="4CFCAE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87E3EB9"/>
    <w:multiLevelType w:val="multilevel"/>
    <w:tmpl w:val="18B4F1D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3122D2C"/>
    <w:multiLevelType w:val="hybridMultilevel"/>
    <w:tmpl w:val="C4B876DA"/>
    <w:lvl w:ilvl="0" w:tplc="FD985A12">
      <w:start w:val="1"/>
      <w:numFmt w:val="decimal"/>
      <w:pStyle w:val="Heading2"/>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2"/>
  </w:num>
  <w:num w:numId="2" w16cid:durableId="823276657">
    <w:abstractNumId w:val="5"/>
  </w:num>
  <w:num w:numId="3" w16cid:durableId="86582197">
    <w:abstractNumId w:val="3"/>
  </w:num>
  <w:num w:numId="4" w16cid:durableId="158080585">
    <w:abstractNumId w:val="1"/>
  </w:num>
  <w:num w:numId="5" w16cid:durableId="886793242">
    <w:abstractNumId w:val="0"/>
  </w:num>
  <w:num w:numId="6" w16cid:durableId="157843353">
    <w:abstractNumId w:val="6"/>
  </w:num>
  <w:num w:numId="7" w16cid:durableId="18685204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0CC3"/>
    <w:rsid w:val="000B4F00"/>
    <w:rsid w:val="000B7B02"/>
    <w:rsid w:val="000C1CEA"/>
    <w:rsid w:val="000D5500"/>
    <w:rsid w:val="000E21EA"/>
    <w:rsid w:val="000E326F"/>
    <w:rsid w:val="000E3D24"/>
    <w:rsid w:val="000E4DAB"/>
    <w:rsid w:val="000E7744"/>
    <w:rsid w:val="000F52AB"/>
    <w:rsid w:val="000F6BF0"/>
    <w:rsid w:val="001010BA"/>
    <w:rsid w:val="001114A3"/>
    <w:rsid w:val="0011182C"/>
    <w:rsid w:val="00111FD1"/>
    <w:rsid w:val="00112AD0"/>
    <w:rsid w:val="00121BB4"/>
    <w:rsid w:val="00127291"/>
    <w:rsid w:val="0013795C"/>
    <w:rsid w:val="001451D4"/>
    <w:rsid w:val="00154D03"/>
    <w:rsid w:val="0016288F"/>
    <w:rsid w:val="001632C4"/>
    <w:rsid w:val="00171A78"/>
    <w:rsid w:val="00175629"/>
    <w:rsid w:val="001775D0"/>
    <w:rsid w:val="00180EEB"/>
    <w:rsid w:val="001A0D18"/>
    <w:rsid w:val="001A1264"/>
    <w:rsid w:val="001A47EC"/>
    <w:rsid w:val="001A51E3"/>
    <w:rsid w:val="001A695F"/>
    <w:rsid w:val="001E07E9"/>
    <w:rsid w:val="001E3E32"/>
    <w:rsid w:val="00206098"/>
    <w:rsid w:val="00224D12"/>
    <w:rsid w:val="00235ADC"/>
    <w:rsid w:val="00236F42"/>
    <w:rsid w:val="00257842"/>
    <w:rsid w:val="00264241"/>
    <w:rsid w:val="00266ADE"/>
    <w:rsid w:val="00274DB1"/>
    <w:rsid w:val="00275DFF"/>
    <w:rsid w:val="002769B7"/>
    <w:rsid w:val="002B27C0"/>
    <w:rsid w:val="002B6A3D"/>
    <w:rsid w:val="002C2250"/>
    <w:rsid w:val="002C3C69"/>
    <w:rsid w:val="002C6F97"/>
    <w:rsid w:val="002E3935"/>
    <w:rsid w:val="002E3EA3"/>
    <w:rsid w:val="002F006C"/>
    <w:rsid w:val="00306245"/>
    <w:rsid w:val="00310158"/>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0B13"/>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3EFD"/>
    <w:rsid w:val="005D79F2"/>
    <w:rsid w:val="0061553F"/>
    <w:rsid w:val="00621CEF"/>
    <w:rsid w:val="00623FE4"/>
    <w:rsid w:val="006251C7"/>
    <w:rsid w:val="00633374"/>
    <w:rsid w:val="00633A26"/>
    <w:rsid w:val="00645679"/>
    <w:rsid w:val="006463DA"/>
    <w:rsid w:val="00652D24"/>
    <w:rsid w:val="00652E6D"/>
    <w:rsid w:val="00654E7A"/>
    <w:rsid w:val="0066122E"/>
    <w:rsid w:val="00663D56"/>
    <w:rsid w:val="0066782B"/>
    <w:rsid w:val="00667921"/>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7F365B"/>
    <w:rsid w:val="00800A47"/>
    <w:rsid w:val="008016FE"/>
    <w:rsid w:val="00820384"/>
    <w:rsid w:val="00825ECC"/>
    <w:rsid w:val="00844404"/>
    <w:rsid w:val="00863080"/>
    <w:rsid w:val="0087481D"/>
    <w:rsid w:val="008757AB"/>
    <w:rsid w:val="00885DCB"/>
    <w:rsid w:val="008911BB"/>
    <w:rsid w:val="00895659"/>
    <w:rsid w:val="008A7B67"/>
    <w:rsid w:val="008C4466"/>
    <w:rsid w:val="008D61F6"/>
    <w:rsid w:val="008D679E"/>
    <w:rsid w:val="008E4FAD"/>
    <w:rsid w:val="008E6B8C"/>
    <w:rsid w:val="008F6466"/>
    <w:rsid w:val="008F6C0B"/>
    <w:rsid w:val="00905DB0"/>
    <w:rsid w:val="00906EC6"/>
    <w:rsid w:val="00907F10"/>
    <w:rsid w:val="0093369E"/>
    <w:rsid w:val="00936888"/>
    <w:rsid w:val="00937DBE"/>
    <w:rsid w:val="009424E1"/>
    <w:rsid w:val="00960509"/>
    <w:rsid w:val="00961E7C"/>
    <w:rsid w:val="00964196"/>
    <w:rsid w:val="00964670"/>
    <w:rsid w:val="00991510"/>
    <w:rsid w:val="00996DDB"/>
    <w:rsid w:val="00997091"/>
    <w:rsid w:val="00997973"/>
    <w:rsid w:val="009A73AD"/>
    <w:rsid w:val="009B1D0C"/>
    <w:rsid w:val="009E263C"/>
    <w:rsid w:val="009E3F81"/>
    <w:rsid w:val="009E5377"/>
    <w:rsid w:val="009E61D1"/>
    <w:rsid w:val="009F0DB9"/>
    <w:rsid w:val="009F3521"/>
    <w:rsid w:val="009F4DCE"/>
    <w:rsid w:val="00A32989"/>
    <w:rsid w:val="00A33110"/>
    <w:rsid w:val="00A37ACD"/>
    <w:rsid w:val="00A401DF"/>
    <w:rsid w:val="00A40D8E"/>
    <w:rsid w:val="00A5783F"/>
    <w:rsid w:val="00A6359E"/>
    <w:rsid w:val="00A643A5"/>
    <w:rsid w:val="00A64AC9"/>
    <w:rsid w:val="00A6782E"/>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20DEE"/>
    <w:rsid w:val="00B37E57"/>
    <w:rsid w:val="00B41B1E"/>
    <w:rsid w:val="00B730C3"/>
    <w:rsid w:val="00BA2861"/>
    <w:rsid w:val="00BC13BF"/>
    <w:rsid w:val="00BC4FB8"/>
    <w:rsid w:val="00BD539E"/>
    <w:rsid w:val="00C06D19"/>
    <w:rsid w:val="00C108C3"/>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16C9"/>
    <w:rsid w:val="00DB54A3"/>
    <w:rsid w:val="00DC1B02"/>
    <w:rsid w:val="00DC3D8D"/>
    <w:rsid w:val="00DE4ABA"/>
    <w:rsid w:val="00E25776"/>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04451"/>
    <w:rsid w:val="00F139C1"/>
    <w:rsid w:val="00F21B88"/>
    <w:rsid w:val="00F2314C"/>
    <w:rsid w:val="00F24867"/>
    <w:rsid w:val="00F31186"/>
    <w:rsid w:val="00F3331A"/>
    <w:rsid w:val="00F44A44"/>
    <w:rsid w:val="00F47D81"/>
    <w:rsid w:val="00F65982"/>
    <w:rsid w:val="00F65BC9"/>
    <w:rsid w:val="00F71074"/>
    <w:rsid w:val="00F734CE"/>
    <w:rsid w:val="00F73B12"/>
    <w:rsid w:val="00F80A38"/>
    <w:rsid w:val="00F83FF7"/>
    <w:rsid w:val="00F865AE"/>
    <w:rsid w:val="00F9727D"/>
    <w:rsid w:val="00FB0498"/>
    <w:rsid w:val="00FC3D77"/>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96E3E0BB-19BE-4E24-B27E-7DCF3720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F83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FF7"/>
    <w:pPr>
      <w:keepNext/>
      <w:keepLines/>
      <w:numPr>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625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Pages>
  <Words>13163</Words>
  <Characters>80295</Characters>
  <Application>Microsoft Office Word</Application>
  <DocSecurity>0</DocSecurity>
  <Lines>669</Lines>
  <Paragraphs>186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6</cp:revision>
  <dcterms:created xsi:type="dcterms:W3CDTF">2025-08-27T08:56:00Z</dcterms:created>
  <dcterms:modified xsi:type="dcterms:W3CDTF">2025-09-21T12:36:00Z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