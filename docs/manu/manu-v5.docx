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4B4B76C0" w:rsidR="00B730C3" w:rsidRPr="00B730C3" w:rsidRDefault="00B730C3" w:rsidP="00B730C3">
      <w:pPr>
        <w:autoSpaceDE w:val="0"/>
        <w:autoSpaceDN w:val="0"/>
        <w:adjustRightInd w:val="0"/>
        <w:spacing w:after="0" w:line="240" w:lineRule="auto"/>
        <w:jc w:val="center"/>
        <w:rPr>
          <w:rFonts w:ascii="Calibri" w:hAnsi="Calibri" w:cs="Calibri"/>
          <w:b/>
          <w:bCs/>
          <w:sz w:val="24"/>
          <w:szCs w:val="24"/>
          <w:lang w:val="fr-CA"/>
        </w:rPr>
      </w:pPr>
      <w:r w:rsidRPr="00B730C3">
        <w:rPr>
          <w:rFonts w:ascii="Calibri" w:hAnsi="Calibri" w:cs="Calibri"/>
          <w:b/>
          <w:bCs/>
          <w:sz w:val="24"/>
          <w:szCs w:val="24"/>
          <w:lang w:val="en-US"/>
        </w:rPr>
        <w:t>A</w:t>
      </w:r>
      <w:r w:rsidR="00663D56">
        <w:rPr>
          <w:rFonts w:ascii="Calibri" w:hAnsi="Calibri" w:cs="Calibri"/>
          <w:b/>
          <w:bCs/>
          <w:sz w:val="24"/>
          <w:szCs w:val="24"/>
          <w:lang w:val="en-US"/>
        </w:rPr>
        <w:t xml:space="preserve"> multi-criteria </w:t>
      </w:r>
      <w:r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Pr="00B730C3">
        <w:rPr>
          <w:rFonts w:ascii="Calibri" w:hAnsi="Calibri" w:cs="Calibri"/>
          <w:b/>
          <w:bCs/>
          <w:sz w:val="24"/>
          <w:szCs w:val="24"/>
          <w:lang w:val="en-US"/>
        </w:rPr>
        <w:t xml:space="preserve">services and dis-services in 30 cropping systems varying in </w:t>
      </w:r>
      <w:r w:rsidR="000A3A67">
        <w:rPr>
          <w:rFonts w:ascii="Calibri" w:hAnsi="Calibri" w:cs="Calibri"/>
          <w:b/>
          <w:bCs/>
          <w:sz w:val="24"/>
          <w:szCs w:val="24"/>
          <w:lang w:val="en-US"/>
        </w:rPr>
        <w:t xml:space="preserve">cover crop system, </w:t>
      </w:r>
      <w:r w:rsidRPr="00B730C3">
        <w:rPr>
          <w:rFonts w:ascii="Calibri" w:hAnsi="Calibri" w:cs="Calibri"/>
          <w:b/>
          <w:bCs/>
          <w:sz w:val="24"/>
          <w:szCs w:val="24"/>
          <w:lang w:val="en-US"/>
        </w:rPr>
        <w:t>tillage</w:t>
      </w:r>
      <w:r w:rsidR="000A3A67">
        <w:rPr>
          <w:rFonts w:ascii="Calibri" w:hAnsi="Calibri" w:cs="Calibri"/>
          <w:b/>
          <w:bCs/>
          <w:sz w:val="24"/>
          <w:szCs w:val="24"/>
          <w:lang w:val="en-US"/>
        </w:rPr>
        <w:t xml:space="preserve"> and</w:t>
      </w:r>
      <w:r w:rsidRPr="00B730C3">
        <w:rPr>
          <w:rFonts w:ascii="Calibri" w:hAnsi="Calibri" w:cs="Calibri"/>
          <w:b/>
          <w:bCs/>
          <w:sz w:val="24"/>
          <w:szCs w:val="24"/>
          <w:lang w:val="en-US"/>
        </w:rPr>
        <w:t xml:space="preserve"> </w:t>
      </w:r>
      <w:r w:rsidR="00663D56">
        <w:rPr>
          <w:rFonts w:ascii="Calibri" w:hAnsi="Calibri" w:cs="Calibri"/>
          <w:b/>
          <w:bCs/>
          <w:sz w:val="24"/>
          <w:szCs w:val="24"/>
          <w:lang w:val="en-US"/>
        </w:rPr>
        <w:t>residue</w:t>
      </w:r>
      <w:r w:rsidRPr="00B730C3">
        <w:rPr>
          <w:rFonts w:ascii="Calibri" w:hAnsi="Calibri" w:cs="Calibri"/>
          <w:b/>
          <w:bCs/>
          <w:sz w:val="24"/>
          <w:szCs w:val="24"/>
          <w:lang w:val="en-US"/>
        </w:rPr>
        <w:t xml:space="preserve"> management</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72D389E0"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hyperlink r:id="rId6" w:history="1">
        <w:r w:rsidRPr="00B730C3">
          <w:rPr>
            <w:rStyle w:val="Hyperlink"/>
            <w:rFonts w:ascii="Calibri" w:hAnsi="Calibri" w:cs="Calibri"/>
            <w:i/>
            <w:iCs/>
            <w:sz w:val="24"/>
            <w:szCs w:val="24"/>
          </w:rPr>
          <w:t>gina.nichols@</w:t>
        </w:r>
      </w:hyperlink>
      <w:r w:rsidRPr="00B730C3">
        <w:rPr>
          <w:rStyle w:val="Hyperlink"/>
          <w:rFonts w:ascii="Calibri" w:hAnsi="Calibri" w:cs="Calibri"/>
          <w:i/>
          <w:iCs/>
          <w:sz w:val="24"/>
          <w:szCs w:val="24"/>
        </w:rPr>
        <w:t>agro.au.dk</w:t>
      </w:r>
      <w:r w:rsidRPr="00B730C3">
        <w:rPr>
          <w:rFonts w:ascii="Calibri" w:hAnsi="Calibri" w:cs="Calibri"/>
          <w:i/>
          <w:iCs/>
          <w:sz w:val="24"/>
          <w:szCs w:val="24"/>
        </w:rPr>
        <w:t xml:space="preserve"> </w:t>
      </w:r>
    </w:p>
    <w:p w14:paraId="0F96A2DD" w14:textId="77777777" w:rsidR="00B730C3" w:rsidRDefault="00B730C3" w:rsidP="00B730C3">
      <w:pPr>
        <w:autoSpaceDE w:val="0"/>
        <w:autoSpaceDN w:val="0"/>
        <w:adjustRightInd w:val="0"/>
        <w:spacing w:after="0" w:line="240" w:lineRule="auto"/>
        <w:rPr>
          <w:rFonts w:ascii="Calibri" w:hAnsi="Calibri" w:cs="Calibri"/>
          <w:i/>
          <w:iCs/>
          <w:sz w:val="24"/>
          <w:szCs w:val="24"/>
        </w:rPr>
      </w:pPr>
    </w:p>
    <w:p w14:paraId="5CC57B6C" w14:textId="4EF7C8E5" w:rsidR="00A70C8E" w:rsidRPr="00175629" w:rsidRDefault="00A70C8E" w:rsidP="00A70C8E">
      <w:pPr>
        <w:pStyle w:val="Heading1"/>
        <w:rPr>
          <w:lang w:val="en-US"/>
        </w:rPr>
      </w:pPr>
      <w:r w:rsidRPr="00175629">
        <w:rPr>
          <w:lang w:val="en-US"/>
        </w:rPr>
        <w:t>Abstract</w:t>
      </w:r>
    </w:p>
    <w:p w14:paraId="62ED9ECB" w14:textId="3A407CF7" w:rsidR="00EB5C1D"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With increasing </w:t>
      </w:r>
      <w:r w:rsidR="00663D56">
        <w:rPr>
          <w:rFonts w:ascii="Calibri" w:hAnsi="Calibri" w:cs="Calibri"/>
          <w:sz w:val="24"/>
          <w:szCs w:val="24"/>
          <w:lang w:val="en-US"/>
        </w:rPr>
        <w:t xml:space="preserve">environmental </w:t>
      </w:r>
      <w:r w:rsidRPr="00B730C3">
        <w:rPr>
          <w:rFonts w:ascii="Calibri" w:hAnsi="Calibri" w:cs="Calibri"/>
          <w:sz w:val="24"/>
          <w:szCs w:val="24"/>
          <w:lang w:val="en-US"/>
        </w:rPr>
        <w:t xml:space="preserve">pressures from population growth and climate change, there is growing interest in assessing both the potential benefits and drawbacks of in-field, non-crop vegetation. This study evaluated fall </w:t>
      </w:r>
      <w:r w:rsidR="00663D56">
        <w:rPr>
          <w:rFonts w:ascii="Calibri" w:hAnsi="Calibri" w:cs="Calibri"/>
          <w:sz w:val="24"/>
          <w:szCs w:val="24"/>
          <w:lang w:val="en-US"/>
        </w:rPr>
        <w:t>vegetation</w:t>
      </w:r>
      <w:r w:rsidRPr="00B730C3">
        <w:rPr>
          <w:rFonts w:ascii="Calibri" w:hAnsi="Calibri" w:cs="Calibri"/>
          <w:sz w:val="24"/>
          <w:szCs w:val="24"/>
          <w:lang w:val="en-US"/>
        </w:rPr>
        <w:t xml:space="preserve"> communities</w:t>
      </w:r>
      <w:r w:rsidR="00CB0057">
        <w:rPr>
          <w:rFonts w:ascii="Calibri" w:hAnsi="Calibri" w:cs="Calibri"/>
          <w:sz w:val="24"/>
          <w:szCs w:val="24"/>
          <w:lang w:val="en-US"/>
        </w:rPr>
        <w:t xml:space="preserve"> and attendant agronomic </w:t>
      </w:r>
      <w:r w:rsidR="00F2314C">
        <w:rPr>
          <w:rFonts w:ascii="Calibri" w:hAnsi="Calibri" w:cs="Calibri"/>
          <w:sz w:val="24"/>
          <w:szCs w:val="24"/>
          <w:lang w:val="en-US"/>
        </w:rPr>
        <w:t>performance</w:t>
      </w:r>
      <w:r w:rsidRPr="00B730C3">
        <w:rPr>
          <w:rFonts w:ascii="Calibri" w:hAnsi="Calibri" w:cs="Calibri"/>
          <w:sz w:val="24"/>
          <w:szCs w:val="24"/>
          <w:lang w:val="en-US"/>
        </w:rPr>
        <w:t xml:space="preserve"> in 30 replicated cropping systems over t</w:t>
      </w:r>
      <w:r w:rsidR="00DC1B02">
        <w:rPr>
          <w:rFonts w:ascii="Calibri" w:hAnsi="Calibri" w:cs="Calibri"/>
          <w:sz w:val="24"/>
          <w:szCs w:val="24"/>
          <w:lang w:val="en-US"/>
        </w:rPr>
        <w:t>hree growing season</w:t>
      </w:r>
      <w:r w:rsidRPr="00B730C3">
        <w:rPr>
          <w:rFonts w:ascii="Calibri" w:hAnsi="Calibri" w:cs="Calibri"/>
          <w:sz w:val="24"/>
          <w:szCs w:val="24"/>
          <w:lang w:val="en-US"/>
        </w:rPr>
        <w:t xml:space="preserve">s in Zealand, Denmark. Treatments included five cover crop systems </w:t>
      </w:r>
      <w:r w:rsidR="00DC1B02">
        <w:rPr>
          <w:rFonts w:ascii="Calibri" w:hAnsi="Calibri" w:cs="Calibri"/>
          <w:sz w:val="24"/>
          <w:szCs w:val="24"/>
          <w:lang w:val="en-US"/>
        </w:rPr>
        <w:t>[</w:t>
      </w:r>
      <w:r w:rsidR="006B0948" w:rsidRPr="00DC1B02">
        <w:rPr>
          <w:rFonts w:ascii="Calibri" w:hAnsi="Calibri" w:cs="Calibri"/>
          <w:i/>
          <w:iCs/>
          <w:sz w:val="24"/>
          <w:szCs w:val="24"/>
          <w:lang w:val="en-US"/>
        </w:rPr>
        <w:t>Lolium perenne</w:t>
      </w:r>
      <w:r w:rsidR="006B0948" w:rsidRPr="00B730C3">
        <w:rPr>
          <w:rFonts w:ascii="Calibri" w:hAnsi="Calibri" w:cs="Calibri"/>
          <w:sz w:val="24"/>
          <w:szCs w:val="24"/>
          <w:lang w:val="en-US"/>
        </w:rPr>
        <w:t xml:space="preserve"> and </w:t>
      </w:r>
      <w:r w:rsidR="006B0948" w:rsidRPr="00DC1B02">
        <w:rPr>
          <w:rFonts w:ascii="Calibri" w:hAnsi="Calibri" w:cs="Calibri"/>
          <w:i/>
          <w:iCs/>
          <w:sz w:val="24"/>
          <w:szCs w:val="24"/>
          <w:lang w:val="en-US"/>
        </w:rPr>
        <w:t>Trifolium repens</w:t>
      </w:r>
      <w:r w:rsidR="006B0948" w:rsidRPr="00B730C3">
        <w:rPr>
          <w:rFonts w:ascii="Calibri" w:hAnsi="Calibri" w:cs="Calibri"/>
          <w:sz w:val="24"/>
          <w:szCs w:val="24"/>
          <w:lang w:val="en-US"/>
        </w:rPr>
        <w:t xml:space="preserve"> mixture sown early- and mid-season</w:t>
      </w:r>
      <w:r w:rsidR="006B0948">
        <w:rPr>
          <w:rFonts w:ascii="Calibri" w:hAnsi="Calibri" w:cs="Calibri"/>
          <w:sz w:val="24"/>
          <w:szCs w:val="24"/>
          <w:lang w:val="en-US"/>
        </w:rPr>
        <w:t xml:space="preserve">, </w:t>
      </w:r>
      <w:r w:rsidR="00663D56" w:rsidRPr="00DC1B02">
        <w:rPr>
          <w:rFonts w:ascii="Calibri" w:hAnsi="Calibri" w:cs="Calibri"/>
          <w:i/>
          <w:iCs/>
          <w:sz w:val="24"/>
          <w:szCs w:val="24"/>
          <w:lang w:val="en-US"/>
        </w:rPr>
        <w:t>Raphanus sativus</w:t>
      </w:r>
      <w:r w:rsidR="00663D56" w:rsidRPr="00B730C3">
        <w:rPr>
          <w:rFonts w:ascii="Calibri" w:hAnsi="Calibri" w:cs="Calibri"/>
          <w:sz w:val="24"/>
          <w:szCs w:val="24"/>
          <w:lang w:val="en-US"/>
        </w:rPr>
        <w:t xml:space="preserve"> (radish) sown mid-season and post-harvest</w:t>
      </w:r>
      <w:r w:rsidR="00663D56">
        <w:rPr>
          <w:rFonts w:ascii="Calibri" w:hAnsi="Calibri" w:cs="Calibri"/>
          <w:sz w:val="24"/>
          <w:szCs w:val="24"/>
          <w:lang w:val="en-US"/>
        </w:rPr>
        <w:t xml:space="preserve"> </w:t>
      </w:r>
      <w:r w:rsidRPr="00B730C3">
        <w:rPr>
          <w:rFonts w:ascii="Calibri" w:hAnsi="Calibri" w:cs="Calibri"/>
          <w:sz w:val="24"/>
          <w:szCs w:val="24"/>
          <w:lang w:val="en-US"/>
        </w:rPr>
        <w:t>and a no cover crop control</w:t>
      </w:r>
      <w:r w:rsidR="00DC1B02">
        <w:rPr>
          <w:rFonts w:ascii="Calibri" w:hAnsi="Calibri" w:cs="Calibri"/>
          <w:sz w:val="24"/>
          <w:szCs w:val="24"/>
          <w:lang w:val="en-US"/>
        </w:rPr>
        <w:t>]</w:t>
      </w:r>
      <w:r w:rsidR="00CB0057">
        <w:rPr>
          <w:rFonts w:ascii="Calibri" w:hAnsi="Calibri" w:cs="Calibri"/>
          <w:sz w:val="24"/>
          <w:szCs w:val="24"/>
          <w:lang w:val="en-US"/>
        </w:rPr>
        <w:t xml:space="preserve"> embedded within </w:t>
      </w:r>
      <w:r w:rsidR="00CB0057" w:rsidRPr="00B730C3">
        <w:rPr>
          <w:rFonts w:ascii="Calibri" w:hAnsi="Calibri" w:cs="Calibri"/>
          <w:sz w:val="24"/>
          <w:szCs w:val="24"/>
          <w:lang w:val="en-US"/>
        </w:rPr>
        <w:t xml:space="preserve">every combination of three tillage </w:t>
      </w:r>
      <w:r w:rsidR="00CB0057">
        <w:rPr>
          <w:rFonts w:ascii="Calibri" w:hAnsi="Calibri" w:cs="Calibri"/>
          <w:sz w:val="24"/>
          <w:szCs w:val="24"/>
          <w:lang w:val="en-US"/>
        </w:rPr>
        <w:t>approaches</w:t>
      </w:r>
      <w:r w:rsidR="00CB0057" w:rsidRPr="00B730C3">
        <w:rPr>
          <w:rFonts w:ascii="Calibri" w:hAnsi="Calibri" w:cs="Calibri"/>
          <w:sz w:val="24"/>
          <w:szCs w:val="24"/>
          <w:lang w:val="en-US"/>
        </w:rPr>
        <w:t xml:space="preserve"> (</w:t>
      </w:r>
      <w:r w:rsidR="000A3A67">
        <w:rPr>
          <w:rFonts w:ascii="Calibri" w:hAnsi="Calibri" w:cs="Calibri"/>
          <w:sz w:val="24"/>
          <w:szCs w:val="24"/>
          <w:lang w:val="en-US"/>
        </w:rPr>
        <w:t>no-till</w:t>
      </w:r>
      <w:r w:rsidR="00CB0057" w:rsidRPr="00B730C3">
        <w:rPr>
          <w:rFonts w:ascii="Calibri" w:hAnsi="Calibri" w:cs="Calibri"/>
          <w:sz w:val="24"/>
          <w:szCs w:val="24"/>
          <w:lang w:val="en-US"/>
        </w:rPr>
        <w:t>, surface, inversion)</w:t>
      </w:r>
      <w:r w:rsidR="00CB0057">
        <w:rPr>
          <w:rFonts w:ascii="Calibri" w:hAnsi="Calibri" w:cs="Calibri"/>
          <w:sz w:val="24"/>
          <w:szCs w:val="24"/>
          <w:lang w:val="en-US"/>
        </w:rPr>
        <w:t xml:space="preserve"> and</w:t>
      </w:r>
      <w:r w:rsidR="00CB0057" w:rsidRPr="00B730C3">
        <w:rPr>
          <w:rFonts w:ascii="Calibri" w:hAnsi="Calibri" w:cs="Calibri"/>
          <w:sz w:val="24"/>
          <w:szCs w:val="24"/>
          <w:lang w:val="en-US"/>
        </w:rPr>
        <w:t xml:space="preserve"> two residue management</w:t>
      </w:r>
      <w:r w:rsidR="00CB0057">
        <w:rPr>
          <w:rFonts w:ascii="Calibri" w:hAnsi="Calibri" w:cs="Calibri"/>
          <w:sz w:val="24"/>
          <w:szCs w:val="24"/>
          <w:lang w:val="en-US"/>
        </w:rPr>
        <w:t>s</w:t>
      </w:r>
      <w:r w:rsidR="00CB0057" w:rsidRPr="00B730C3">
        <w:rPr>
          <w:rFonts w:ascii="Calibri" w:hAnsi="Calibri" w:cs="Calibri"/>
          <w:sz w:val="24"/>
          <w:szCs w:val="24"/>
          <w:lang w:val="en-US"/>
        </w:rPr>
        <w:t xml:space="preserve"> (retained, removed)</w:t>
      </w:r>
      <w:r w:rsidRPr="00B730C3">
        <w:rPr>
          <w:rFonts w:ascii="Calibri" w:hAnsi="Calibri" w:cs="Calibri"/>
          <w:sz w:val="24"/>
          <w:szCs w:val="24"/>
          <w:lang w:val="en-US"/>
        </w:rPr>
        <w:t xml:space="preserve">. </w:t>
      </w:r>
      <w:r w:rsidR="00885DCB">
        <w:rPr>
          <w:rFonts w:ascii="Calibri" w:hAnsi="Calibri" w:cs="Calibri"/>
          <w:sz w:val="24"/>
          <w:szCs w:val="24"/>
          <w:lang w:val="en-US"/>
        </w:rPr>
        <w:t xml:space="preserve"> </w:t>
      </w:r>
      <w:r w:rsidR="00C961D5">
        <w:rPr>
          <w:rFonts w:ascii="Calibri" w:hAnsi="Calibri" w:cs="Calibri"/>
          <w:sz w:val="24"/>
          <w:szCs w:val="24"/>
          <w:lang w:val="en-US"/>
        </w:rPr>
        <w:t>S</w:t>
      </w:r>
      <w:r w:rsidR="007F0A50">
        <w:rPr>
          <w:rFonts w:ascii="Calibri" w:hAnsi="Calibri" w:cs="Calibri"/>
          <w:sz w:val="24"/>
          <w:szCs w:val="24"/>
          <w:lang w:val="en-US"/>
        </w:rPr>
        <w:t>ix</w:t>
      </w:r>
      <w:r w:rsidR="005D1C4B">
        <w:rPr>
          <w:rFonts w:ascii="Calibri" w:hAnsi="Calibri" w:cs="Calibri"/>
          <w:sz w:val="24"/>
          <w:szCs w:val="24"/>
          <w:lang w:val="en-US"/>
        </w:rPr>
        <w:t xml:space="preserve"> indices were used to capture </w:t>
      </w:r>
      <w:r w:rsidR="00E958F2">
        <w:rPr>
          <w:rFonts w:ascii="Calibri" w:hAnsi="Calibri" w:cs="Calibri"/>
          <w:sz w:val="24"/>
          <w:szCs w:val="24"/>
          <w:lang w:val="en-US"/>
        </w:rPr>
        <w:t xml:space="preserve">potential </w:t>
      </w:r>
      <w:r w:rsidR="005D1C4B">
        <w:rPr>
          <w:rFonts w:ascii="Calibri" w:hAnsi="Calibri" w:cs="Calibri"/>
          <w:sz w:val="24"/>
          <w:szCs w:val="24"/>
          <w:lang w:val="en-US"/>
        </w:rPr>
        <w:t>biophysical, ecological and agronomic services and dis-services</w:t>
      </w:r>
      <w:r w:rsidR="00E958F2">
        <w:rPr>
          <w:rFonts w:ascii="Calibri" w:hAnsi="Calibri" w:cs="Calibri"/>
          <w:sz w:val="24"/>
          <w:szCs w:val="24"/>
          <w:lang w:val="en-US"/>
        </w:rPr>
        <w:t xml:space="preserve"> of the systems. Four indices were derived from f</w:t>
      </w:r>
      <w:r w:rsidR="00885DCB">
        <w:rPr>
          <w:rFonts w:ascii="Calibri" w:hAnsi="Calibri" w:cs="Calibri"/>
          <w:sz w:val="24"/>
          <w:szCs w:val="24"/>
          <w:lang w:val="en-US"/>
        </w:rPr>
        <w:t xml:space="preserve">all </w:t>
      </w:r>
      <w:r w:rsidRPr="00B730C3">
        <w:rPr>
          <w:rFonts w:ascii="Calibri" w:hAnsi="Calibri" w:cs="Calibri"/>
          <w:sz w:val="24"/>
          <w:szCs w:val="24"/>
          <w:lang w:val="en-US"/>
        </w:rPr>
        <w:t xml:space="preserve">vegetation </w:t>
      </w:r>
      <w:r w:rsidR="00E958F2">
        <w:rPr>
          <w:rFonts w:ascii="Calibri" w:hAnsi="Calibri" w:cs="Calibri"/>
          <w:sz w:val="24"/>
          <w:szCs w:val="24"/>
          <w:lang w:val="en-US"/>
        </w:rPr>
        <w:t xml:space="preserve">characteristics </w:t>
      </w:r>
      <w:r w:rsidRPr="00B730C3">
        <w:rPr>
          <w:rFonts w:ascii="Calibri" w:hAnsi="Calibri" w:cs="Calibri"/>
          <w:sz w:val="24"/>
          <w:szCs w:val="24"/>
          <w:lang w:val="en-US"/>
        </w:rPr>
        <w:t xml:space="preserve">(1) percent soil cover (soil protection), (2) total aboveground biomass (potential soil carbon input and nitrate leaching mitigation), </w:t>
      </w:r>
      <w:r w:rsidR="007F0A50">
        <w:rPr>
          <w:rFonts w:ascii="Calibri" w:hAnsi="Calibri" w:cs="Calibri"/>
          <w:sz w:val="24"/>
          <w:szCs w:val="24"/>
          <w:lang w:val="en-US"/>
        </w:rPr>
        <w:t xml:space="preserve">and </w:t>
      </w:r>
      <w:r w:rsidR="00663D56">
        <w:rPr>
          <w:rFonts w:ascii="Calibri" w:hAnsi="Calibri" w:cs="Calibri"/>
          <w:sz w:val="24"/>
          <w:szCs w:val="24"/>
          <w:lang w:val="en-US"/>
        </w:rPr>
        <w:t xml:space="preserve">(3) </w:t>
      </w:r>
      <w:r w:rsidR="00E958F2">
        <w:rPr>
          <w:rFonts w:ascii="Calibri" w:hAnsi="Calibri" w:cs="Calibri"/>
          <w:sz w:val="24"/>
          <w:szCs w:val="24"/>
          <w:lang w:val="en-US"/>
        </w:rPr>
        <w:t>plant community (</w:t>
      </w:r>
      <w:r w:rsidR="00663D56">
        <w:rPr>
          <w:rFonts w:ascii="Calibri" w:hAnsi="Calibri" w:cs="Calibri"/>
          <w:sz w:val="24"/>
          <w:szCs w:val="24"/>
          <w:lang w:val="en-US"/>
        </w:rPr>
        <w:t>species-</w:t>
      </w:r>
      <w:r w:rsidR="00FF440C">
        <w:rPr>
          <w:rFonts w:ascii="Calibri" w:hAnsi="Calibri" w:cs="Calibri"/>
          <w:sz w:val="24"/>
          <w:szCs w:val="24"/>
          <w:lang w:val="en-US"/>
        </w:rPr>
        <w:t>based</w:t>
      </w:r>
      <w:r w:rsidR="00663D56">
        <w:rPr>
          <w:rFonts w:ascii="Calibri" w:hAnsi="Calibri" w:cs="Calibri"/>
          <w:sz w:val="24"/>
          <w:szCs w:val="24"/>
          <w:lang w:val="en-US"/>
        </w:rPr>
        <w:t xml:space="preserve"> </w:t>
      </w:r>
      <w:r w:rsidRPr="00B730C3">
        <w:rPr>
          <w:rFonts w:ascii="Calibri" w:hAnsi="Calibri" w:cs="Calibri"/>
          <w:sz w:val="24"/>
          <w:szCs w:val="24"/>
          <w:lang w:val="en-US"/>
        </w:rPr>
        <w:t>ecological benefit</w:t>
      </w:r>
      <w:r w:rsidR="007F0A50">
        <w:rPr>
          <w:rFonts w:ascii="Calibri" w:hAnsi="Calibri" w:cs="Calibri"/>
          <w:sz w:val="24"/>
          <w:szCs w:val="24"/>
          <w:lang w:val="en-US"/>
        </w:rPr>
        <w:t>s</w:t>
      </w:r>
      <w:r w:rsidR="00E958F2">
        <w:rPr>
          <w:rFonts w:ascii="Calibri" w:hAnsi="Calibri" w:cs="Calibri"/>
          <w:sz w:val="24"/>
          <w:szCs w:val="24"/>
          <w:lang w:val="en-US"/>
        </w:rPr>
        <w:t>)</w:t>
      </w:r>
      <w:r w:rsidR="00CB0057">
        <w:rPr>
          <w:rFonts w:ascii="Calibri" w:hAnsi="Calibri" w:cs="Calibri"/>
          <w:sz w:val="24"/>
          <w:szCs w:val="24"/>
          <w:lang w:val="en-US"/>
        </w:rPr>
        <w:t xml:space="preserve">. </w:t>
      </w:r>
      <w:r w:rsidR="00C961D5">
        <w:rPr>
          <w:rFonts w:ascii="Calibri" w:hAnsi="Calibri" w:cs="Calibri"/>
          <w:sz w:val="24"/>
          <w:szCs w:val="24"/>
          <w:lang w:val="en-US"/>
        </w:rPr>
        <w:t>Three</w:t>
      </w:r>
      <w:r w:rsidR="00CB0057">
        <w:rPr>
          <w:rFonts w:ascii="Calibri" w:hAnsi="Calibri" w:cs="Calibri"/>
          <w:sz w:val="24"/>
          <w:szCs w:val="24"/>
          <w:lang w:val="en-US"/>
        </w:rPr>
        <w:t xml:space="preserve"> </w:t>
      </w:r>
      <w:r w:rsidR="00171A78">
        <w:rPr>
          <w:rFonts w:ascii="Calibri" w:hAnsi="Calibri" w:cs="Calibri"/>
          <w:sz w:val="24"/>
          <w:szCs w:val="24"/>
          <w:lang w:val="en-US"/>
        </w:rPr>
        <w:t xml:space="preserve">additional </w:t>
      </w:r>
      <w:r w:rsidR="00CB0057">
        <w:rPr>
          <w:rFonts w:ascii="Calibri" w:hAnsi="Calibri" w:cs="Calibri"/>
          <w:sz w:val="24"/>
          <w:szCs w:val="24"/>
          <w:lang w:val="en-US"/>
        </w:rPr>
        <w:t xml:space="preserve">metrics captured system impacts including </w:t>
      </w:r>
      <w:r w:rsidR="00C961D5">
        <w:rPr>
          <w:rFonts w:ascii="Calibri" w:hAnsi="Calibri" w:cs="Calibri"/>
          <w:sz w:val="24"/>
          <w:szCs w:val="24"/>
          <w:lang w:val="en-US"/>
        </w:rPr>
        <w:t>(</w:t>
      </w:r>
      <w:r w:rsidR="007F0A50">
        <w:rPr>
          <w:rFonts w:ascii="Calibri" w:hAnsi="Calibri" w:cs="Calibri"/>
          <w:sz w:val="24"/>
          <w:szCs w:val="24"/>
          <w:lang w:val="en-US"/>
        </w:rPr>
        <w:t>4</w:t>
      </w:r>
      <w:r w:rsidR="00C961D5">
        <w:rPr>
          <w:rFonts w:ascii="Calibri" w:hAnsi="Calibri" w:cs="Calibri"/>
          <w:sz w:val="24"/>
          <w:szCs w:val="24"/>
          <w:lang w:val="en-US"/>
        </w:rPr>
        <w:t xml:space="preserve">) </w:t>
      </w:r>
      <w:r w:rsidR="00CB0057">
        <w:rPr>
          <w:rFonts w:ascii="Calibri" w:hAnsi="Calibri" w:cs="Calibri"/>
          <w:sz w:val="24"/>
          <w:szCs w:val="24"/>
          <w:lang w:val="en-US"/>
        </w:rPr>
        <w:t>crop yields</w:t>
      </w:r>
      <w:r w:rsidR="00C86A80">
        <w:rPr>
          <w:rFonts w:ascii="Calibri" w:hAnsi="Calibri" w:cs="Calibri"/>
          <w:sz w:val="24"/>
          <w:szCs w:val="24"/>
          <w:lang w:val="en-US"/>
        </w:rPr>
        <w:t xml:space="preserve">, </w:t>
      </w:r>
      <w:r w:rsidR="00C961D5">
        <w:rPr>
          <w:rFonts w:ascii="Calibri" w:hAnsi="Calibri" w:cs="Calibri"/>
          <w:sz w:val="24"/>
          <w:szCs w:val="24"/>
          <w:lang w:val="en-US"/>
        </w:rPr>
        <w:t>(</w:t>
      </w:r>
      <w:r w:rsidR="007F0A50">
        <w:rPr>
          <w:rFonts w:ascii="Calibri" w:hAnsi="Calibri" w:cs="Calibri"/>
          <w:sz w:val="24"/>
          <w:szCs w:val="24"/>
          <w:lang w:val="en-US"/>
        </w:rPr>
        <w:t>5</w:t>
      </w:r>
      <w:r w:rsidR="00C961D5">
        <w:rPr>
          <w:rFonts w:ascii="Calibri" w:hAnsi="Calibri" w:cs="Calibri"/>
          <w:sz w:val="24"/>
          <w:szCs w:val="24"/>
          <w:lang w:val="en-US"/>
        </w:rPr>
        <w:t xml:space="preserve">) </w:t>
      </w:r>
      <w:r w:rsidR="00C86A80">
        <w:rPr>
          <w:rFonts w:ascii="Calibri" w:hAnsi="Calibri" w:cs="Calibri"/>
          <w:sz w:val="24"/>
          <w:szCs w:val="24"/>
          <w:lang w:val="en-US"/>
        </w:rPr>
        <w:t xml:space="preserve">change in perennial weed abundance, and </w:t>
      </w:r>
      <w:r w:rsidR="00C961D5">
        <w:rPr>
          <w:rFonts w:ascii="Calibri" w:hAnsi="Calibri" w:cs="Calibri"/>
          <w:sz w:val="24"/>
          <w:szCs w:val="24"/>
          <w:lang w:val="en-US"/>
        </w:rPr>
        <w:t>(</w:t>
      </w:r>
      <w:r w:rsidR="007F0A50">
        <w:rPr>
          <w:rFonts w:ascii="Calibri" w:hAnsi="Calibri" w:cs="Calibri"/>
          <w:sz w:val="24"/>
          <w:szCs w:val="24"/>
          <w:lang w:val="en-US"/>
        </w:rPr>
        <w:t>6</w:t>
      </w:r>
      <w:r w:rsidR="00C961D5">
        <w:rPr>
          <w:rFonts w:ascii="Calibri" w:hAnsi="Calibri" w:cs="Calibri"/>
          <w:sz w:val="24"/>
          <w:szCs w:val="24"/>
          <w:lang w:val="en-US"/>
        </w:rPr>
        <w:t xml:space="preserve">) </w:t>
      </w:r>
      <w:r w:rsidR="00CB0057">
        <w:rPr>
          <w:rFonts w:ascii="Calibri" w:hAnsi="Calibri" w:cs="Calibri"/>
          <w:sz w:val="24"/>
          <w:szCs w:val="24"/>
          <w:lang w:val="en-US"/>
        </w:rPr>
        <w:t>pesticide toxicity loads</w:t>
      </w:r>
      <w:r w:rsidRPr="00B730C3">
        <w:rPr>
          <w:rFonts w:ascii="Calibri" w:hAnsi="Calibri" w:cs="Calibri"/>
          <w:sz w:val="24"/>
          <w:szCs w:val="24"/>
          <w:lang w:val="en-US"/>
        </w:rPr>
        <w:t xml:space="preserve">. </w:t>
      </w:r>
    </w:p>
    <w:p w14:paraId="633F006E" w14:textId="77777777" w:rsidR="00EB5C1D" w:rsidRDefault="00EB5C1D" w:rsidP="00B730C3">
      <w:pPr>
        <w:autoSpaceDE w:val="0"/>
        <w:autoSpaceDN w:val="0"/>
        <w:adjustRightInd w:val="0"/>
        <w:spacing w:after="0" w:line="240" w:lineRule="auto"/>
        <w:jc w:val="both"/>
        <w:rPr>
          <w:rFonts w:ascii="Calibri" w:hAnsi="Calibri" w:cs="Calibri"/>
          <w:sz w:val="24"/>
          <w:szCs w:val="24"/>
          <w:lang w:val="en-US"/>
        </w:rPr>
      </w:pPr>
    </w:p>
    <w:p w14:paraId="421B732B" w14:textId="77777777" w:rsidR="00CA0294" w:rsidRDefault="00B730C3" w:rsidP="00B730C3">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the site’s driest (2018) and wettest (2019) growing seasons in 30 years. </w:t>
      </w:r>
      <w:r w:rsidR="00885DCB">
        <w:rPr>
          <w:rFonts w:ascii="Calibri" w:hAnsi="Calibri" w:cs="Calibri"/>
          <w:sz w:val="24"/>
          <w:szCs w:val="24"/>
          <w:lang w:val="en-US"/>
        </w:rPr>
        <w:t>S</w:t>
      </w:r>
      <w:r w:rsidRPr="00B730C3">
        <w:rPr>
          <w:rFonts w:ascii="Calibri" w:hAnsi="Calibri" w:cs="Calibri"/>
          <w:sz w:val="24"/>
          <w:szCs w:val="24"/>
          <w:lang w:val="en-US"/>
        </w:rPr>
        <w:t>oil cover remained stable (~75%) across treatments and years</w:t>
      </w:r>
      <w:r w:rsidR="00BC4FB8">
        <w:rPr>
          <w:rFonts w:ascii="Calibri" w:hAnsi="Calibri" w:cs="Calibri"/>
          <w:sz w:val="24"/>
          <w:szCs w:val="24"/>
          <w:lang w:val="en-US"/>
        </w:rPr>
        <w:t>, while fall biomass varied</w:t>
      </w:r>
      <w:r w:rsidRPr="00B730C3">
        <w:rPr>
          <w:rFonts w:ascii="Calibri" w:hAnsi="Calibri" w:cs="Calibri"/>
          <w:sz w:val="24"/>
          <w:szCs w:val="24"/>
          <w:lang w:val="en-US"/>
        </w:rPr>
        <w:t xml:space="preserve">. </w:t>
      </w:r>
      <w:r w:rsidR="005D1C4B">
        <w:rPr>
          <w:rFonts w:ascii="Calibri" w:hAnsi="Calibri" w:cs="Calibri"/>
          <w:sz w:val="24"/>
          <w:szCs w:val="24"/>
          <w:lang w:val="en-US"/>
        </w:rPr>
        <w:t xml:space="preserve">Only </w:t>
      </w:r>
      <w:r w:rsidR="00BC4FB8">
        <w:rPr>
          <w:rFonts w:ascii="Calibri" w:hAnsi="Calibri" w:cs="Calibri"/>
          <w:sz w:val="24"/>
          <w:szCs w:val="24"/>
          <w:lang w:val="en-US"/>
        </w:rPr>
        <w:t xml:space="preserve">the </w:t>
      </w:r>
      <w:r w:rsidR="005D1C4B">
        <w:rPr>
          <w:rFonts w:ascii="Calibri" w:hAnsi="Calibri" w:cs="Calibri"/>
          <w:sz w:val="24"/>
          <w:szCs w:val="24"/>
          <w:lang w:val="en-US"/>
        </w:rPr>
        <w:t>radish cover crops consistently increased fall biomass compared to the no-cover control</w:t>
      </w:r>
      <w:r w:rsidR="00171A78">
        <w:rPr>
          <w:rFonts w:ascii="Calibri" w:hAnsi="Calibri" w:cs="Calibri"/>
          <w:sz w:val="24"/>
          <w:szCs w:val="24"/>
          <w:lang w:val="en-US"/>
        </w:rPr>
        <w:t xml:space="preserve">. In every system and environment, </w:t>
      </w:r>
      <w:r w:rsidR="0047621A">
        <w:rPr>
          <w:rFonts w:ascii="Calibri" w:hAnsi="Calibri" w:cs="Calibri"/>
          <w:sz w:val="24"/>
          <w:szCs w:val="24"/>
          <w:lang w:val="en-US"/>
        </w:rPr>
        <w:t xml:space="preserve">mid-season planted </w:t>
      </w:r>
      <w:r w:rsidR="00171A78">
        <w:rPr>
          <w:rFonts w:ascii="Calibri" w:hAnsi="Calibri" w:cs="Calibri"/>
          <w:sz w:val="24"/>
          <w:szCs w:val="24"/>
          <w:lang w:val="en-US"/>
        </w:rPr>
        <w:t>r</w:t>
      </w:r>
      <w:r w:rsidRPr="00B730C3">
        <w:rPr>
          <w:rFonts w:ascii="Calibri" w:hAnsi="Calibri" w:cs="Calibri"/>
          <w:sz w:val="24"/>
          <w:szCs w:val="24"/>
          <w:lang w:val="en-US"/>
        </w:rPr>
        <w:t xml:space="preserve">adish cover crops contributed over 50% of total fall biomass, while </w:t>
      </w:r>
      <w:r w:rsidR="00321061">
        <w:rPr>
          <w:rFonts w:ascii="Calibri" w:hAnsi="Calibri" w:cs="Calibri"/>
          <w:sz w:val="24"/>
          <w:szCs w:val="24"/>
          <w:lang w:val="en-US"/>
        </w:rPr>
        <w:t>even within a planting date contributions</w:t>
      </w:r>
      <w:r w:rsidR="008F6C0B">
        <w:rPr>
          <w:rFonts w:ascii="Calibri" w:hAnsi="Calibri" w:cs="Calibri"/>
          <w:sz w:val="24"/>
          <w:szCs w:val="24"/>
          <w:lang w:val="en-US"/>
        </w:rPr>
        <w:t xml:space="preserve"> to fall biomass</w:t>
      </w:r>
      <w:r w:rsidR="00321061">
        <w:rPr>
          <w:rFonts w:ascii="Calibri" w:hAnsi="Calibri" w:cs="Calibri"/>
          <w:sz w:val="24"/>
          <w:szCs w:val="24"/>
          <w:lang w:val="en-US"/>
        </w:rPr>
        <w:t xml:space="preserve"> from the mixes varied widely</w:t>
      </w:r>
      <w:r w:rsidR="00BC4FB8">
        <w:rPr>
          <w:rFonts w:ascii="Calibri" w:hAnsi="Calibri" w:cs="Calibri"/>
          <w:sz w:val="24"/>
          <w:szCs w:val="24"/>
          <w:lang w:val="en-US"/>
        </w:rPr>
        <w:t xml:space="preserve"> </w:t>
      </w:r>
      <w:r w:rsidR="00BC4FB8" w:rsidRPr="00B730C3">
        <w:rPr>
          <w:rFonts w:ascii="Calibri" w:hAnsi="Calibri" w:cs="Calibri"/>
          <w:sz w:val="24"/>
          <w:szCs w:val="24"/>
          <w:lang w:val="en-US"/>
        </w:rPr>
        <w:t>(0–80%)</w:t>
      </w:r>
      <w:r w:rsidR="00321061">
        <w:rPr>
          <w:rFonts w:ascii="Calibri" w:hAnsi="Calibri" w:cs="Calibri"/>
          <w:sz w:val="24"/>
          <w:szCs w:val="24"/>
          <w:lang w:val="en-US"/>
        </w:rPr>
        <w:t xml:space="preserve"> by</w:t>
      </w:r>
      <w:r w:rsidR="00885DCB">
        <w:rPr>
          <w:rFonts w:ascii="Calibri" w:hAnsi="Calibri" w:cs="Calibri"/>
          <w:sz w:val="24"/>
          <w:szCs w:val="24"/>
          <w:lang w:val="en-US"/>
        </w:rPr>
        <w:t xml:space="preserve"> year</w:t>
      </w:r>
      <w:r w:rsidR="00BC4FB8">
        <w:rPr>
          <w:rFonts w:ascii="Calibri" w:hAnsi="Calibri" w:cs="Calibri"/>
          <w:sz w:val="24"/>
          <w:szCs w:val="24"/>
          <w:lang w:val="en-US"/>
        </w:rPr>
        <w:t xml:space="preserve">, </w:t>
      </w:r>
      <w:r w:rsidR="00885DCB">
        <w:rPr>
          <w:rFonts w:ascii="Calibri" w:hAnsi="Calibri" w:cs="Calibri"/>
          <w:sz w:val="24"/>
          <w:szCs w:val="24"/>
          <w:lang w:val="en-US"/>
        </w:rPr>
        <w:t xml:space="preserve">cropping system </w:t>
      </w:r>
      <w:r w:rsidR="00BC4FB8">
        <w:rPr>
          <w:rFonts w:ascii="Calibri" w:hAnsi="Calibri" w:cs="Calibri"/>
          <w:sz w:val="24"/>
          <w:szCs w:val="24"/>
          <w:lang w:val="en-US"/>
        </w:rPr>
        <w:t>and their interaction</w:t>
      </w:r>
      <w:r w:rsidRPr="00B730C3">
        <w:rPr>
          <w:rFonts w:ascii="Calibri" w:hAnsi="Calibri" w:cs="Calibri"/>
          <w:sz w:val="24"/>
          <w:szCs w:val="24"/>
          <w:lang w:val="en-US"/>
        </w:rPr>
        <w:t xml:space="preserve">. Radish treatments produced neutral vegetation communities, </w:t>
      </w:r>
      <w:r w:rsidR="008F6C0B">
        <w:rPr>
          <w:rFonts w:ascii="Calibri" w:hAnsi="Calibri" w:cs="Calibri"/>
          <w:sz w:val="24"/>
          <w:szCs w:val="24"/>
          <w:lang w:val="en-US"/>
        </w:rPr>
        <w:t>while</w:t>
      </w:r>
      <w:r w:rsidRPr="00B730C3">
        <w:rPr>
          <w:rFonts w:ascii="Calibri" w:hAnsi="Calibri" w:cs="Calibri"/>
          <w:sz w:val="24"/>
          <w:szCs w:val="24"/>
          <w:lang w:val="en-US"/>
        </w:rPr>
        <w:t xml:space="preserve"> the </w:t>
      </w:r>
      <w:r w:rsidR="007F0A50">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sidR="007F0A50">
        <w:rPr>
          <w:rFonts w:ascii="Calibri" w:hAnsi="Calibri" w:cs="Calibri"/>
          <w:sz w:val="24"/>
          <w:szCs w:val="24"/>
          <w:lang w:val="en-US"/>
        </w:rPr>
        <w:t xml:space="preserve">had species with </w:t>
      </w:r>
      <w:r w:rsidR="008F6C0B">
        <w:rPr>
          <w:rFonts w:ascii="Calibri" w:hAnsi="Calibri" w:cs="Calibri"/>
          <w:sz w:val="24"/>
          <w:szCs w:val="24"/>
          <w:lang w:val="en-US"/>
        </w:rPr>
        <w:t xml:space="preserve">potentially </w:t>
      </w:r>
      <w:r w:rsidRPr="00B730C3">
        <w:rPr>
          <w:rFonts w:ascii="Calibri" w:hAnsi="Calibri" w:cs="Calibri"/>
          <w:sz w:val="24"/>
          <w:szCs w:val="24"/>
          <w:lang w:val="en-US"/>
        </w:rPr>
        <w:t xml:space="preserve">high </w:t>
      </w:r>
      <w:r w:rsidR="000A3A67">
        <w:rPr>
          <w:rFonts w:ascii="Calibri" w:hAnsi="Calibri" w:cs="Calibri"/>
          <w:sz w:val="24"/>
          <w:szCs w:val="24"/>
          <w:lang w:val="en-US"/>
        </w:rPr>
        <w:t xml:space="preserve">ecological </w:t>
      </w:r>
      <w:r w:rsidRPr="00B730C3">
        <w:rPr>
          <w:rFonts w:ascii="Calibri" w:hAnsi="Calibri" w:cs="Calibri"/>
          <w:sz w:val="24"/>
          <w:szCs w:val="24"/>
          <w:lang w:val="en-US"/>
        </w:rPr>
        <w:t>benefit</w:t>
      </w:r>
      <w:r w:rsidR="000A3A67">
        <w:rPr>
          <w:rFonts w:ascii="Calibri" w:hAnsi="Calibri" w:cs="Calibri"/>
          <w:sz w:val="24"/>
          <w:szCs w:val="24"/>
          <w:lang w:val="en-US"/>
        </w:rPr>
        <w:t>s</w:t>
      </w:r>
      <w:r w:rsidR="00D6652C">
        <w:rPr>
          <w:rFonts w:ascii="Calibri" w:hAnsi="Calibri" w:cs="Calibri"/>
          <w:sz w:val="24"/>
          <w:szCs w:val="24"/>
          <w:lang w:val="en-US"/>
        </w:rPr>
        <w:t xml:space="preserve">. </w:t>
      </w:r>
    </w:p>
    <w:p w14:paraId="46A8AB30" w14:textId="77777777" w:rsidR="00CA0294" w:rsidRDefault="00CA0294" w:rsidP="00B730C3">
      <w:pPr>
        <w:autoSpaceDE w:val="0"/>
        <w:autoSpaceDN w:val="0"/>
        <w:adjustRightInd w:val="0"/>
        <w:spacing w:after="0" w:line="240" w:lineRule="auto"/>
        <w:jc w:val="both"/>
        <w:rPr>
          <w:rFonts w:ascii="Calibri" w:hAnsi="Calibri" w:cs="Calibri"/>
          <w:sz w:val="24"/>
          <w:szCs w:val="24"/>
          <w:lang w:val="en-US"/>
        </w:rPr>
      </w:pPr>
    </w:p>
    <w:p w14:paraId="7DF436E3" w14:textId="371B6585" w:rsidR="00CA0294" w:rsidRDefault="00CA0294"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Increasing tillage intensity of the system increased the number of </w:t>
      </w:r>
    </w:p>
    <w:p w14:paraId="475015E4" w14:textId="77777777" w:rsidR="001632C4" w:rsidRDefault="001632C4" w:rsidP="00B730C3">
      <w:pPr>
        <w:autoSpaceDE w:val="0"/>
        <w:autoSpaceDN w:val="0"/>
        <w:adjustRightInd w:val="0"/>
        <w:spacing w:after="0" w:line="240" w:lineRule="auto"/>
        <w:jc w:val="both"/>
        <w:rPr>
          <w:rFonts w:ascii="Calibri" w:hAnsi="Calibri" w:cs="Calibri"/>
          <w:sz w:val="24"/>
          <w:szCs w:val="24"/>
          <w:lang w:val="en-US"/>
        </w:rPr>
      </w:pPr>
    </w:p>
    <w:p w14:paraId="6F01360A" w14:textId="691A689B" w:rsidR="001632C4" w:rsidRDefault="001632C4"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As tillage intensity reduced, the likelihood of a spring weed being perennial increased significantly. It was 3.4 and 1.7 times higher in no-till compared to inversion, and 1.7 times higher in surface compared to inversion. </w:t>
      </w:r>
    </w:p>
    <w:p w14:paraId="3F6DB4B2" w14:textId="77777777" w:rsidR="001632C4" w:rsidRDefault="001632C4" w:rsidP="00B730C3">
      <w:pPr>
        <w:autoSpaceDE w:val="0"/>
        <w:autoSpaceDN w:val="0"/>
        <w:adjustRightInd w:val="0"/>
        <w:spacing w:after="0" w:line="240" w:lineRule="auto"/>
        <w:jc w:val="both"/>
        <w:rPr>
          <w:rFonts w:ascii="Calibri" w:hAnsi="Calibri" w:cs="Calibri"/>
          <w:sz w:val="24"/>
          <w:szCs w:val="24"/>
          <w:lang w:val="en-US"/>
        </w:rPr>
      </w:pPr>
    </w:p>
    <w:p w14:paraId="20F2AFA9" w14:textId="4FBC1811" w:rsidR="00B730C3" w:rsidRPr="00B730C3" w:rsidRDefault="00885DCB" w:rsidP="00B730C3">
      <w:p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 xml:space="preserve">Overall, across </w:t>
      </w:r>
      <w:r w:rsidR="00D6652C">
        <w:rPr>
          <w:rFonts w:ascii="Calibri" w:hAnsi="Calibri" w:cs="Calibri"/>
          <w:sz w:val="24"/>
          <w:szCs w:val="24"/>
          <w:lang w:val="en-US"/>
        </w:rPr>
        <w:t xml:space="preserve">tillage, residue, </w:t>
      </w:r>
      <w:r>
        <w:rPr>
          <w:rFonts w:ascii="Calibri" w:hAnsi="Calibri" w:cs="Calibri"/>
          <w:sz w:val="24"/>
          <w:szCs w:val="24"/>
          <w:lang w:val="en-US"/>
        </w:rPr>
        <w:t>and</w:t>
      </w:r>
      <w:r w:rsidR="00D6652C">
        <w:rPr>
          <w:rFonts w:ascii="Calibri" w:hAnsi="Calibri" w:cs="Calibri"/>
          <w:sz w:val="24"/>
          <w:szCs w:val="24"/>
          <w:lang w:val="en-US"/>
        </w:rPr>
        <w:t xml:space="preserve"> weather the mid-season planted radish exhibited the highest fall biomass, high crop yields,</w:t>
      </w:r>
      <w:r w:rsidR="007F0A50">
        <w:rPr>
          <w:rFonts w:ascii="Calibri" w:hAnsi="Calibri" w:cs="Calibri"/>
          <w:sz w:val="24"/>
          <w:szCs w:val="24"/>
          <w:lang w:val="en-US"/>
        </w:rPr>
        <w:t xml:space="preserve"> and no increase in perennial weeds compared to the no cover control,</w:t>
      </w:r>
      <w:r w:rsidR="00D6652C">
        <w:rPr>
          <w:rFonts w:ascii="Calibri" w:hAnsi="Calibri" w:cs="Calibri"/>
          <w:sz w:val="24"/>
          <w:szCs w:val="24"/>
          <w:lang w:val="en-US"/>
        </w:rPr>
        <w:t xml:space="preserve"> </w:t>
      </w:r>
      <w:r w:rsidR="00BC4FB8">
        <w:rPr>
          <w:rFonts w:ascii="Calibri" w:hAnsi="Calibri" w:cs="Calibri"/>
          <w:sz w:val="24"/>
          <w:szCs w:val="24"/>
          <w:lang w:val="en-US"/>
        </w:rPr>
        <w:t>but had</w:t>
      </w:r>
      <w:r w:rsidR="00D6652C">
        <w:rPr>
          <w:rFonts w:ascii="Calibri" w:hAnsi="Calibri" w:cs="Calibri"/>
          <w:sz w:val="24"/>
          <w:szCs w:val="24"/>
          <w:lang w:val="en-US"/>
        </w:rPr>
        <w:t xml:space="preserve"> </w:t>
      </w:r>
      <w:r w:rsidR="0057508E">
        <w:rPr>
          <w:rFonts w:ascii="Calibri" w:hAnsi="Calibri" w:cs="Calibri"/>
          <w:sz w:val="24"/>
          <w:szCs w:val="24"/>
          <w:lang w:val="en-US"/>
        </w:rPr>
        <w:t xml:space="preserve">moderate to </w:t>
      </w:r>
      <w:r w:rsidR="00BC4FB8">
        <w:rPr>
          <w:rFonts w:ascii="Calibri" w:hAnsi="Calibri" w:cs="Calibri"/>
          <w:sz w:val="24"/>
          <w:szCs w:val="24"/>
          <w:lang w:val="en-US"/>
        </w:rPr>
        <w:t xml:space="preserve">high pesticide toxicity loads and </w:t>
      </w:r>
      <w:r w:rsidR="00E814F8">
        <w:rPr>
          <w:rFonts w:ascii="Calibri" w:hAnsi="Calibri" w:cs="Calibri"/>
          <w:sz w:val="24"/>
          <w:szCs w:val="24"/>
          <w:lang w:val="en-US"/>
        </w:rPr>
        <w:t xml:space="preserve">produced fall vegetation with </w:t>
      </w:r>
      <w:r w:rsidR="00D6652C">
        <w:rPr>
          <w:rFonts w:ascii="Calibri" w:hAnsi="Calibri" w:cs="Calibri"/>
          <w:sz w:val="24"/>
          <w:szCs w:val="24"/>
          <w:lang w:val="en-US"/>
        </w:rPr>
        <w:t>low potential ecological value</w:t>
      </w:r>
      <w:r w:rsidR="00E814F8">
        <w:rPr>
          <w:rFonts w:ascii="Calibri" w:hAnsi="Calibri" w:cs="Calibri"/>
          <w:sz w:val="24"/>
          <w:szCs w:val="24"/>
          <w:lang w:val="en-US"/>
        </w:rPr>
        <w:t xml:space="preserve">. </w:t>
      </w:r>
      <w:r w:rsidR="007F0A50">
        <w:rPr>
          <w:rFonts w:ascii="Calibri" w:hAnsi="Calibri" w:cs="Calibri"/>
          <w:sz w:val="24"/>
          <w:szCs w:val="24"/>
          <w:lang w:val="en-US"/>
        </w:rPr>
        <w:t>Conversely, t</w:t>
      </w:r>
      <w:r w:rsidR="00D6652C">
        <w:rPr>
          <w:rFonts w:ascii="Calibri" w:hAnsi="Calibri" w:cs="Calibri"/>
          <w:sz w:val="24"/>
          <w:szCs w:val="24"/>
          <w:lang w:val="en-US"/>
        </w:rPr>
        <w:t xml:space="preserve">he early planted mix </w:t>
      </w:r>
      <w:r w:rsidR="00E814F8">
        <w:rPr>
          <w:rFonts w:ascii="Calibri" w:hAnsi="Calibri" w:cs="Calibri"/>
          <w:sz w:val="24"/>
          <w:szCs w:val="24"/>
          <w:lang w:val="en-US"/>
        </w:rPr>
        <w:t xml:space="preserve">had </w:t>
      </w:r>
      <w:r w:rsidR="00B07B57">
        <w:rPr>
          <w:rFonts w:ascii="Calibri" w:hAnsi="Calibri" w:cs="Calibri"/>
          <w:sz w:val="24"/>
          <w:szCs w:val="24"/>
          <w:lang w:val="en-US"/>
        </w:rPr>
        <w:t xml:space="preserve">low to moderate fall </w:t>
      </w:r>
      <w:r w:rsidR="00E814F8">
        <w:rPr>
          <w:rFonts w:ascii="Calibri" w:hAnsi="Calibri" w:cs="Calibri"/>
          <w:sz w:val="24"/>
          <w:szCs w:val="24"/>
          <w:lang w:val="en-US"/>
        </w:rPr>
        <w:t xml:space="preserve">biomass, </w:t>
      </w:r>
      <w:r w:rsidR="00B07B57">
        <w:rPr>
          <w:rFonts w:ascii="Calibri" w:hAnsi="Calibri" w:cs="Calibri"/>
          <w:sz w:val="24"/>
          <w:szCs w:val="24"/>
          <w:lang w:val="en-US"/>
        </w:rPr>
        <w:t>moderate</w:t>
      </w:r>
      <w:r w:rsidR="00E814F8">
        <w:rPr>
          <w:rFonts w:ascii="Calibri" w:hAnsi="Calibri" w:cs="Calibri"/>
          <w:sz w:val="24"/>
          <w:szCs w:val="24"/>
          <w:lang w:val="en-US"/>
        </w:rPr>
        <w:t xml:space="preserve"> crop yields, </w:t>
      </w:r>
      <w:r w:rsidR="00D6652C" w:rsidRPr="008F6C0B">
        <w:rPr>
          <w:rFonts w:ascii="Calibri" w:hAnsi="Calibri" w:cs="Calibri"/>
          <w:sz w:val="24"/>
          <w:szCs w:val="24"/>
          <w:highlight w:val="yellow"/>
          <w:lang w:val="en-US"/>
        </w:rPr>
        <w:t>x</w:t>
      </w:r>
      <w:r w:rsidR="00D6652C">
        <w:rPr>
          <w:rFonts w:ascii="Calibri" w:hAnsi="Calibri" w:cs="Calibri"/>
          <w:sz w:val="24"/>
          <w:szCs w:val="24"/>
          <w:lang w:val="en-US"/>
        </w:rPr>
        <w:t xml:space="preserve"> times more perennial weed</w:t>
      </w:r>
      <w:r w:rsidR="00ED39BC">
        <w:rPr>
          <w:rFonts w:ascii="Calibri" w:hAnsi="Calibri" w:cs="Calibri"/>
          <w:sz w:val="24"/>
          <w:szCs w:val="24"/>
          <w:lang w:val="en-US"/>
        </w:rPr>
        <w:t xml:space="preserve"> increases</w:t>
      </w:r>
      <w:r w:rsidR="00D6652C">
        <w:rPr>
          <w:rFonts w:ascii="Calibri" w:hAnsi="Calibri" w:cs="Calibri"/>
          <w:sz w:val="24"/>
          <w:szCs w:val="24"/>
          <w:lang w:val="en-US"/>
        </w:rPr>
        <w:t xml:space="preserve"> compared to other </w:t>
      </w:r>
      <w:r w:rsidR="00D6652C">
        <w:rPr>
          <w:rFonts w:ascii="Calibri" w:hAnsi="Calibri" w:cs="Calibri"/>
          <w:sz w:val="24"/>
          <w:szCs w:val="24"/>
          <w:lang w:val="en-US"/>
        </w:rPr>
        <w:lastRenderedPageBreak/>
        <w:t>treatments</w:t>
      </w:r>
      <w:r w:rsidR="005D1C4B">
        <w:rPr>
          <w:rFonts w:ascii="Calibri" w:hAnsi="Calibri" w:cs="Calibri"/>
          <w:sz w:val="24"/>
          <w:szCs w:val="24"/>
          <w:lang w:val="en-US"/>
        </w:rPr>
        <w:t>,</w:t>
      </w:r>
      <w:r w:rsidR="00E814F8">
        <w:rPr>
          <w:rFonts w:ascii="Calibri" w:hAnsi="Calibri" w:cs="Calibri"/>
          <w:sz w:val="24"/>
          <w:szCs w:val="24"/>
          <w:lang w:val="en-US"/>
        </w:rPr>
        <w:t xml:space="preserve"> but </w:t>
      </w:r>
      <w:r w:rsidR="00BC4FB8">
        <w:rPr>
          <w:rFonts w:ascii="Calibri" w:hAnsi="Calibri" w:cs="Calibri"/>
          <w:sz w:val="24"/>
          <w:szCs w:val="24"/>
          <w:lang w:val="en-US"/>
        </w:rPr>
        <w:t xml:space="preserve">had low pesticide toxicity loads and </w:t>
      </w:r>
      <w:r w:rsidR="00E814F8">
        <w:rPr>
          <w:rFonts w:ascii="Calibri" w:hAnsi="Calibri" w:cs="Calibri"/>
          <w:sz w:val="24"/>
          <w:szCs w:val="24"/>
          <w:lang w:val="en-US"/>
        </w:rPr>
        <w:t>supported fall vegetation that had high potential ecological value</w:t>
      </w:r>
      <w:r w:rsidR="00B730C3" w:rsidRPr="00B730C3">
        <w:rPr>
          <w:rFonts w:ascii="Calibri" w:hAnsi="Calibri" w:cs="Calibri"/>
          <w:sz w:val="24"/>
          <w:szCs w:val="24"/>
          <w:lang w:val="en-US"/>
        </w:rPr>
        <w:t>.</w:t>
      </w:r>
      <w:r w:rsidR="00E814F8">
        <w:rPr>
          <w:rFonts w:ascii="Calibri" w:hAnsi="Calibri" w:cs="Calibri"/>
          <w:sz w:val="24"/>
          <w:szCs w:val="24"/>
          <w:lang w:val="en-US"/>
        </w:rPr>
        <w:t xml:space="preserve"> </w:t>
      </w:r>
      <w:r w:rsidR="008F6C0B">
        <w:rPr>
          <w:rFonts w:ascii="Calibri" w:hAnsi="Calibri" w:cs="Calibri"/>
          <w:sz w:val="24"/>
          <w:szCs w:val="24"/>
          <w:lang w:val="en-US"/>
        </w:rPr>
        <w:t xml:space="preserve">In this region, </w:t>
      </w:r>
      <w:r w:rsidR="00ED39BC">
        <w:rPr>
          <w:rFonts w:ascii="Calibri" w:hAnsi="Calibri" w:cs="Calibri"/>
          <w:sz w:val="24"/>
          <w:szCs w:val="24"/>
          <w:lang w:val="en-US"/>
        </w:rPr>
        <w:t>mid-season planted radish cover crops may exhibit more consistent benefits across cropping systems and weather conditions compared to grass/clover mixtures</w:t>
      </w:r>
      <w:r w:rsidR="007F0A50">
        <w:rPr>
          <w:rFonts w:ascii="Calibri" w:hAnsi="Calibri" w:cs="Calibri"/>
          <w:sz w:val="24"/>
          <w:szCs w:val="24"/>
          <w:lang w:val="en-US"/>
        </w:rPr>
        <w:t>. T</w:t>
      </w:r>
      <w:r w:rsidR="00B730C3" w:rsidRPr="00B730C3">
        <w:rPr>
          <w:rFonts w:ascii="Calibri" w:hAnsi="Calibri" w:cs="Calibri"/>
          <w:sz w:val="24"/>
          <w:szCs w:val="24"/>
          <w:lang w:val="en-US"/>
        </w:rPr>
        <w:t>hese results underscore the complexity of defining ‘beneficial’ vegetation in agricultural systems</w:t>
      </w:r>
      <w:r w:rsidR="007F0A50">
        <w:rPr>
          <w:rFonts w:ascii="Calibri" w:hAnsi="Calibri" w:cs="Calibri"/>
          <w:sz w:val="24"/>
          <w:szCs w:val="24"/>
          <w:lang w:val="en-US"/>
        </w:rPr>
        <w:t xml:space="preserve"> when balancing multiple goals</w:t>
      </w:r>
      <w:r w:rsidR="00B730C3" w:rsidRPr="00B730C3">
        <w:rPr>
          <w:rFonts w:ascii="Calibri" w:hAnsi="Calibri" w:cs="Calibri"/>
          <w:sz w:val="24"/>
          <w:szCs w:val="24"/>
          <w:lang w:val="en-US"/>
        </w:rPr>
        <w:t xml:space="preserve">, highlighting the interplay between </w:t>
      </w:r>
      <w:r w:rsidR="005D1C4B">
        <w:rPr>
          <w:rFonts w:ascii="Calibri" w:hAnsi="Calibri" w:cs="Calibri"/>
          <w:sz w:val="24"/>
          <w:szCs w:val="24"/>
          <w:lang w:val="en-US"/>
        </w:rPr>
        <w:t xml:space="preserve">biophysical, </w:t>
      </w:r>
      <w:r w:rsidR="00B730C3" w:rsidRPr="00B730C3">
        <w:rPr>
          <w:rFonts w:ascii="Calibri" w:hAnsi="Calibri" w:cs="Calibri"/>
          <w:sz w:val="24"/>
          <w:szCs w:val="24"/>
          <w:lang w:val="en-US"/>
        </w:rPr>
        <w:t xml:space="preserve">ecological and agronomic </w:t>
      </w:r>
      <w:r w:rsidR="00ED39BC">
        <w:rPr>
          <w:rFonts w:ascii="Calibri" w:hAnsi="Calibri" w:cs="Calibri"/>
          <w:sz w:val="24"/>
          <w:szCs w:val="24"/>
          <w:lang w:val="en-US"/>
        </w:rPr>
        <w:t>outcomes</w:t>
      </w:r>
      <w:r w:rsidR="00B730C3" w:rsidRPr="00B730C3">
        <w:rPr>
          <w:rFonts w:ascii="Calibri" w:hAnsi="Calibri" w:cs="Calibri"/>
          <w:sz w:val="24"/>
          <w:szCs w:val="24"/>
          <w:lang w:val="en-US"/>
        </w:rPr>
        <w:t>.</w:t>
      </w:r>
    </w:p>
    <w:p w14:paraId="1949A2CA" w14:textId="77777777" w:rsidR="00B730C3" w:rsidRPr="00B730C3" w:rsidRDefault="00B730C3" w:rsidP="00B730C3">
      <w:pPr>
        <w:rPr>
          <w:rFonts w:ascii="Calibri" w:hAnsi="Calibri" w:cs="Calibri"/>
          <w:b/>
          <w:bCs/>
          <w:sz w:val="24"/>
          <w:szCs w:val="24"/>
          <w:lang w:val="en-US"/>
        </w:rPr>
      </w:pPr>
    </w:p>
    <w:p w14:paraId="38F6E24B" w14:textId="77777777" w:rsidR="00B730C3" w:rsidRPr="00B730C3" w:rsidRDefault="00B730C3" w:rsidP="00A70C8E">
      <w:pPr>
        <w:pStyle w:val="Heading1"/>
        <w:rPr>
          <w:lang w:val="en-US"/>
        </w:rPr>
      </w:pPr>
      <w:r w:rsidRPr="00B730C3">
        <w:rPr>
          <w:lang w:val="en-US"/>
        </w:rPr>
        <w:t>Introduction</w:t>
      </w:r>
    </w:p>
    <w:p w14:paraId="4CFD8E41" w14:textId="1558F80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266ADE">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(Wortman,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(Blaix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067D64">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Pr>
          <w:rFonts w:ascii="Calibri" w:hAnsi="Calibri" w:cs="Calibri"/>
          <w:sz w:val="24"/>
          <w:szCs w:val="24"/>
          <w:lang w:val="en-US"/>
        </w:rPr>
        <w:t xml:space="preserve"> </w:t>
      </w:r>
    </w:p>
    <w:p w14:paraId="0214F2DE" w14:textId="7F274219" w:rsidR="0057508E" w:rsidRDefault="0057508E" w:rsidP="00E752C9">
      <w:pPr>
        <w:rPr>
          <w:rFonts w:ascii="Calibri" w:hAnsi="Calibri" w:cs="Calibri"/>
          <w:sz w:val="24"/>
          <w:szCs w:val="24"/>
          <w:lang w:val="en-US"/>
        </w:rPr>
      </w:pPr>
      <w:r>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A9025D">
        <w:rPr>
          <w:rFonts w:ascii="Calibri" w:hAnsi="Calibri" w:cs="Calibri"/>
          <w:i/>
          <w:iCs/>
          <w:sz w:val="24"/>
          <w:szCs w:val="24"/>
          <w:lang w:val="en-US"/>
        </w:rPr>
        <w:t>However, weeds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xml:space="preserve">, and how reliable </w:t>
      </w:r>
      <w:r w:rsidR="00492550">
        <w:rPr>
          <w:rFonts w:ascii="Calibri" w:hAnsi="Calibri" w:cs="Calibri"/>
          <w:sz w:val="24"/>
          <w:szCs w:val="24"/>
          <w:lang w:val="en-US"/>
        </w:rPr>
        <w:lastRenderedPageBreak/>
        <w:t>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6946F225" w14:textId="12E95D24" w:rsidR="00997091" w:rsidRDefault="00F21B88" w:rsidP="00997091">
      <w:pPr>
        <w:pStyle w:val="ListParagraph"/>
        <w:numPr>
          <w:ilvl w:val="0"/>
          <w:numId w:val="2"/>
        </w:numPr>
        <w:rPr>
          <w:rFonts w:ascii="Calibri" w:hAnsi="Calibri" w:cs="Calibri"/>
          <w:sz w:val="24"/>
          <w:szCs w:val="24"/>
          <w:lang w:val="en-US"/>
        </w:rPr>
      </w:pPr>
      <w:r>
        <w:rPr>
          <w:rFonts w:ascii="Calibri" w:hAnsi="Calibri" w:cs="Calibri"/>
          <w:sz w:val="24"/>
          <w:szCs w:val="24"/>
          <w:lang w:val="en-US"/>
        </w:rPr>
        <w:t>Potential c</w:t>
      </w:r>
      <w:r w:rsidR="00A85527">
        <w:rPr>
          <w:rFonts w:ascii="Calibri" w:hAnsi="Calibri" w:cs="Calibri"/>
          <w:sz w:val="24"/>
          <w:szCs w:val="24"/>
          <w:lang w:val="en-US"/>
        </w:rPr>
        <w:t>ropping system services</w:t>
      </w:r>
    </w:p>
    <w:p w14:paraId="25E9EB30" w14:textId="56994691"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997091">
      <w:pPr>
        <w:pStyle w:val="ListParagraph"/>
        <w:numPr>
          <w:ilvl w:val="1"/>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63D9664C" w:rsidR="00275DFF" w:rsidRPr="00E519B2"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F73B12">
        <w:rPr>
          <w:rFonts w:ascii="Calibri" w:hAnsi="Calibri" w:cs="Calibri"/>
          <w:sz w:val="24"/>
          <w:szCs w:val="24"/>
          <w:lang w:val="en-US"/>
        </w:rPr>
        <w:t xml:space="preserve">We do not include the </w:t>
      </w:r>
      <w:r w:rsidR="00F21B88">
        <w:rPr>
          <w:rFonts w:ascii="Calibri" w:hAnsi="Calibri" w:cs="Calibri"/>
          <w:sz w:val="24"/>
          <w:szCs w:val="24"/>
          <w:lang w:val="en-US"/>
        </w:rPr>
        <w:t>economics of the various systems as a response variable for several reasons. Firstly, we chose to focus on the biophysical outcomes</w:t>
      </w:r>
      <w:r w:rsidR="005D79F2">
        <w:rPr>
          <w:rFonts w:ascii="Calibri" w:hAnsi="Calibri" w:cs="Calibri"/>
          <w:sz w:val="24"/>
          <w:szCs w:val="24"/>
          <w:lang w:val="en-US"/>
        </w:rPr>
        <w:t>, which do not vary based on sociopolitical conditions. Secondly, economic calculations in Denmark are complex due to the regulatory systems where</w:t>
      </w:r>
      <w:r w:rsidR="00F21B88">
        <w:rPr>
          <w:rFonts w:ascii="Calibri" w:hAnsi="Calibri" w:cs="Calibri"/>
          <w:sz w:val="24"/>
          <w:szCs w:val="24"/>
          <w:lang w:val="en-US"/>
        </w:rPr>
        <w:t xml:space="preserve"> </w:t>
      </w:r>
      <w:r w:rsidR="00F73B12">
        <w:rPr>
          <w:rFonts w:ascii="Calibri" w:hAnsi="Calibri" w:cs="Calibri"/>
          <w:sz w:val="24"/>
          <w:szCs w:val="24"/>
          <w:lang w:val="en-US"/>
        </w:rPr>
        <w:t>cover crop implementations may be mandatory and/or subsidized</w:t>
      </w:r>
      <w:r w:rsidR="00492550">
        <w:rPr>
          <w:rFonts w:ascii="Calibri" w:hAnsi="Calibri" w:cs="Calibri"/>
          <w:sz w:val="24"/>
          <w:szCs w:val="24"/>
          <w:lang w:val="en-US"/>
        </w:rPr>
        <w:t xml:space="preserve"> (CITE)</w:t>
      </w:r>
      <w:r w:rsidR="00F73B12">
        <w:rPr>
          <w:rFonts w:ascii="Calibri" w:hAnsi="Calibri" w:cs="Calibri"/>
          <w:sz w:val="24"/>
          <w:szCs w:val="24"/>
          <w:lang w:val="en-US"/>
        </w:rPr>
        <w:t xml:space="preserve">. </w:t>
      </w:r>
    </w:p>
    <w:p w14:paraId="5CD406A7" w14:textId="77777777" w:rsidR="00A70C8E" w:rsidRPr="00CF29E1" w:rsidRDefault="00A70C8E" w:rsidP="00A70C8E">
      <w:pPr>
        <w:pStyle w:val="Heading1"/>
        <w:rPr>
          <w:lang w:val="en-US"/>
        </w:rPr>
      </w:pPr>
      <w:r w:rsidRPr="00CF29E1">
        <w:rPr>
          <w:lang w:val="en-US"/>
        </w:rPr>
        <w:t>Materials and Methods</w:t>
      </w:r>
    </w:p>
    <w:p w14:paraId="4D101C38" w14:textId="77777777" w:rsidR="00A70C8E" w:rsidRPr="00CF29E1" w:rsidRDefault="00A70C8E" w:rsidP="00A70C8E">
      <w:pPr>
        <w:pStyle w:val="Heading2"/>
        <w:rPr>
          <w:lang w:val="en-US"/>
        </w:rPr>
      </w:pPr>
      <w:r w:rsidRPr="00CF29E1">
        <w:rPr>
          <w:lang w:val="en-US"/>
        </w:rPr>
        <w:t>Field management</w:t>
      </w:r>
    </w:p>
    <w:p w14:paraId="7E176B3A" w14:textId="2D5B3EC6"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CF29E1">
        <w:rPr>
          <w:color w:val="FF0000"/>
          <w:lang w:val="en-US"/>
        </w:rPr>
        <w:t>Averaged across the trial site</w:t>
      </w:r>
      <w:r w:rsidRPr="00CF29E1">
        <w:rPr>
          <w:lang w:val="en-US"/>
        </w:rPr>
        <w:t xml:space="preserve">, </w:t>
      </w:r>
      <w:commentRangeStart w:id="0"/>
      <w:r w:rsidRPr="00CF29E1">
        <w:rPr>
          <w:lang w:val="en-US"/>
        </w:rPr>
        <w:t>soil texture is 14.7% clay (&lt;2 mm), 13.7% silt (2-20 mm), 42.6% fine sand (20-200 mm), and 27% coarse sand (200-2000 mm), with 1.2% organic carbon content (0-25 cm).</w:t>
      </w:r>
      <w:commentRangeEnd w:id="0"/>
      <w:r>
        <w:rPr>
          <w:rStyle w:val="CommentReference"/>
        </w:rPr>
        <w:commentReference w:id="0"/>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0180ABA5" w:rsidR="007477A1" w:rsidRPr="001E07E9" w:rsidRDefault="007477A1" w:rsidP="007477A1">
      <w:pPr>
        <w:pStyle w:val="Heading3"/>
        <w:rPr>
          <w:lang w:val="en-US"/>
        </w:rPr>
      </w:pPr>
      <w:r w:rsidRPr="001E07E9">
        <w:rPr>
          <w:lang w:val="en-US"/>
        </w:rPr>
        <w:t>Study design</w:t>
      </w:r>
    </w:p>
    <w:p w14:paraId="63799CEF" w14:textId="61A399CD"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Pr="00CF29E1">
        <w:rPr>
          <w:lang w:val="en-US"/>
        </w:rPr>
        <w:t>straw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straw management composed the main-plot treatment. </w:t>
      </w:r>
      <w:r w:rsidR="0013795C">
        <w:rPr>
          <w:lang w:val="en-US"/>
        </w:rPr>
        <w:t xml:space="preserve">Three of the four tillage regimes were used for </w:t>
      </w:r>
      <w:r w:rsidR="0013795C">
        <w:rPr>
          <w:lang w:val="en-US"/>
        </w:rPr>
        <w:lastRenderedPageBreak/>
        <w:t xml:space="preserve">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 </w:t>
      </w:r>
    </w:p>
    <w:p w14:paraId="51C7E422" w14:textId="28615AAB" w:rsidR="007477A1" w:rsidRDefault="007477A1" w:rsidP="007477A1">
      <w:pPr>
        <w:pStyle w:val="Heading3"/>
        <w:rPr>
          <w:lang w:val="en-US"/>
        </w:rPr>
      </w:pPr>
      <w:r>
        <w:rPr>
          <w:lang w:val="en-US"/>
        </w:rPr>
        <w:t>Straw and tillage treatments</w:t>
      </w:r>
    </w:p>
    <w:p w14:paraId="4D24793F" w14:textId="4CF90444" w:rsidR="00844404" w:rsidRPr="003544E9" w:rsidRDefault="00A70C8E" w:rsidP="00844404">
      <w:pPr>
        <w:rPr>
          <w:lang w:val="en-US"/>
        </w:rPr>
      </w:pPr>
      <w:r w:rsidRPr="00922D1E">
        <w:rPr>
          <w:lang w:val="en-US"/>
        </w:rPr>
        <w:t xml:space="preserve">The same straw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straw-removal treatments, following harvest of a small grain the residue (e.g., straw) was removed using a </w:t>
      </w:r>
      <w:commentRangeStart w:id="1"/>
      <w:r w:rsidRPr="00922D1E">
        <w:rPr>
          <w:color w:val="FF0000"/>
          <w:lang w:val="en-US"/>
        </w:rPr>
        <w:t>MACHINE</w:t>
      </w:r>
      <w:commentRangeEnd w:id="1"/>
      <w:r w:rsidR="00782730">
        <w:rPr>
          <w:rStyle w:val="CommentReference"/>
        </w:rPr>
        <w:commentReference w:id="1"/>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of the biomass (</w:t>
      </w:r>
      <w:r w:rsidRPr="00922D1E">
        <w:rPr>
          <w:color w:val="FF0000"/>
          <w:lang w:val="en-US"/>
        </w:rPr>
        <w:t xml:space="preserve">do we have any pictures of the straw retained and straw removed treatments, so we can see </w:t>
      </w:r>
      <w:r w:rsidR="00782730">
        <w:rPr>
          <w:color w:val="FF0000"/>
          <w:lang w:val="en-US"/>
        </w:rPr>
        <w:t xml:space="preserve">how </w:t>
      </w:r>
      <w:r w:rsidRPr="00922D1E">
        <w:rPr>
          <w:color w:val="FF0000"/>
          <w:lang w:val="en-US"/>
        </w:rPr>
        <w:t>the ground was still covered by little bits of straw after straw removal?</w:t>
      </w:r>
      <w:r w:rsidR="00A32989">
        <w:rPr>
          <w:color w:val="FF0000"/>
          <w:lang w:val="en-US"/>
        </w:rPr>
        <w:t xml:space="preserve"> </w:t>
      </w:r>
      <w:commentRangeStart w:id="2"/>
      <w:r w:rsidR="00A32989">
        <w:rPr>
          <w:color w:val="FF0000"/>
          <w:lang w:val="en-US"/>
        </w:rPr>
        <w:t>CITE a CENTS modelling study</w:t>
      </w:r>
      <w:r w:rsidR="00F65982">
        <w:rPr>
          <w:color w:val="FF0000"/>
          <w:lang w:val="en-US"/>
        </w:rPr>
        <w:t xml:space="preserve"> for this 60% assumption</w:t>
      </w:r>
      <w:commentRangeEnd w:id="2"/>
      <w:r w:rsidR="0013795C">
        <w:rPr>
          <w:rStyle w:val="CommentReference"/>
        </w:rPr>
        <w:commentReference w:id="2"/>
      </w:r>
      <w:r>
        <w:rPr>
          <w:lang w:val="en-US"/>
        </w:rPr>
        <w:t>). In the straw-retained treatments, harvest residue was allowed to remain in the field.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3"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commentRangeStart w:id="4"/>
      <w:r w:rsidR="00844404">
        <w:rPr>
          <w:lang w:val="en-GB"/>
        </w:rPr>
        <w:t xml:space="preserve">8-10 cm </w:t>
      </w:r>
      <w:r w:rsidR="007E32D7">
        <w:rPr>
          <w:lang w:val="en-GB"/>
        </w:rPr>
        <w:t xml:space="preserve">in the spring </w:t>
      </w:r>
      <w:r w:rsidR="00844404">
        <w:rPr>
          <w:lang w:val="en-GB"/>
        </w:rPr>
        <w:t>before cash crop planting</w:t>
      </w:r>
      <w:commentRangeEnd w:id="4"/>
      <w:r w:rsidR="00D54833">
        <w:rPr>
          <w:rStyle w:val="CommentReference"/>
        </w:rPr>
        <w:commentReference w:id="4"/>
      </w:r>
      <w:r w:rsidR="00844404">
        <w:rPr>
          <w:lang w:val="en-GB"/>
        </w:rPr>
        <w:t xml:space="preserve">.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5"/>
      <w:r w:rsidR="00844404" w:rsidRPr="007653A2">
        <w:rPr>
          <w:color w:val="FF0000"/>
          <w:lang w:val="en-GB"/>
        </w:rPr>
        <w:t>faba beans</w:t>
      </w:r>
      <w:commentRangeEnd w:id="5"/>
      <w:r w:rsidR="00D54833">
        <w:rPr>
          <w:rStyle w:val="CommentReference"/>
        </w:rPr>
        <w:commentReference w:id="5"/>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6443DE49" w:rsidR="007477A1" w:rsidRPr="007653A2" w:rsidRDefault="007477A1" w:rsidP="007477A1">
      <w:pPr>
        <w:pStyle w:val="Heading3"/>
        <w:rPr>
          <w:ins w:id="6" w:author="Bo Melander" w:date="2025-02-11T13:10:00Z" w16du:dateUtc="2025-02-11T12:10:00Z"/>
          <w:lang w:val="en-GB"/>
        </w:rPr>
      </w:pPr>
      <w:r>
        <w:rPr>
          <w:lang w:val="en-GB"/>
        </w:rPr>
        <w:t>Cover crop treatments</w:t>
      </w:r>
    </w:p>
    <w:bookmarkEnd w:id="3"/>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266ADE" w14:paraId="69998B1C" w14:textId="77777777">
        <w:tc>
          <w:tcPr>
            <w:tcW w:w="1555" w:type="dxa"/>
            <w:vAlign w:val="center"/>
          </w:tcPr>
          <w:p w14:paraId="6025962E" w14:textId="0D8BBEA7" w:rsidR="00A70C8E" w:rsidRDefault="00A70C8E">
            <w:pPr>
              <w:jc w:val="center"/>
              <w:rPr>
                <w:lang w:val="en-US"/>
              </w:rPr>
            </w:pPr>
            <w:r>
              <w:rPr>
                <w:lang w:val="en-US"/>
              </w:rPr>
              <w:t>Mix</w:t>
            </w:r>
            <w:r w:rsidR="002C2250">
              <w:rPr>
                <w:lang w:val="en-US"/>
              </w:rPr>
              <w:t>E</w:t>
            </w:r>
            <w:r w:rsidR="00492550">
              <w:rPr>
                <w:lang w:val="en-US"/>
              </w:rPr>
              <w:t>arly</w:t>
            </w:r>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266ADE" w14:paraId="46A1FE34" w14:textId="77777777">
        <w:tc>
          <w:tcPr>
            <w:tcW w:w="1555" w:type="dxa"/>
            <w:vAlign w:val="center"/>
          </w:tcPr>
          <w:p w14:paraId="427A91FB" w14:textId="20334AB2" w:rsidR="00A70C8E" w:rsidRDefault="00A70C8E">
            <w:pPr>
              <w:jc w:val="center"/>
              <w:rPr>
                <w:lang w:val="en-US"/>
              </w:rPr>
            </w:pPr>
            <w:r>
              <w:rPr>
                <w:lang w:val="en-US"/>
              </w:rPr>
              <w:t>Mix</w:t>
            </w:r>
            <w:r w:rsidR="002C2250">
              <w:rPr>
                <w:lang w:val="en-US"/>
              </w:rPr>
              <w:t>M</w:t>
            </w:r>
            <w:r w:rsidR="00492550">
              <w:rPr>
                <w:lang w:val="en-US"/>
              </w:rPr>
              <w:t>id</w:t>
            </w:r>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266ADE" w14:paraId="49E1C5D0" w14:textId="77777777">
        <w:tc>
          <w:tcPr>
            <w:tcW w:w="1555" w:type="dxa"/>
            <w:vAlign w:val="center"/>
          </w:tcPr>
          <w:p w14:paraId="4FA1FCDD" w14:textId="2E10FF09" w:rsidR="00A70C8E" w:rsidRDefault="00A70C8E">
            <w:pPr>
              <w:jc w:val="center"/>
              <w:rPr>
                <w:lang w:val="en-US"/>
              </w:rPr>
            </w:pPr>
            <w:r>
              <w:rPr>
                <w:lang w:val="en-US"/>
              </w:rPr>
              <w:t>Rad</w:t>
            </w:r>
            <w:r w:rsidR="002C2250">
              <w:rPr>
                <w:lang w:val="en-US"/>
              </w:rPr>
              <w:t>M</w:t>
            </w:r>
            <w:r w:rsidR="00492550">
              <w:rPr>
                <w:lang w:val="en-US"/>
              </w:rPr>
              <w:t>id</w:t>
            </w:r>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266ADE" w14:paraId="5DB034BC" w14:textId="77777777">
        <w:tc>
          <w:tcPr>
            <w:tcW w:w="1555" w:type="dxa"/>
            <w:vAlign w:val="center"/>
          </w:tcPr>
          <w:p w14:paraId="756E9739" w14:textId="59D57588" w:rsidR="00A70C8E" w:rsidRDefault="00A70C8E">
            <w:pPr>
              <w:jc w:val="center"/>
              <w:rPr>
                <w:lang w:val="en-US"/>
              </w:rPr>
            </w:pPr>
            <w:r>
              <w:rPr>
                <w:lang w:val="en-US"/>
              </w:rPr>
              <w:lastRenderedPageBreak/>
              <w:t>Rad</w:t>
            </w:r>
            <w:r w:rsidR="002C2250">
              <w:rPr>
                <w:lang w:val="en-US"/>
              </w:rPr>
              <w:t>L</w:t>
            </w:r>
            <w:r w:rsidR="00492550">
              <w:rPr>
                <w:lang w:val="en-US"/>
              </w:rPr>
              <w:t>ate</w:t>
            </w:r>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r>
              <w:rPr>
                <w:lang w:val="en-US"/>
              </w:rPr>
              <w:t>NoCC</w:t>
            </w:r>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365E04D8" w:rsidR="007477A1" w:rsidRDefault="007477A1" w:rsidP="007477A1">
      <w:pPr>
        <w:pStyle w:val="Heading3"/>
        <w:rPr>
          <w:lang w:val="en-US"/>
        </w:rPr>
      </w:pPr>
      <w:r>
        <w:rPr>
          <w:lang w:val="en-GB"/>
        </w:rPr>
        <w:t>Fertilizer and herbicides</w:t>
      </w:r>
    </w:p>
    <w:p w14:paraId="7E4D905B" w14:textId="3C703EA2" w:rsidR="00A70C8E" w:rsidRDefault="00D54833" w:rsidP="00A70C8E">
      <w:pPr>
        <w:rPr>
          <w:lang w:val="en-GB"/>
        </w:rPr>
      </w:pPr>
      <w:r>
        <w:rPr>
          <w:lang w:val="en-US"/>
        </w:rPr>
        <w:t xml:space="preserve">Mineral fertilizer </w:t>
      </w:r>
      <w:commentRangeStart w:id="7"/>
      <w:r>
        <w:rPr>
          <w:lang w:val="en-US"/>
        </w:rPr>
        <w:t xml:space="preserve">was </w:t>
      </w:r>
      <w:r w:rsidR="007477A1">
        <w:rPr>
          <w:lang w:val="en-US"/>
        </w:rPr>
        <w:t xml:space="preserve">broadcast </w:t>
      </w:r>
      <w:commentRangeEnd w:id="7"/>
      <w:r w:rsidR="007477A1">
        <w:rPr>
          <w:rStyle w:val="CommentReference"/>
        </w:rPr>
        <w:commentReference w:id="7"/>
      </w:r>
      <w:r w:rsidR="007477A1">
        <w:rPr>
          <w:lang w:val="en-US"/>
        </w:rPr>
        <w:t>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8"/>
      <w:r w:rsidR="00AD5622" w:rsidRPr="00F65982">
        <w:rPr>
          <w:color w:val="FF0000"/>
          <w:lang w:val="en-GB"/>
        </w:rPr>
        <w:t>to….</w:t>
      </w:r>
      <w:commentRangeEnd w:id="8"/>
      <w:r w:rsidR="00AD5622" w:rsidRPr="00F65982">
        <w:rPr>
          <w:rStyle w:val="CommentReference"/>
          <w:color w:val="FF0000"/>
        </w:rPr>
        <w:commentReference w:id="8"/>
      </w:r>
      <w:r w:rsidR="00905DB0" w:rsidRPr="00F65982">
        <w:rPr>
          <w:color w:val="FF0000"/>
          <w:lang w:val="en-GB"/>
        </w:rPr>
        <w:t xml:space="preserve">. </w:t>
      </w:r>
      <w:bookmarkStart w:id="9"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9"/>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3E8F69A0"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 xml:space="preserve">growing season.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dragged through the experiment. </w:t>
      </w:r>
    </w:p>
    <w:p w14:paraId="2EE128BE" w14:textId="77777777" w:rsidR="00A70C8E" w:rsidRDefault="00A70C8E" w:rsidP="00A70C8E">
      <w:pPr>
        <w:rPr>
          <w:lang w:val="en-US"/>
        </w:rPr>
      </w:pPr>
      <w:r>
        <w:rPr>
          <w:lang w:val="en-US"/>
        </w:rPr>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77777777" w:rsidR="00A70C8E" w:rsidRDefault="00A70C8E" w:rsidP="00A70C8E">
      <w:pPr>
        <w:pStyle w:val="Heading2"/>
        <w:rPr>
          <w:lang w:val="en-US"/>
        </w:rPr>
      </w:pPr>
      <w:r>
        <w:rPr>
          <w:lang w:val="en-US"/>
        </w:rPr>
        <w:t>Measurements</w:t>
      </w:r>
    </w:p>
    <w:p w14:paraId="7C470746" w14:textId="77777777" w:rsidR="00A70C8E" w:rsidRDefault="00A70C8E" w:rsidP="00A70C8E">
      <w:pPr>
        <w:pStyle w:val="Heading3"/>
        <w:rPr>
          <w:lang w:val="en-US"/>
        </w:rPr>
      </w:pPr>
      <w:r>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10"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10"/>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lastRenderedPageBreak/>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F734CE">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266ADE" w14:paraId="113DFB5B" w14:textId="77777777" w:rsidTr="00F734CE">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266ADE"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7777777" w:rsidR="00997973" w:rsidRPr="00CE16B2" w:rsidRDefault="00997973" w:rsidP="007B22B0">
      <w:pPr>
        <w:pStyle w:val="Heading4"/>
        <w:rPr>
          <w:lang w:val="en-US"/>
        </w:rPr>
      </w:pPr>
      <w:r w:rsidRPr="00CE16B2">
        <w:rPr>
          <w:lang w:val="en-US"/>
        </w:rPr>
        <w:t xml:space="preserve">Fall </w:t>
      </w:r>
      <w:r>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7777777" w:rsidR="00A70C8E" w:rsidRPr="00CB0057" w:rsidRDefault="00A70C8E" w:rsidP="007B22B0">
      <w:pPr>
        <w:pStyle w:val="Heading4"/>
        <w:rPr>
          <w:lang w:val="en-US"/>
        </w:rPr>
      </w:pPr>
      <w:r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77777777" w:rsidR="00A70C8E" w:rsidRPr="00C86200" w:rsidRDefault="00A70C8E" w:rsidP="007B22B0">
      <w:pPr>
        <w:pStyle w:val="Heading4"/>
        <w:rPr>
          <w:lang w:val="en-US"/>
        </w:rPr>
      </w:pPr>
      <w:r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11"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 xml:space="preserve">affected by the earlier herbicide spring </w:t>
      </w:r>
      <w:r>
        <w:rPr>
          <w:lang w:val="en-US"/>
        </w:rPr>
        <w:lastRenderedPageBreak/>
        <w:t>applications</w:t>
      </w:r>
      <w:r w:rsidR="00FC50C6">
        <w:rPr>
          <w:lang w:val="en-US"/>
        </w:rPr>
        <w:t xml:space="preserve">, and the goal was to assess whether the previous fall vegetation resulted in carry-over effects that were detectable even after weed control measures. </w:t>
      </w:r>
    </w:p>
    <w:p w14:paraId="3E432932" w14:textId="78C77040" w:rsidR="00A70C8E" w:rsidRDefault="00997973" w:rsidP="007B22B0">
      <w:pPr>
        <w:pStyle w:val="Heading4"/>
        <w:rPr>
          <w:lang w:val="en-US"/>
        </w:rPr>
      </w:pPr>
      <w:bookmarkStart w:id="12" w:name="_Hlk194489208"/>
      <w:bookmarkStart w:id="13" w:name="_Hlk194489362"/>
      <w:r>
        <w:rPr>
          <w:lang w:val="en-US"/>
        </w:rPr>
        <w:t>P</w:t>
      </w:r>
      <w:r w:rsidR="00C86AE7">
        <w:rPr>
          <w:lang w:val="en-US"/>
        </w:rPr>
        <w:t>esticide toxicity, p</w:t>
      </w:r>
      <w:r>
        <w:rPr>
          <w:lang w:val="en-US"/>
        </w:rPr>
        <w:t xml:space="preserve">otential ecological value, </w:t>
      </w:r>
      <w:r w:rsidR="00C86AE7">
        <w:rPr>
          <w:lang w:val="en-US"/>
        </w:rPr>
        <w:t xml:space="preserve">and </w:t>
      </w:r>
      <w:r>
        <w:rPr>
          <w:lang w:val="en-US"/>
        </w:rPr>
        <w:t>agronomic harm</w:t>
      </w:r>
    </w:p>
    <w:bookmarkEnd w:id="12"/>
    <w:p w14:paraId="7D714056" w14:textId="7B9C8A2D" w:rsidR="00530874" w:rsidRDefault="007B22B0" w:rsidP="00CA5767">
      <w:pPr>
        <w:rPr>
          <w:lang w:val="en-US"/>
        </w:rPr>
      </w:pPr>
      <w:r>
        <w:rPr>
          <w:lang w:val="en-US"/>
        </w:rPr>
        <w:t xml:space="preserve">Herbicide use data was translated into potential pesticide load index (PLI) using the Danish-PLI methodology </w:t>
      </w:r>
      <w:r>
        <w:rPr>
          <w:lang w:val="en-US"/>
        </w:rPr>
        <w:fldChar w:fldCharType="begin"/>
      </w:r>
      <w:r>
        <w:rPr>
          <w:lang w:val="en-US"/>
        </w:rPr>
        <w:instrText xml:space="preserve"> ADDIN ZOTERO_ITEM CSL_CITATION {"citationID":"pMYBOUYz","properties":{"formattedCitation":"(Kudsk et al., 2018)","plainCitation":"(Kudsk et al., 2018)","noteIndex":0},"citationItems":[{"id":49,"uris":["http://zotero.org/users/3599437/items/NAVLB2GA"],"itemData":{"id":49,"type":"article-journal","abstract":"Pesticides provide growers with an effective tool for the control of damaging crop pests preventing yield losses that could jeopardise food security. In recent years the potentially adverse effects of their use on human health and the environment has received increasing attention by the public and the competent authorities. In this context reliable pesticide risk indicators are pivotal to assess the potential risk associated with the use of pesticide. Several pesticide risk indicators, serving various purposes, have been developed over the years. Recently, a new pesticide risk indicator, the Pesticide Load (PL), was introduced in Denmark. The PL has replaced the Treatment Frequency Index (TFI) as the official pesticide risk indicator. The PL consists of three sub-indicators for human health, ecotoxicology and environmental fate, respectively. For each of the three sub-indicators a pesticide load (PL) is calculated and expressed as the PL per unit commercial product (kg, L or tablet). PL for human health (PLHH) is based on the risk phrases on the product label, while PL for ecotoxicology (PLECO) is calculated on basis of the LC/LD/EC50 values of the active ingredients for acute toxicity to mammals, birds, fish, daphnia, algae, aquatic plants, earthworms and bees and NOEC values for chronic toxicity to fish, daphnia and earthworms. PL for environmental fate (PLFATE) is calculated on basis of the half-life in soil (DT50), the bioaccumulation factor (BCF) and the SCI-GROW index. PL does not consider the actual exposure, i.e. it reflects the relative risks associated with the use of pesticides. Besides using PL for monitoring the yearly trend in pesticide use and load, the PL was also used for setting up a new pesticide tax scheme and for setting quantitative reduction targets. In Denmark, it is now compulsory for farmers to upload their pesticide use data, i.e. the annual pesticide statistics and the calculation of the PL can be produced on basis of pesticide use data rather than sales data that may not reflect the actual use by farmers. Because pesticide use data is available for each farm, maps providing detailed information on pesticide use in different regions can be produced. From 2010/11 to 2013/14 only minor differences were observed in the PL and, overall, similar trends were observed for the PL and TFI. Significant geographical differences, which could be attributed to differences in crop rotations, were apparent when estimating PL for each of the four major groups of pesticides (herbicides, fungicides, insecticides and plant growth regulators). The maps produced from the pesticide use data revealed significant variation in PL for ecotoxicological effects on aqueous organisms and bees as well as environmental parameters such as leaching potential. It is suggested to use the maps to identify ‘hot spots’ and design monitoring programmes or to launch initiatives that can reduce the PL. By linking information on mode of action to each commercial pesticide product it was also possible to obtain detailed information on the use pattern of the various pesticide modes of action, which is relevant information assessing the risk of evolution of pesticide resistance.","container-title":"Land Use Policy","DOI":"10.1016/j.landusepol.2017.11.010","ISSN":"0264-8377","journalAbbreviation":"Land Use Policy","language":"en","page":"384-393","source":"ScienceDirect","title":"Pesticide Load—A new Danish pesticide risk indicator with multiple applications","volume":"70","author":[{"family":"Kudsk","given":"Per"},{"family":"Jørgensen","given":"Lise Nistrup"},{"family":"Ørum","given":"Jens Erik"}],"issued":{"date-parts":[["2018",1,1]]}}}],"schema":"https://github.com/citation-style-language/schema/raw/master/csl-citation.json"} </w:instrText>
      </w:r>
      <w:r>
        <w:rPr>
          <w:lang w:val="en-US"/>
        </w:rPr>
        <w:fldChar w:fldCharType="separate"/>
      </w:r>
      <w:r w:rsidRPr="00E3737B">
        <w:rPr>
          <w:rFonts w:ascii="Aptos" w:hAnsi="Aptos"/>
          <w:lang w:val="en-US"/>
        </w:rPr>
        <w:t>(Kudsk et al., 2018)</w:t>
      </w:r>
      <w:r>
        <w:rPr>
          <w:lang w:val="en-US"/>
        </w:rPr>
        <w:fldChar w:fldCharType="end"/>
      </w:r>
      <w:r>
        <w:rPr>
          <w:lang w:val="en-US"/>
        </w:rPr>
        <w:t xml:space="preserve">. </w:t>
      </w:r>
      <w:r w:rsidR="00206098">
        <w:rPr>
          <w:lang w:val="en-US"/>
        </w:rPr>
        <w:t>Potential e</w:t>
      </w:r>
      <w:r w:rsidR="00F65982">
        <w:rPr>
          <w:lang w:val="en-US"/>
        </w:rPr>
        <w:t xml:space="preserve">cological </w:t>
      </w:r>
      <w:r w:rsidR="00206098">
        <w:rPr>
          <w:lang w:val="en-US"/>
        </w:rPr>
        <w:t xml:space="preserve">value </w:t>
      </w:r>
      <w:r w:rsidR="001010BA">
        <w:rPr>
          <w:lang w:val="en-US"/>
        </w:rPr>
        <w:t>was</w:t>
      </w:r>
      <w:r w:rsidR="00F65982">
        <w:rPr>
          <w:lang w:val="en-US"/>
        </w:rPr>
        <w:t xml:space="preserve"> estimated using a methodology derived from that of Yvoz et al. 2021. </w:t>
      </w:r>
      <w:r w:rsidR="001010BA">
        <w:rPr>
          <w:lang w:val="en-US"/>
        </w:rPr>
        <w:t xml:space="preserve">Details on this calculation are presented in supplementary material, but briefly </w:t>
      </w:r>
      <w:r w:rsidR="00206098">
        <w:rPr>
          <w:lang w:val="en-US"/>
        </w:rPr>
        <w:t>t</w:t>
      </w:r>
      <w:r w:rsidR="00C06D19">
        <w:rPr>
          <w:lang w:val="en-US"/>
        </w:rPr>
        <w:t>wo</w:t>
      </w:r>
      <w:r w:rsidR="00553E7F">
        <w:rPr>
          <w:lang w:val="en-US"/>
        </w:rPr>
        <w:t xml:space="preserve"> indices were estimated</w:t>
      </w:r>
      <w:r w:rsidR="00C06D19">
        <w:rPr>
          <w:lang w:val="en-US"/>
        </w:rPr>
        <w:t xml:space="preserve">. The first,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750879">
        <w:rPr>
          <w:lang w:val="en-US"/>
        </w:rPr>
        <w:t>organisms</w:t>
      </w:r>
      <w:r w:rsidR="00C06D19">
        <w:rPr>
          <w:lang w:val="en-US"/>
        </w:rPr>
        <w:t xml:space="preserve">, 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997973">
        <w:rPr>
          <w:lang w:val="en-US"/>
        </w:rPr>
        <w:t xml:space="preserve">Plant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 to each of the 12 species in our dataset. For the four genuses</w:t>
      </w:r>
      <w:r w:rsidR="00FC50C6">
        <w:rPr>
          <w:lang w:val="en-US"/>
        </w:rPr>
        <w:t xml:space="preserve"> in our dataset</w:t>
      </w:r>
      <w:r w:rsidR="00997973">
        <w:rPr>
          <w:lang w:val="en-US"/>
        </w:rPr>
        <w:t xml:space="preserve">, the median value for all species reported in the database within that genus were used. </w:t>
      </w:r>
      <w:r w:rsidR="00CA5767">
        <w:rPr>
          <w:lang w:val="en-US"/>
        </w:rPr>
        <w:t xml:space="preserve">After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6D423D">
        <w:rPr>
          <w:lang w:val="en-US"/>
        </w:rPr>
        <w:t>value</w:t>
      </w:r>
      <w:r w:rsidR="00CA5767">
        <w:rPr>
          <w:lang w:val="en-US"/>
        </w:rPr>
        <w:t xml:space="preserve"> was assigned a value of 1, and the minimum a value of 0. 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CA5767">
        <w:rPr>
          <w:lang w:val="en-US"/>
        </w:rPr>
        <w:t>.</w:t>
      </w:r>
      <w:r w:rsidR="006D423D">
        <w:rPr>
          <w:lang w:val="en-US"/>
        </w:rPr>
        <w:t xml:space="preserve"> These 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w:t>
      </w:r>
      <w:r w:rsidR="006D423D">
        <w:rPr>
          <w:lang w:val="en-US"/>
        </w:rPr>
        <w:t xml:space="preserve">potential </w:t>
      </w:r>
      <w:r w:rsidR="00530874">
        <w:rPr>
          <w:lang w:val="en-US"/>
        </w:rPr>
        <w:t xml:space="preserve">contributions to organisms. </w:t>
      </w:r>
      <w:r w:rsidR="006D423D">
        <w:rPr>
          <w:lang w:val="en-US"/>
        </w:rPr>
        <w:t xml:space="preserve">For the ‘synthesis’ analysis, </w:t>
      </w:r>
      <w:r w:rsidR="001451D4">
        <w:rPr>
          <w:lang w:val="en-US"/>
        </w:rPr>
        <w:t xml:space="preserve">the maximum value between the benefit to pollinators and contribution to organisms was </w:t>
      </w:r>
      <w:r w:rsidR="006D423D">
        <w:rPr>
          <w:lang w:val="en-US"/>
        </w:rPr>
        <w:t>used to represent the community’s potential ‘ecological benefits’</w:t>
      </w:r>
      <w:r w:rsidR="001451D4">
        <w:rPr>
          <w:lang w:val="en-US"/>
        </w:rPr>
        <w:t>.</w:t>
      </w:r>
    </w:p>
    <w:bookmarkEnd w:id="13"/>
    <w:p w14:paraId="37219B3E" w14:textId="77777777" w:rsidR="007E58F7" w:rsidRDefault="007E58F7" w:rsidP="007E58F7">
      <w:pPr>
        <w:pStyle w:val="Heading3"/>
        <w:rPr>
          <w:lang w:val="en-GB"/>
        </w:rPr>
      </w:pPr>
      <w:r>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w:t>
      </w:r>
      <w:r>
        <w:rPr>
          <w:lang w:val="en-GB"/>
        </w:rPr>
        <w:lastRenderedPageBreak/>
        <w:t>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753BB61B" w:rsidR="00266ADE" w:rsidRDefault="00266ADE" w:rsidP="00266ADE">
      <w:pPr>
        <w:pStyle w:val="Heading3"/>
        <w:rPr>
          <w:lang w:val="en-GB"/>
        </w:rPr>
      </w:pPr>
      <w:r>
        <w:rPr>
          <w:lang w:val="en-GB"/>
        </w:rPr>
        <w:t>Comparisons</w:t>
      </w:r>
    </w:p>
    <w:p w14:paraId="677D048B" w14:textId="77777777" w:rsidR="00385D27"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E7709D">
        <w:rPr>
          <w:lang w:val="en-GB"/>
        </w:rPr>
        <w:t xml:space="preserve"> </w:t>
      </w:r>
      <w:r w:rsidR="00385D27">
        <w:rPr>
          <w:lang w:val="en-GB"/>
        </w:rPr>
        <w:t xml:space="preserve">xxx. </w:t>
      </w:r>
    </w:p>
    <w:p w14:paraId="62C413E8" w14:textId="5A722186" w:rsidR="004E103B" w:rsidRDefault="00266ADE" w:rsidP="00266ADE">
      <w:pPr>
        <w:rPr>
          <w:lang w:val="en-GB"/>
        </w:rPr>
      </w:pPr>
      <w:r>
        <w:rPr>
          <w:lang w:val="en-GB"/>
        </w:rPr>
        <w:t xml:space="preserve">assigned weightings to </w:t>
      </w:r>
      <w:r w:rsidR="002B6A3D">
        <w:rPr>
          <w:lang w:val="en-GB"/>
        </w:rPr>
        <w:t xml:space="preserve">five </w:t>
      </w:r>
      <w:r w:rsidR="004E103B">
        <w:rPr>
          <w:lang w:val="en-GB"/>
        </w:rPr>
        <w:t xml:space="preserve">outcomes measured in the present study, chosen to </w:t>
      </w:r>
      <w:r w:rsidR="002B6A3D">
        <w:rPr>
          <w:lang w:val="en-GB"/>
        </w:rPr>
        <w:t>represent f</w:t>
      </w:r>
      <w:r w:rsidR="004E103B">
        <w:rPr>
          <w:lang w:val="en-GB"/>
        </w:rPr>
        <w:t>our</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ologies as identified and described by</w:t>
      </w:r>
      <w:r w:rsidR="00E7709D">
        <w:rPr>
          <w:lang w:val="en-GB"/>
        </w:rPr>
        <w:t xml:space="preserve">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tbl>
      <w:tblPr>
        <w:tblStyle w:val="TableGrid"/>
        <w:tblW w:w="0" w:type="auto"/>
        <w:tblLook w:val="04A0" w:firstRow="1" w:lastRow="0" w:firstColumn="1" w:lastColumn="0" w:noHBand="0" w:noVBand="1"/>
      </w:tblPr>
      <w:tblGrid>
        <w:gridCol w:w="1720"/>
        <w:gridCol w:w="1472"/>
        <w:gridCol w:w="1457"/>
        <w:gridCol w:w="1455"/>
        <w:gridCol w:w="1484"/>
        <w:gridCol w:w="1428"/>
      </w:tblGrid>
      <w:tr w:rsidR="004E103B" w14:paraId="2482D11D" w14:textId="77777777" w:rsidTr="007D3155">
        <w:tc>
          <w:tcPr>
            <w:tcW w:w="1720" w:type="dxa"/>
          </w:tcPr>
          <w:p w14:paraId="06F9757C" w14:textId="7636EA83" w:rsidR="004E103B" w:rsidRDefault="004E103B" w:rsidP="00266ADE">
            <w:pPr>
              <w:rPr>
                <w:lang w:val="en-GB"/>
              </w:rPr>
            </w:pPr>
            <w:r>
              <w:rPr>
                <w:lang w:val="en-GB"/>
              </w:rPr>
              <w:t>Farmer type</w:t>
            </w:r>
          </w:p>
        </w:tc>
        <w:tc>
          <w:tcPr>
            <w:tcW w:w="1472" w:type="dxa"/>
          </w:tcPr>
          <w:p w14:paraId="2B1CC57A" w14:textId="4E5603CC" w:rsidR="004E103B" w:rsidRDefault="004E103B" w:rsidP="00266ADE">
            <w:pPr>
              <w:rPr>
                <w:lang w:val="en-GB"/>
              </w:rPr>
            </w:pPr>
            <w:r>
              <w:rPr>
                <w:lang w:val="en-GB"/>
              </w:rPr>
              <w:t>Profit motivations</w:t>
            </w:r>
          </w:p>
        </w:tc>
        <w:tc>
          <w:tcPr>
            <w:tcW w:w="1457" w:type="dxa"/>
          </w:tcPr>
          <w:p w14:paraId="09D0B257" w14:textId="1267CFD7" w:rsidR="004E103B" w:rsidRDefault="004E103B" w:rsidP="00266ADE">
            <w:pPr>
              <w:rPr>
                <w:lang w:val="en-GB"/>
              </w:rPr>
            </w:pPr>
            <w:r>
              <w:rPr>
                <w:lang w:val="en-GB"/>
              </w:rPr>
              <w:t>Agronomic impacts</w:t>
            </w:r>
          </w:p>
        </w:tc>
        <w:tc>
          <w:tcPr>
            <w:tcW w:w="1455" w:type="dxa"/>
          </w:tcPr>
          <w:p w14:paraId="26565EFE" w14:textId="6BFE4464" w:rsidR="004E103B" w:rsidRDefault="004E103B" w:rsidP="00266ADE">
            <w:pPr>
              <w:rPr>
                <w:lang w:val="en-GB"/>
              </w:rPr>
            </w:pPr>
            <w:r>
              <w:rPr>
                <w:lang w:val="en-GB"/>
              </w:rPr>
              <w:t>Regulatory</w:t>
            </w:r>
            <w:r w:rsidR="00BA2861">
              <w:rPr>
                <w:lang w:val="en-GB"/>
              </w:rPr>
              <w:t xml:space="preserve"> spirit</w:t>
            </w:r>
            <w:r>
              <w:rPr>
                <w:lang w:val="en-GB"/>
              </w:rPr>
              <w:t xml:space="preserve"> </w:t>
            </w:r>
          </w:p>
        </w:tc>
        <w:tc>
          <w:tcPr>
            <w:tcW w:w="1484" w:type="dxa"/>
          </w:tcPr>
          <w:p w14:paraId="5A86F044" w14:textId="6E8AEDCE" w:rsidR="004E103B" w:rsidRDefault="004E103B" w:rsidP="00266ADE">
            <w:pPr>
              <w:rPr>
                <w:lang w:val="en-GB"/>
              </w:rPr>
            </w:pPr>
            <w:r>
              <w:rPr>
                <w:lang w:val="en-GB"/>
              </w:rPr>
              <w:t xml:space="preserve">Stewardship </w:t>
            </w:r>
          </w:p>
        </w:tc>
        <w:tc>
          <w:tcPr>
            <w:tcW w:w="1428" w:type="dxa"/>
          </w:tcPr>
          <w:p w14:paraId="05BC512D" w14:textId="6FF09B57" w:rsidR="004E103B" w:rsidRDefault="00E7709D" w:rsidP="00266ADE">
            <w:pPr>
              <w:rPr>
                <w:lang w:val="en-GB"/>
              </w:rPr>
            </w:pPr>
            <w:r>
              <w:rPr>
                <w:lang w:val="en-GB"/>
              </w:rPr>
              <w:t>Identity</w:t>
            </w:r>
          </w:p>
        </w:tc>
      </w:tr>
      <w:tr w:rsidR="004E103B" w14:paraId="4DEAE695" w14:textId="77777777" w:rsidTr="007D3155">
        <w:tc>
          <w:tcPr>
            <w:tcW w:w="1720" w:type="dxa"/>
          </w:tcPr>
          <w:p w14:paraId="47AF1BD3" w14:textId="77777777" w:rsidR="004E103B" w:rsidRDefault="004E103B" w:rsidP="00266ADE">
            <w:pPr>
              <w:rPr>
                <w:lang w:val="en-GB"/>
              </w:rPr>
            </w:pPr>
          </w:p>
        </w:tc>
        <w:tc>
          <w:tcPr>
            <w:tcW w:w="1472" w:type="dxa"/>
          </w:tcPr>
          <w:p w14:paraId="23CB4758" w14:textId="48B540BB" w:rsidR="004E103B" w:rsidRDefault="004E103B" w:rsidP="00266ADE">
            <w:pPr>
              <w:rPr>
                <w:lang w:val="en-GB"/>
              </w:rPr>
            </w:pPr>
            <w:r>
              <w:rPr>
                <w:lang w:val="en-GB"/>
              </w:rPr>
              <w:t>Grain yield</w:t>
            </w:r>
          </w:p>
        </w:tc>
        <w:tc>
          <w:tcPr>
            <w:tcW w:w="1457" w:type="dxa"/>
          </w:tcPr>
          <w:p w14:paraId="487CBEB4" w14:textId="16A0D6C0" w:rsidR="004E103B" w:rsidRDefault="004E103B" w:rsidP="00266ADE">
            <w:pPr>
              <w:rPr>
                <w:lang w:val="en-GB"/>
              </w:rPr>
            </w:pPr>
            <w:r>
              <w:rPr>
                <w:lang w:val="en-GB"/>
              </w:rPr>
              <w:t>Spring perennial weed count</w:t>
            </w:r>
          </w:p>
        </w:tc>
        <w:tc>
          <w:tcPr>
            <w:tcW w:w="1455" w:type="dxa"/>
          </w:tcPr>
          <w:p w14:paraId="74ACE105" w14:textId="66B88E1A" w:rsidR="004E103B" w:rsidRDefault="004E103B" w:rsidP="00266ADE">
            <w:pPr>
              <w:rPr>
                <w:lang w:val="en-GB"/>
              </w:rPr>
            </w:pPr>
            <w:r>
              <w:rPr>
                <w:lang w:val="en-GB"/>
              </w:rPr>
              <w:t>Fall vegetation biomass</w:t>
            </w:r>
          </w:p>
        </w:tc>
        <w:tc>
          <w:tcPr>
            <w:tcW w:w="1484" w:type="dxa"/>
          </w:tcPr>
          <w:p w14:paraId="274170A8" w14:textId="74EDE5C4" w:rsidR="004E103B" w:rsidRDefault="004E103B" w:rsidP="00266ADE">
            <w:pPr>
              <w:rPr>
                <w:lang w:val="en-GB"/>
              </w:rPr>
            </w:pPr>
            <w:r>
              <w:rPr>
                <w:lang w:val="en-GB"/>
              </w:rPr>
              <w:t>E</w:t>
            </w:r>
            <w:r>
              <w:rPr>
                <w:lang w:val="en-GB"/>
              </w:rPr>
              <w:t>cosystem services of fall vegetation</w:t>
            </w:r>
          </w:p>
        </w:tc>
        <w:tc>
          <w:tcPr>
            <w:tcW w:w="1428" w:type="dxa"/>
          </w:tcPr>
          <w:p w14:paraId="148BAFFB" w14:textId="445C55D0" w:rsidR="004E103B" w:rsidRDefault="004E103B" w:rsidP="00266ADE">
            <w:pPr>
              <w:rPr>
                <w:lang w:val="en-GB"/>
              </w:rPr>
            </w:pPr>
            <w:r>
              <w:rPr>
                <w:lang w:val="en-GB"/>
              </w:rPr>
              <w:t>Pesticide toxicity loads</w:t>
            </w:r>
          </w:p>
        </w:tc>
      </w:tr>
      <w:tr w:rsidR="004E103B" w14:paraId="47BAF4C9" w14:textId="77777777" w:rsidTr="007D3155">
        <w:tc>
          <w:tcPr>
            <w:tcW w:w="1720" w:type="dxa"/>
          </w:tcPr>
          <w:p w14:paraId="499D0DFE" w14:textId="5154B3F2" w:rsidR="004E103B" w:rsidRDefault="004E103B" w:rsidP="00266ADE">
            <w:pPr>
              <w:rPr>
                <w:lang w:val="en-GB"/>
              </w:rPr>
            </w:pPr>
            <w:r>
              <w:rPr>
                <w:lang w:val="en-GB"/>
              </w:rPr>
              <w:t>Conservationist</w:t>
            </w:r>
          </w:p>
        </w:tc>
        <w:tc>
          <w:tcPr>
            <w:tcW w:w="1472" w:type="dxa"/>
          </w:tcPr>
          <w:p w14:paraId="292E958D" w14:textId="12896A3D" w:rsidR="004E103B" w:rsidRDefault="007D3155" w:rsidP="00266ADE">
            <w:pPr>
              <w:rPr>
                <w:lang w:val="en-GB"/>
              </w:rPr>
            </w:pPr>
            <w:r>
              <w:rPr>
                <w:lang w:val="en-GB"/>
              </w:rPr>
              <w:t>40</w:t>
            </w:r>
          </w:p>
        </w:tc>
        <w:tc>
          <w:tcPr>
            <w:tcW w:w="1457" w:type="dxa"/>
          </w:tcPr>
          <w:p w14:paraId="7B2C189D" w14:textId="7DB1EA50" w:rsidR="004E103B" w:rsidRDefault="00E7709D" w:rsidP="00266ADE">
            <w:pPr>
              <w:rPr>
                <w:lang w:val="en-GB"/>
              </w:rPr>
            </w:pPr>
            <w:r>
              <w:rPr>
                <w:lang w:val="en-GB"/>
              </w:rPr>
              <w:t>20</w:t>
            </w:r>
          </w:p>
        </w:tc>
        <w:tc>
          <w:tcPr>
            <w:tcW w:w="1455" w:type="dxa"/>
          </w:tcPr>
          <w:p w14:paraId="65B9296E" w14:textId="0EFB63CE" w:rsidR="004E103B" w:rsidRDefault="007D3155" w:rsidP="00266ADE">
            <w:pPr>
              <w:rPr>
                <w:lang w:val="en-GB"/>
              </w:rPr>
            </w:pPr>
            <w:r>
              <w:rPr>
                <w:lang w:val="en-GB"/>
              </w:rPr>
              <w:t>20</w:t>
            </w:r>
          </w:p>
        </w:tc>
        <w:tc>
          <w:tcPr>
            <w:tcW w:w="1484" w:type="dxa"/>
          </w:tcPr>
          <w:p w14:paraId="0B775E78" w14:textId="6B190969" w:rsidR="004E103B" w:rsidRDefault="007D3155" w:rsidP="00266ADE">
            <w:pPr>
              <w:rPr>
                <w:lang w:val="en-GB"/>
              </w:rPr>
            </w:pPr>
            <w:r>
              <w:rPr>
                <w:lang w:val="en-GB"/>
              </w:rPr>
              <w:t>1</w:t>
            </w:r>
            <w:r w:rsidR="004E103B">
              <w:rPr>
                <w:lang w:val="en-GB"/>
              </w:rPr>
              <w:t>0</w:t>
            </w:r>
          </w:p>
        </w:tc>
        <w:tc>
          <w:tcPr>
            <w:tcW w:w="1428" w:type="dxa"/>
          </w:tcPr>
          <w:p w14:paraId="7D6FDE95" w14:textId="01A5A652" w:rsidR="004E103B" w:rsidRDefault="007D3155" w:rsidP="00266ADE">
            <w:pPr>
              <w:rPr>
                <w:lang w:val="en-GB"/>
              </w:rPr>
            </w:pPr>
            <w:r>
              <w:rPr>
                <w:lang w:val="en-GB"/>
              </w:rPr>
              <w:t>1</w:t>
            </w:r>
            <w:r w:rsidR="004E103B">
              <w:rPr>
                <w:lang w:val="en-GB"/>
              </w:rPr>
              <w:t>0</w:t>
            </w:r>
          </w:p>
        </w:tc>
      </w:tr>
      <w:tr w:rsidR="004E103B" w14:paraId="7F969517" w14:textId="77777777" w:rsidTr="007D3155">
        <w:tc>
          <w:tcPr>
            <w:tcW w:w="1720" w:type="dxa"/>
          </w:tcPr>
          <w:p w14:paraId="6A4DAA32" w14:textId="3B16AB3A" w:rsidR="004E103B" w:rsidRDefault="007D3155" w:rsidP="00266ADE">
            <w:pPr>
              <w:rPr>
                <w:lang w:val="en-GB"/>
              </w:rPr>
            </w:pPr>
            <w:r>
              <w:rPr>
                <w:lang w:val="en-GB"/>
              </w:rPr>
              <w:t>Deliberative</w:t>
            </w:r>
          </w:p>
        </w:tc>
        <w:tc>
          <w:tcPr>
            <w:tcW w:w="1472" w:type="dxa"/>
          </w:tcPr>
          <w:p w14:paraId="40871E93" w14:textId="00619B20" w:rsidR="004E103B" w:rsidRDefault="007D3155" w:rsidP="00266ADE">
            <w:pPr>
              <w:rPr>
                <w:lang w:val="en-GB"/>
              </w:rPr>
            </w:pPr>
            <w:r>
              <w:rPr>
                <w:lang w:val="en-GB"/>
              </w:rPr>
              <w:t>40</w:t>
            </w:r>
          </w:p>
        </w:tc>
        <w:tc>
          <w:tcPr>
            <w:tcW w:w="1457" w:type="dxa"/>
          </w:tcPr>
          <w:p w14:paraId="1AACC226" w14:textId="096617FC" w:rsidR="004E103B" w:rsidRDefault="007D3155" w:rsidP="00266ADE">
            <w:pPr>
              <w:rPr>
                <w:lang w:val="en-GB"/>
              </w:rPr>
            </w:pPr>
            <w:r>
              <w:rPr>
                <w:lang w:val="en-GB"/>
              </w:rPr>
              <w:t>40</w:t>
            </w:r>
          </w:p>
        </w:tc>
        <w:tc>
          <w:tcPr>
            <w:tcW w:w="1455" w:type="dxa"/>
          </w:tcPr>
          <w:p w14:paraId="70A0EFFD" w14:textId="46C1A12E" w:rsidR="004E103B" w:rsidRDefault="00E7709D" w:rsidP="00266ADE">
            <w:pPr>
              <w:rPr>
                <w:lang w:val="en-GB"/>
              </w:rPr>
            </w:pPr>
            <w:r>
              <w:rPr>
                <w:lang w:val="en-GB"/>
              </w:rPr>
              <w:t>10</w:t>
            </w:r>
          </w:p>
        </w:tc>
        <w:tc>
          <w:tcPr>
            <w:tcW w:w="1484" w:type="dxa"/>
          </w:tcPr>
          <w:p w14:paraId="6923A1FC" w14:textId="0D513EC6" w:rsidR="004E103B" w:rsidRDefault="00E7709D" w:rsidP="00266ADE">
            <w:pPr>
              <w:rPr>
                <w:lang w:val="en-GB"/>
              </w:rPr>
            </w:pPr>
            <w:r>
              <w:rPr>
                <w:lang w:val="en-GB"/>
              </w:rPr>
              <w:t>5</w:t>
            </w:r>
          </w:p>
        </w:tc>
        <w:tc>
          <w:tcPr>
            <w:tcW w:w="1428" w:type="dxa"/>
          </w:tcPr>
          <w:p w14:paraId="170A421A" w14:textId="00E1FC56" w:rsidR="004E103B" w:rsidRDefault="00E7709D" w:rsidP="00266ADE">
            <w:pPr>
              <w:rPr>
                <w:lang w:val="en-GB"/>
              </w:rPr>
            </w:pPr>
            <w:r>
              <w:rPr>
                <w:lang w:val="en-GB"/>
              </w:rPr>
              <w:t>5</w:t>
            </w:r>
          </w:p>
        </w:tc>
      </w:tr>
      <w:tr w:rsidR="004E103B" w14:paraId="42145DD6" w14:textId="77777777" w:rsidTr="007D3155">
        <w:tc>
          <w:tcPr>
            <w:tcW w:w="1720" w:type="dxa"/>
          </w:tcPr>
          <w:p w14:paraId="4EE295A8" w14:textId="2CFB76A9" w:rsidR="004E103B" w:rsidRDefault="007D3155" w:rsidP="00266ADE">
            <w:pPr>
              <w:rPr>
                <w:lang w:val="en-GB"/>
              </w:rPr>
            </w:pPr>
            <w:r>
              <w:rPr>
                <w:lang w:val="en-GB"/>
              </w:rPr>
              <w:t>Traditionalist</w:t>
            </w:r>
          </w:p>
        </w:tc>
        <w:tc>
          <w:tcPr>
            <w:tcW w:w="1472" w:type="dxa"/>
          </w:tcPr>
          <w:p w14:paraId="65942313" w14:textId="1B8474C7" w:rsidR="004E103B" w:rsidRDefault="007D3155" w:rsidP="00266ADE">
            <w:pPr>
              <w:rPr>
                <w:lang w:val="en-GB"/>
              </w:rPr>
            </w:pPr>
            <w:r>
              <w:rPr>
                <w:lang w:val="en-GB"/>
              </w:rPr>
              <w:t>50</w:t>
            </w:r>
          </w:p>
        </w:tc>
        <w:tc>
          <w:tcPr>
            <w:tcW w:w="1457" w:type="dxa"/>
          </w:tcPr>
          <w:p w14:paraId="7F126FF5" w14:textId="33CF4F1E" w:rsidR="004E103B" w:rsidRDefault="007D3155" w:rsidP="00266ADE">
            <w:pPr>
              <w:rPr>
                <w:lang w:val="en-GB"/>
              </w:rPr>
            </w:pPr>
            <w:r>
              <w:rPr>
                <w:lang w:val="en-GB"/>
              </w:rPr>
              <w:t>35</w:t>
            </w:r>
          </w:p>
        </w:tc>
        <w:tc>
          <w:tcPr>
            <w:tcW w:w="1455" w:type="dxa"/>
          </w:tcPr>
          <w:p w14:paraId="015E04F7" w14:textId="0E39C7F0" w:rsidR="004E103B" w:rsidRDefault="007D3155" w:rsidP="00266ADE">
            <w:pPr>
              <w:rPr>
                <w:lang w:val="en-GB"/>
              </w:rPr>
            </w:pPr>
            <w:r>
              <w:rPr>
                <w:lang w:val="en-GB"/>
              </w:rPr>
              <w:t>10</w:t>
            </w:r>
          </w:p>
        </w:tc>
        <w:tc>
          <w:tcPr>
            <w:tcW w:w="1484" w:type="dxa"/>
          </w:tcPr>
          <w:p w14:paraId="0EF12E0F" w14:textId="04F8C2A9" w:rsidR="004E103B" w:rsidRDefault="007D3155" w:rsidP="00266ADE">
            <w:pPr>
              <w:rPr>
                <w:lang w:val="en-GB"/>
              </w:rPr>
            </w:pPr>
            <w:r>
              <w:rPr>
                <w:lang w:val="en-GB"/>
              </w:rPr>
              <w:t>0</w:t>
            </w:r>
          </w:p>
        </w:tc>
        <w:tc>
          <w:tcPr>
            <w:tcW w:w="1428" w:type="dxa"/>
          </w:tcPr>
          <w:p w14:paraId="55809D03" w14:textId="331AF6D5" w:rsidR="004E103B" w:rsidRDefault="007D3155" w:rsidP="00266ADE">
            <w:pPr>
              <w:rPr>
                <w:lang w:val="en-GB"/>
              </w:rPr>
            </w:pPr>
            <w:r>
              <w:rPr>
                <w:lang w:val="en-GB"/>
              </w:rPr>
              <w:t>5</w:t>
            </w:r>
          </w:p>
        </w:tc>
      </w:tr>
      <w:tr w:rsidR="007D3155" w14:paraId="0D9FCF66" w14:textId="77777777" w:rsidTr="007D3155">
        <w:tc>
          <w:tcPr>
            <w:tcW w:w="1720" w:type="dxa"/>
          </w:tcPr>
          <w:p w14:paraId="22609F87" w14:textId="4E74C399" w:rsidR="007D3155" w:rsidRDefault="007D3155" w:rsidP="007D3155">
            <w:pPr>
              <w:rPr>
                <w:lang w:val="en-GB"/>
              </w:rPr>
            </w:pPr>
            <w:r>
              <w:rPr>
                <w:lang w:val="en-GB"/>
              </w:rPr>
              <w:t>Productionist</w:t>
            </w:r>
          </w:p>
        </w:tc>
        <w:tc>
          <w:tcPr>
            <w:tcW w:w="1472" w:type="dxa"/>
          </w:tcPr>
          <w:p w14:paraId="6FD4CE24" w14:textId="2FF3BBEC" w:rsidR="007D3155" w:rsidRDefault="007D3155" w:rsidP="007D3155">
            <w:pPr>
              <w:rPr>
                <w:lang w:val="en-GB"/>
              </w:rPr>
            </w:pPr>
            <w:r>
              <w:rPr>
                <w:lang w:val="en-GB"/>
              </w:rPr>
              <w:t>60</w:t>
            </w:r>
          </w:p>
        </w:tc>
        <w:tc>
          <w:tcPr>
            <w:tcW w:w="1457" w:type="dxa"/>
          </w:tcPr>
          <w:p w14:paraId="51F51B96" w14:textId="347D1D82" w:rsidR="007D3155" w:rsidRDefault="007D3155" w:rsidP="007D3155">
            <w:pPr>
              <w:rPr>
                <w:lang w:val="en-GB"/>
              </w:rPr>
            </w:pPr>
            <w:r>
              <w:rPr>
                <w:lang w:val="en-GB"/>
              </w:rPr>
              <w:t>40</w:t>
            </w:r>
          </w:p>
        </w:tc>
        <w:tc>
          <w:tcPr>
            <w:tcW w:w="1455" w:type="dxa"/>
          </w:tcPr>
          <w:p w14:paraId="43302188" w14:textId="3EE1D6B9" w:rsidR="007D3155" w:rsidRDefault="007D3155" w:rsidP="007D3155">
            <w:pPr>
              <w:rPr>
                <w:lang w:val="en-GB"/>
              </w:rPr>
            </w:pPr>
            <w:r>
              <w:rPr>
                <w:lang w:val="en-GB"/>
              </w:rPr>
              <w:t>0</w:t>
            </w:r>
          </w:p>
        </w:tc>
        <w:tc>
          <w:tcPr>
            <w:tcW w:w="1484" w:type="dxa"/>
          </w:tcPr>
          <w:p w14:paraId="288348A8" w14:textId="78F75085" w:rsidR="007D3155" w:rsidRDefault="007D3155" w:rsidP="007D3155">
            <w:pPr>
              <w:rPr>
                <w:lang w:val="en-GB"/>
              </w:rPr>
            </w:pPr>
            <w:r>
              <w:rPr>
                <w:lang w:val="en-GB"/>
              </w:rPr>
              <w:t>0</w:t>
            </w:r>
          </w:p>
        </w:tc>
        <w:tc>
          <w:tcPr>
            <w:tcW w:w="1428" w:type="dxa"/>
          </w:tcPr>
          <w:p w14:paraId="4F871E3C" w14:textId="42D8EBF0" w:rsidR="007D3155" w:rsidRDefault="007D3155" w:rsidP="007D3155">
            <w:pPr>
              <w:rPr>
                <w:lang w:val="en-GB"/>
              </w:rPr>
            </w:pPr>
            <w:r>
              <w:rPr>
                <w:lang w:val="en-GB"/>
              </w:rPr>
              <w:t>0</w:t>
            </w:r>
          </w:p>
        </w:tc>
      </w:tr>
    </w:tbl>
    <w:p w14:paraId="0B695E4B" w14:textId="77777777" w:rsidR="004E103B" w:rsidRDefault="004E103B" w:rsidP="00266ADE">
      <w:pPr>
        <w:rPr>
          <w:lang w:val="en-GB"/>
        </w:rPr>
      </w:pPr>
    </w:p>
    <w:p w14:paraId="76ED5E96" w14:textId="173C9D40" w:rsidR="00266ADE" w:rsidRDefault="00266ADE" w:rsidP="00266ADE">
      <w:pPr>
        <w:rPr>
          <w:lang w:val="en-GB"/>
        </w:rPr>
      </w:pPr>
      <w:r>
        <w:rPr>
          <w:lang w:val="en-GB"/>
        </w:rPr>
        <w:t>Pro</w:t>
      </w:r>
      <w:r w:rsidR="002B6A3D">
        <w:rPr>
          <w:lang w:val="en-GB"/>
        </w:rPr>
        <w:t>fit motivation (grain yields)</w:t>
      </w:r>
    </w:p>
    <w:p w14:paraId="178037F5" w14:textId="4569FCCC" w:rsidR="002B6A3D" w:rsidRDefault="002B6A3D" w:rsidP="00266ADE">
      <w:pPr>
        <w:rPr>
          <w:lang w:val="en-GB"/>
        </w:rPr>
      </w:pPr>
      <w:r>
        <w:rPr>
          <w:lang w:val="en-GB"/>
        </w:rPr>
        <w:t>Agronomic impacts (perennial weeds)</w:t>
      </w:r>
    </w:p>
    <w:p w14:paraId="2F21B6B1" w14:textId="703B231B" w:rsidR="002B6A3D" w:rsidRDefault="002B6A3D" w:rsidP="00266ADE">
      <w:pPr>
        <w:rPr>
          <w:lang w:val="en-GB"/>
        </w:rPr>
      </w:pPr>
      <w:r>
        <w:rPr>
          <w:lang w:val="en-GB"/>
        </w:rPr>
        <w:t>Regulatory</w:t>
      </w:r>
    </w:p>
    <w:p w14:paraId="0D6F6360" w14:textId="77777777" w:rsidR="00266ADE" w:rsidRPr="00266ADE" w:rsidRDefault="00266ADE" w:rsidP="00266ADE">
      <w:pPr>
        <w:rPr>
          <w:lang w:val="en-US"/>
        </w:rPr>
      </w:pPr>
    </w:p>
    <w:p w14:paraId="2918BE2B" w14:textId="1CA75EA9" w:rsidR="00266ADE" w:rsidRPr="00266ADE" w:rsidRDefault="00266ADE" w:rsidP="00266ADE">
      <w:pPr>
        <w:rPr>
          <w:lang w:val="en-GB"/>
        </w:rPr>
      </w:pPr>
      <w:r w:rsidRPr="00266ADE">
        <w:rPr>
          <w:lang w:val="en-US"/>
        </w:rPr>
        <w:t xml:space="preserve">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w:t>
      </w:r>
      <w:r w:rsidRPr="00266ADE">
        <w:rPr>
          <w:lang w:val="en-US"/>
        </w:rPr>
        <w:lastRenderedPageBreak/>
        <w:t>for specific subgroups of a given population, potentially resulting in higher adoption of voluntary conservation programs in Iowa and beyond.</w:t>
      </w:r>
    </w:p>
    <w:p w14:paraId="3465B130" w14:textId="01C6D620" w:rsidR="00B730C3" w:rsidRPr="00B730C3" w:rsidRDefault="00B730C3" w:rsidP="00344A84">
      <w:pPr>
        <w:pStyle w:val="Heading1"/>
        <w:rPr>
          <w:lang w:val="en-US"/>
        </w:rPr>
      </w:pPr>
      <w:r w:rsidRPr="00B730C3">
        <w:rPr>
          <w:lang w:val="en-US"/>
        </w:rPr>
        <w:t>Results</w:t>
      </w:r>
    </w:p>
    <w:p w14:paraId="3C4B3E6D" w14:textId="77777777" w:rsidR="00B730C3" w:rsidRDefault="00B730C3" w:rsidP="00344A84">
      <w:pPr>
        <w:pStyle w:val="Heading2"/>
        <w:rPr>
          <w:lang w:val="en-US"/>
        </w:rPr>
      </w:pPr>
      <w:r w:rsidRPr="00B730C3">
        <w:rPr>
          <w:lang w:val="en-US"/>
        </w:rPr>
        <w:t>Weather</w:t>
      </w:r>
    </w:p>
    <w:p w14:paraId="031DC5B5" w14:textId="6A13E6F0" w:rsidR="00F139C1" w:rsidRPr="00863080" w:rsidRDefault="002C2250" w:rsidP="00F139C1">
      <w:pPr>
        <w:rPr>
          <w:lang w:val="en-US"/>
        </w:rPr>
      </w:pPr>
      <w:r>
        <w:rPr>
          <w:noProof/>
        </w:rPr>
        <w:drawing>
          <wp:inline distT="0" distB="0" distL="0" distR="0" wp14:anchorId="44B3625C" wp14:editId="5282878E">
            <wp:extent cx="5731510" cy="5731510"/>
            <wp:effectExtent l="0" t="0" r="2540" b="2540"/>
            <wp:docPr id="1879789743" name="Picture 1"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89743" name="Picture 1" descr="A graph of different weather condition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80477DB" w14:textId="5DDC44EF" w:rsidR="007B22B0" w:rsidRPr="00E752C9" w:rsidRDefault="00E53245" w:rsidP="007B22B0">
      <w:pPr>
        <w:rPr>
          <w:lang w:val="en-US"/>
        </w:rPr>
      </w:pPr>
      <w:r>
        <w:rPr>
          <w:lang w:val="en-US"/>
        </w:rPr>
        <w:t>Figure 1. Weather</w:t>
      </w:r>
    </w:p>
    <w:p w14:paraId="7B3D35F8" w14:textId="008F706E" w:rsidR="00344A84" w:rsidRDefault="00344A84" w:rsidP="00344A84">
      <w:pPr>
        <w:rPr>
          <w:lang w:val="en-US"/>
        </w:rPr>
      </w:pPr>
    </w:p>
    <w:p w14:paraId="715D77CE" w14:textId="49B533CD" w:rsidR="007B22B0" w:rsidRDefault="008A7B67" w:rsidP="007B22B0">
      <w:pPr>
        <w:pStyle w:val="Heading2"/>
        <w:rPr>
          <w:lang w:val="en-US"/>
        </w:rPr>
      </w:pPr>
      <w:r>
        <w:rPr>
          <w:lang w:val="en-US"/>
        </w:rPr>
        <w:t>Individual metrics</w:t>
      </w:r>
    </w:p>
    <w:p w14:paraId="4804875D" w14:textId="285581CE" w:rsidR="00991510" w:rsidRDefault="00991510" w:rsidP="00991510">
      <w:pPr>
        <w:pStyle w:val="Heading3"/>
        <w:rPr>
          <w:lang w:val="en-US"/>
        </w:rPr>
      </w:pPr>
      <w:r>
        <w:rPr>
          <w:lang w:val="en-US"/>
        </w:rPr>
        <w:t>Yields</w:t>
      </w:r>
      <w:r w:rsidR="00F65BC9">
        <w:rPr>
          <w:lang w:val="en-US"/>
        </w:rPr>
        <w:t xml:space="preserve"> - DONE</w:t>
      </w:r>
    </w:p>
    <w:p w14:paraId="135E33BB" w14:textId="7AFA96BA"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 but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lastRenderedPageBreak/>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2020 faba bean 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but the maximum grain yields observed each year exceeded the national average</w:t>
      </w:r>
      <w:r w:rsidR="00F65BC9">
        <w:rPr>
          <w:lang w:val="en-US"/>
        </w:rPr>
        <w:t>s</w:t>
      </w:r>
      <w:r>
        <w:rPr>
          <w:lang w:val="en-US"/>
        </w:rPr>
        <w:t xml:space="preserve">. </w:t>
      </w:r>
      <w:r w:rsidR="00F65BC9">
        <w:rPr>
          <w:lang w:val="en-US"/>
        </w:rPr>
        <w:t>On average, t</w:t>
      </w:r>
      <w:r w:rsidR="009F4DCE">
        <w:rPr>
          <w:lang w:val="en-US"/>
        </w:rPr>
        <w:t>he RadM</w:t>
      </w:r>
      <w:r w:rsidR="00502A3E">
        <w:rPr>
          <w:lang w:val="en-US"/>
        </w:rPr>
        <w:t>id</w:t>
      </w:r>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F65BC9">
        <w:rPr>
          <w:rFonts w:ascii="Calibri" w:hAnsi="Calibri" w:cs="Calibri"/>
          <w:sz w:val="24"/>
          <w:szCs w:val="24"/>
          <w:lang w:val="en-US"/>
        </w:rPr>
        <w:t>, which did not vary 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2AC8D0B4" w14:textId="77777777" w:rsidR="00111FD1" w:rsidRDefault="00502A3E" w:rsidP="001451D4">
      <w:pPr>
        <w:rPr>
          <w:rFonts w:ascii="Calibri" w:hAnsi="Calibri" w:cs="Calibri"/>
          <w:sz w:val="24"/>
          <w:szCs w:val="24"/>
          <w:lang w:val="en-US"/>
        </w:rPr>
      </w:pPr>
      <w:r>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E326F">
        <w:rPr>
          <w:rFonts w:ascii="Calibri" w:hAnsi="Calibri" w:cs="Calibri"/>
          <w:sz w:val="24"/>
          <w:szCs w:val="24"/>
          <w:lang w:val="en-US"/>
        </w:rPr>
        <w:t xml:space="preserve">treatment </w:t>
      </w:r>
      <w:r w:rsidR="00D432EE">
        <w:rPr>
          <w:rFonts w:ascii="Calibri" w:hAnsi="Calibri" w:cs="Calibri"/>
          <w:sz w:val="24"/>
          <w:szCs w:val="24"/>
          <w:lang w:val="en-US"/>
        </w:rPr>
        <w:t>impacts were stronger in 2018</w:t>
      </w:r>
      <w:r w:rsidR="0041079C">
        <w:rPr>
          <w:rFonts w:ascii="Calibri" w:hAnsi="Calibri" w:cs="Calibri"/>
          <w:sz w:val="24"/>
          <w:szCs w:val="24"/>
          <w:lang w:val="en-US"/>
        </w:rPr>
        <w:t xml:space="preserve"> (</w:t>
      </w:r>
      <w:r w:rsidR="00D432EE">
        <w:rPr>
          <w:rFonts w:ascii="Calibri" w:hAnsi="Calibri" w:cs="Calibri"/>
          <w:sz w:val="24"/>
          <w:szCs w:val="24"/>
          <w:lang w:val="en-US"/>
        </w:rPr>
        <w:t>when fall biomass production was higher</w:t>
      </w:r>
      <w:r w:rsidR="0041079C">
        <w:rPr>
          <w:rFonts w:ascii="Calibri" w:hAnsi="Calibri" w:cs="Calibri"/>
          <w:sz w:val="24"/>
          <w:szCs w:val="24"/>
          <w:lang w:val="en-US"/>
        </w:rPr>
        <w:t>, averaging 2.27 Mg h-1)</w:t>
      </w:r>
      <w:r w:rsidR="000E326F">
        <w:rPr>
          <w:rFonts w:ascii="Calibri" w:hAnsi="Calibri" w:cs="Calibri"/>
          <w:sz w:val="24"/>
          <w:szCs w:val="24"/>
          <w:lang w:val="en-US"/>
        </w:rPr>
        <w:t xml:space="preserve"> compared to their effects in 2019</w:t>
      </w:r>
      <w:r w:rsidR="0041079C">
        <w:rPr>
          <w:rFonts w:ascii="Calibri" w:hAnsi="Calibri" w:cs="Calibri"/>
          <w:sz w:val="24"/>
          <w:szCs w:val="24"/>
          <w:lang w:val="en-US"/>
        </w:rPr>
        <w:t xml:space="preserve"> (when fall biomass averaged 0.99 Mg ha-1)</w:t>
      </w:r>
      <w:r w:rsidR="00B37E57">
        <w:rPr>
          <w:rFonts w:ascii="Calibri" w:hAnsi="Calibri" w:cs="Calibri"/>
          <w:sz w:val="24"/>
          <w:szCs w:val="24"/>
          <w:lang w:val="en-US"/>
        </w:rPr>
        <w:t xml:space="preserve">. </w:t>
      </w:r>
      <w:r w:rsidR="00CB79CF">
        <w:rPr>
          <w:rFonts w:ascii="Calibri" w:hAnsi="Calibri" w:cs="Calibri"/>
          <w:sz w:val="24"/>
          <w:szCs w:val="24"/>
          <w:lang w:val="en-US"/>
        </w:rPr>
        <w:t xml:space="preserve">Fall biomass </w:t>
      </w:r>
      <w:r w:rsidR="0041079C">
        <w:rPr>
          <w:rFonts w:ascii="Calibri" w:hAnsi="Calibri" w:cs="Calibri"/>
          <w:sz w:val="24"/>
          <w:szCs w:val="24"/>
          <w:lang w:val="en-US"/>
        </w:rPr>
        <w:t xml:space="preserve">significantly </w:t>
      </w:r>
      <w:r w:rsidR="00CB79CF">
        <w:rPr>
          <w:rFonts w:ascii="Calibri" w:hAnsi="Calibri" w:cs="Calibri"/>
          <w:sz w:val="24"/>
          <w:szCs w:val="24"/>
          <w:lang w:val="en-US"/>
        </w:rPr>
        <w:t>decreased as tillage intensity increased, with inversion tillage producing 6</w:t>
      </w:r>
      <w:r w:rsidR="0041079C">
        <w:rPr>
          <w:rFonts w:ascii="Calibri" w:hAnsi="Calibri" w:cs="Calibri"/>
          <w:sz w:val="24"/>
          <w:szCs w:val="24"/>
          <w:lang w:val="en-US"/>
        </w:rPr>
        <w:t>6</w:t>
      </w:r>
      <w:r w:rsidR="00CB79CF">
        <w:rPr>
          <w:rFonts w:ascii="Calibri" w:hAnsi="Calibri" w:cs="Calibri"/>
          <w:sz w:val="24"/>
          <w:szCs w:val="24"/>
          <w:lang w:val="en-US"/>
        </w:rPr>
        <w:t>%</w:t>
      </w:r>
      <w:r w:rsidR="0041079C">
        <w:rPr>
          <w:rFonts w:ascii="Calibri" w:hAnsi="Calibri" w:cs="Calibri"/>
          <w:sz w:val="24"/>
          <w:szCs w:val="24"/>
          <w:lang w:val="en-US"/>
        </w:rPr>
        <w:t xml:space="preserve"> (2018) and 77% (2019)</w:t>
      </w:r>
      <w:r w:rsidR="00CB79CF">
        <w:rPr>
          <w:rFonts w:ascii="Calibri" w:hAnsi="Calibri" w:cs="Calibri"/>
          <w:sz w:val="24"/>
          <w:szCs w:val="24"/>
          <w:lang w:val="en-US"/>
        </w:rPr>
        <w:t xml:space="preserve"> of the fall biomass produced in no-till. </w:t>
      </w:r>
    </w:p>
    <w:p w14:paraId="0084C420" w14:textId="77777777" w:rsidR="00A5783F" w:rsidRDefault="00111FD1" w:rsidP="001451D4">
      <w:pPr>
        <w:rPr>
          <w:rFonts w:ascii="Calibri" w:hAnsi="Calibri" w:cs="Calibri"/>
          <w:sz w:val="24"/>
          <w:szCs w:val="24"/>
          <w:lang w:val="en-US"/>
        </w:rPr>
      </w:pPr>
      <w:r>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 </w:t>
      </w:r>
      <w:r w:rsidR="00404C48">
        <w:rPr>
          <w:rFonts w:ascii="Calibri" w:hAnsi="Calibri" w:cs="Calibri"/>
          <w:sz w:val="24"/>
          <w:szCs w:val="24"/>
          <w:lang w:val="en-US"/>
        </w:rPr>
        <w:t>In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 xml:space="preserve">biomass of all of the cover crop treatments (2.36 Mg ha-1, SE:9.4), while in 2019 it produced the lowest amount of biomass amongst all of the cover crop treatments (0.64 Mg ha-1, SE:9.4). </w:t>
      </w:r>
    </w:p>
    <w:p w14:paraId="4B1679F2" w14:textId="24ADF16B" w:rsidR="00CB79CF" w:rsidRDefault="00A5783F" w:rsidP="001451D4">
      <w:pPr>
        <w:rPr>
          <w:rFonts w:ascii="Calibri" w:hAnsi="Calibri" w:cs="Calibri"/>
          <w:sz w:val="24"/>
          <w:szCs w:val="24"/>
          <w:lang w:val="en-US"/>
        </w:rPr>
      </w:pPr>
      <w:r>
        <w:rPr>
          <w:rFonts w:ascii="Calibri" w:hAnsi="Calibri" w:cs="Calibri"/>
          <w:sz w:val="24"/>
          <w:szCs w:val="24"/>
          <w:lang w:val="en-US"/>
        </w:rPr>
        <w:t xml:space="preserve">STOPPED </w:t>
      </w:r>
      <w:r w:rsidR="00C21027">
        <w:rPr>
          <w:rFonts w:ascii="Calibri" w:hAnsi="Calibri" w:cs="Calibri"/>
          <w:sz w:val="24"/>
          <w:szCs w:val="24"/>
          <w:lang w:val="en-US"/>
        </w:rPr>
        <w:t xml:space="preserve">RadMid produced the most biomass in both years, and the lowest producing cover crop treatment was </w:t>
      </w:r>
      <w:r w:rsidR="00404C48">
        <w:rPr>
          <w:rFonts w:ascii="Calibri" w:hAnsi="Calibri" w:cs="Calibri"/>
          <w:sz w:val="24"/>
          <w:szCs w:val="24"/>
          <w:lang w:val="en-US"/>
        </w:rPr>
        <w:t xml:space="preserve">MixE in 2018 and NoCC in 2019. </w:t>
      </w:r>
    </w:p>
    <w:p w14:paraId="1BF28923" w14:textId="77777777" w:rsidR="00CB79CF" w:rsidRDefault="00CB79CF" w:rsidP="001451D4">
      <w:pPr>
        <w:rPr>
          <w:rFonts w:ascii="Calibri" w:hAnsi="Calibri" w:cs="Calibri"/>
          <w:sz w:val="24"/>
          <w:szCs w:val="24"/>
          <w:lang w:val="en-US"/>
        </w:rPr>
      </w:pPr>
    </w:p>
    <w:p w14:paraId="07FA35E8" w14:textId="24F2C8CB" w:rsidR="0041079C" w:rsidRDefault="0041079C" w:rsidP="001451D4">
      <w:pPr>
        <w:rPr>
          <w:rFonts w:ascii="Calibri" w:hAnsi="Calibri" w:cs="Calibri"/>
          <w:sz w:val="24"/>
          <w:szCs w:val="24"/>
          <w:lang w:val="en-US"/>
        </w:rPr>
      </w:pPr>
      <w:r>
        <w:rPr>
          <w:rFonts w:ascii="Calibri" w:hAnsi="Calibri" w:cs="Calibri"/>
          <w:sz w:val="24"/>
          <w:szCs w:val="24"/>
          <w:lang w:val="en-US"/>
        </w:rPr>
        <w:t>Residue management had a significant impact on fall biomass (p&lt;0.001), but did not interact with any other factors; retention of residue increased fall biomass by a mean of 208 kg ha-1 (SE:4.9).</w:t>
      </w:r>
    </w:p>
    <w:p w14:paraId="4B1ACD93" w14:textId="38512483" w:rsidR="0016288F" w:rsidRDefault="00517479" w:rsidP="001451D4">
      <w:pPr>
        <w:rPr>
          <w:rFonts w:ascii="Calibri" w:hAnsi="Calibri" w:cs="Calibri"/>
          <w:sz w:val="24"/>
          <w:szCs w:val="24"/>
          <w:lang w:val="en-US"/>
        </w:rPr>
      </w:pPr>
      <w:r>
        <w:rPr>
          <w:rFonts w:ascii="Calibri" w:hAnsi="Calibri" w:cs="Calibri"/>
          <w:sz w:val="24"/>
          <w:szCs w:val="24"/>
          <w:lang w:val="en-US"/>
        </w:rPr>
        <w:t xml:space="preserve">The effect of tillage treatment </w:t>
      </w:r>
      <w:r w:rsidR="0016288F">
        <w:rPr>
          <w:rFonts w:ascii="Calibri" w:hAnsi="Calibri" w:cs="Calibri"/>
          <w:sz w:val="24"/>
          <w:szCs w:val="24"/>
          <w:lang w:val="en-US"/>
        </w:rPr>
        <w:t>was significantly more amplified in some cover crop treatments (p=0.04)</w:t>
      </w:r>
      <w:r w:rsidR="000E326F">
        <w:rPr>
          <w:rFonts w:ascii="Calibri" w:hAnsi="Calibri" w:cs="Calibri"/>
          <w:sz w:val="24"/>
          <w:szCs w:val="24"/>
          <w:lang w:val="en-US"/>
        </w:rPr>
        <w:t>, but the general patterns were consistent across cover crop treatments: no-till</w:t>
      </w:r>
      <w:r w:rsidR="0016288F">
        <w:rPr>
          <w:rFonts w:ascii="Calibri" w:hAnsi="Calibri" w:cs="Calibri"/>
          <w:sz w:val="24"/>
          <w:szCs w:val="24"/>
          <w:lang w:val="en-US"/>
        </w:rPr>
        <w:t xml:space="preserve"> resulted in </w:t>
      </w:r>
      <w:r w:rsidR="000E326F">
        <w:rPr>
          <w:rFonts w:ascii="Calibri" w:hAnsi="Calibri" w:cs="Calibri"/>
          <w:sz w:val="24"/>
          <w:szCs w:val="24"/>
          <w:lang w:val="en-US"/>
        </w:rPr>
        <w:t xml:space="preserve">the largest amount of </w:t>
      </w:r>
      <w:r w:rsidR="0016288F">
        <w:rPr>
          <w:rFonts w:ascii="Calibri" w:hAnsi="Calibri" w:cs="Calibri"/>
          <w:sz w:val="24"/>
          <w:szCs w:val="24"/>
          <w:lang w:val="en-US"/>
        </w:rPr>
        <w:t>fall biomas</w:t>
      </w:r>
      <w:r w:rsidR="000E326F">
        <w:rPr>
          <w:rFonts w:ascii="Calibri" w:hAnsi="Calibri" w:cs="Calibri"/>
          <w:sz w:val="24"/>
          <w:szCs w:val="24"/>
          <w:lang w:val="en-US"/>
        </w:rPr>
        <w:t xml:space="preserve">s, followed by surface tillage, with inversion tillage producing the lowest amount of fall biomass </w:t>
      </w:r>
      <w:r w:rsidR="0016288F">
        <w:rPr>
          <w:rFonts w:ascii="Calibri" w:hAnsi="Calibri" w:cs="Calibri"/>
          <w:sz w:val="24"/>
          <w:szCs w:val="24"/>
          <w:lang w:val="en-US"/>
        </w:rPr>
        <w:t xml:space="preserve">(Figure 2).  </w:t>
      </w:r>
    </w:p>
    <w:p w14:paraId="04079A9E" w14:textId="120ABFF9" w:rsidR="00D432EE" w:rsidRDefault="00D432EE" w:rsidP="001451D4">
      <w:pPr>
        <w:rPr>
          <w:rFonts w:ascii="Calibri" w:hAnsi="Calibri" w:cs="Calibri"/>
          <w:sz w:val="24"/>
          <w:szCs w:val="24"/>
          <w:lang w:val="en-US"/>
        </w:rPr>
      </w:pPr>
      <w:r>
        <w:rPr>
          <w:rFonts w:ascii="Calibri" w:hAnsi="Calibri" w:cs="Calibri"/>
          <w:sz w:val="24"/>
          <w:szCs w:val="24"/>
          <w:lang w:val="en-US"/>
        </w:rPr>
        <w:t>The effect of cover crop on total biomass also differed significantly by year (p&lt;0.001)</w:t>
      </w:r>
    </w:p>
    <w:p w14:paraId="1A6BF91E" w14:textId="1CDC50F7" w:rsidR="002E3935" w:rsidRDefault="00517479" w:rsidP="001451D4">
      <w:pPr>
        <w:rPr>
          <w:rFonts w:ascii="Calibri" w:hAnsi="Calibri" w:cs="Calibri"/>
          <w:sz w:val="24"/>
          <w:szCs w:val="24"/>
          <w:lang w:val="en-US"/>
        </w:rPr>
      </w:pPr>
      <w:r>
        <w:rPr>
          <w:rFonts w:ascii="Calibri" w:hAnsi="Calibri" w:cs="Calibri"/>
          <w:sz w:val="24"/>
          <w:szCs w:val="24"/>
          <w:lang w:val="en-US"/>
        </w:rPr>
        <w:t xml:space="preserve">depended on the cover crop treatment, but only in amplification of </w:t>
      </w:r>
      <w:r w:rsidR="0016288F">
        <w:rPr>
          <w:rFonts w:ascii="Calibri" w:hAnsi="Calibri" w:cs="Calibri"/>
          <w:sz w:val="24"/>
          <w:szCs w:val="24"/>
          <w:lang w:val="en-US"/>
        </w:rPr>
        <w:t>patterns</w:t>
      </w:r>
      <w:r w:rsidR="00B37E57">
        <w:rPr>
          <w:rFonts w:ascii="Calibri" w:hAnsi="Calibri" w:cs="Calibri"/>
          <w:sz w:val="24"/>
          <w:szCs w:val="24"/>
          <w:lang w:val="en-US"/>
        </w:rPr>
        <w:t xml:space="preserve"> </w:t>
      </w:r>
      <w:r>
        <w:rPr>
          <w:rFonts w:ascii="Calibri" w:hAnsi="Calibri" w:cs="Calibri"/>
          <w:sz w:val="24"/>
          <w:szCs w:val="24"/>
          <w:lang w:val="en-US"/>
        </w:rPr>
        <w:t xml:space="preserve">reducing tillage significantly increased fall biomass production in all cover crop treatments, although the effect was more amplified in certain treatments certain cover crop treatments amplified the effect of tillage </w:t>
      </w:r>
      <w:r w:rsidR="00B37E57">
        <w:rPr>
          <w:rFonts w:ascii="Calibri" w:hAnsi="Calibri" w:cs="Calibri"/>
          <w:sz w:val="24"/>
          <w:szCs w:val="24"/>
          <w:lang w:val="en-US"/>
        </w:rPr>
        <w:t xml:space="preserve">(p=0.048), and removal of residue nor its interactions had any significant effect and had significant interactions with both cover crop treatment (pxx) and tillage (xx), but not residue management (XX). For simplicity in interpretation, we present the results separately by year. </w:t>
      </w:r>
      <w:r w:rsidR="009E5377">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sidR="009E5377">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sidR="009E5377">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w:t>
      </w:r>
      <w:r w:rsidR="00A80F98">
        <w:rPr>
          <w:rFonts w:ascii="Calibri" w:hAnsi="Calibri" w:cs="Calibri"/>
          <w:sz w:val="24"/>
          <w:szCs w:val="24"/>
          <w:lang w:val="en-US"/>
        </w:rPr>
        <w:lastRenderedPageBreak/>
        <w:t xml:space="preserve">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w:t>
      </w:r>
      <w:r w:rsidR="00492550">
        <w:rPr>
          <w:rFonts w:ascii="Calibri" w:hAnsi="Calibri" w:cs="Calibri"/>
          <w:sz w:val="24"/>
          <w:szCs w:val="24"/>
          <w:lang w:val="en-US"/>
        </w:rPr>
        <w:t>id</w:t>
      </w:r>
      <w:r w:rsidR="004936C6">
        <w:rPr>
          <w:rFonts w:ascii="Calibri" w:hAnsi="Calibri" w:cs="Calibri"/>
          <w:sz w:val="24"/>
          <w:szCs w:val="24"/>
          <w:lang w:val="en-US"/>
        </w:rPr>
        <w:t xml:space="preserve"> treatment</w:t>
      </w:r>
      <w:r w:rsidR="00652E6D">
        <w:rPr>
          <w:rFonts w:ascii="Calibri" w:hAnsi="Calibri" w:cs="Calibri"/>
          <w:sz w:val="24"/>
          <w:szCs w:val="24"/>
          <w:lang w:val="en-US"/>
        </w:rPr>
        <w:t xml:space="preserve">, where residue removal had no effect regardless of tillage </w:t>
      </w:r>
      <w:r w:rsidR="004936C6">
        <w:rPr>
          <w:rFonts w:ascii="Calibri" w:hAnsi="Calibri" w:cs="Calibri"/>
          <w:sz w:val="24"/>
          <w:szCs w:val="24"/>
          <w:lang w:val="en-US"/>
        </w:rPr>
        <w:t xml:space="preserve"> in the surface tillage, where residue removal </w:t>
      </w:r>
      <w:r w:rsidR="002E3935">
        <w:rPr>
          <w:rFonts w:ascii="Calibri" w:hAnsi="Calibri" w:cs="Calibri"/>
          <w:sz w:val="24"/>
          <w:szCs w:val="24"/>
          <w:lang w:val="en-US"/>
        </w:rPr>
        <w:t>. The radish cover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298F9C64" w14:textId="341B6CCD" w:rsidR="009E5377" w:rsidRDefault="00E53245" w:rsidP="001451D4">
      <w:pPr>
        <w:rPr>
          <w:rFonts w:ascii="Calibri" w:hAnsi="Calibri" w:cs="Calibri"/>
          <w:sz w:val="24"/>
          <w:szCs w:val="24"/>
          <w:lang w:val="en-US"/>
        </w:rPr>
      </w:pPr>
      <w:r>
        <w:rPr>
          <w:rFonts w:ascii="Calibri" w:hAnsi="Calibri" w:cs="Calibri"/>
          <w:noProof/>
          <w:sz w:val="24"/>
          <w:szCs w:val="24"/>
          <w:lang w:val="en-US"/>
        </w:rPr>
        <w:drawing>
          <wp:inline distT="0" distB="0" distL="0" distR="0" wp14:anchorId="1B29C03A" wp14:editId="498C0AFF">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F24867">
        <w:rPr>
          <w:rFonts w:ascii="Calibri" w:hAnsi="Calibri" w:cs="Calibri"/>
          <w:sz w:val="24"/>
          <w:szCs w:val="24"/>
          <w:lang w:val="en-US"/>
        </w:rPr>
        <w:t xml:space="preserve"> </w:t>
      </w:r>
    </w:p>
    <w:p w14:paraId="216BA299" w14:textId="7024EDB2" w:rsidR="009E5377" w:rsidRDefault="00E53245" w:rsidP="001451D4">
      <w:pPr>
        <w:rPr>
          <w:rFonts w:ascii="Calibri" w:hAnsi="Calibri" w:cs="Calibri"/>
          <w:sz w:val="24"/>
          <w:szCs w:val="24"/>
          <w:lang w:val="en-US"/>
        </w:rPr>
      </w:pPr>
      <w:r>
        <w:rPr>
          <w:rFonts w:ascii="Calibri" w:hAnsi="Calibri" w:cs="Calibri"/>
          <w:sz w:val="24"/>
          <w:szCs w:val="24"/>
          <w:lang w:val="en-US"/>
        </w:rPr>
        <w:t xml:space="preserve">Figure 2. </w:t>
      </w:r>
      <w:r w:rsidR="00502A3E">
        <w:rPr>
          <w:rFonts w:ascii="Calibri" w:hAnsi="Calibri" w:cs="Calibri"/>
          <w:sz w:val="24"/>
          <w:szCs w:val="24"/>
          <w:lang w:val="en-US"/>
        </w:rPr>
        <w:t>F</w:t>
      </w:r>
      <w:r>
        <w:rPr>
          <w:rFonts w:ascii="Calibri" w:hAnsi="Calibri" w:cs="Calibri"/>
          <w:sz w:val="24"/>
          <w:szCs w:val="24"/>
          <w:lang w:val="en-US"/>
        </w:rPr>
        <w:t>all biomass</w:t>
      </w:r>
      <w:r w:rsidR="00502A3E">
        <w:rPr>
          <w:rFonts w:ascii="Calibri" w:hAnsi="Calibri" w:cs="Calibri"/>
          <w:sz w:val="24"/>
          <w:szCs w:val="24"/>
          <w:lang w:val="en-US"/>
        </w:rPr>
        <w:t xml:space="preserve"> was significantly higher in 2018</w:t>
      </w:r>
      <w:r w:rsidR="00492550">
        <w:rPr>
          <w:rFonts w:ascii="Calibri" w:hAnsi="Calibri" w:cs="Calibri"/>
          <w:sz w:val="24"/>
          <w:szCs w:val="24"/>
          <w:lang w:val="en-US"/>
        </w:rPr>
        <w:t>, instances with different letters indicate significant differences at p&lt;0.05</w:t>
      </w:r>
    </w:p>
    <w:p w14:paraId="645AD57E" w14:textId="41F16226"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(MixM</w:t>
      </w:r>
      <w:r w:rsidR="00492550">
        <w:rPr>
          <w:rFonts w:ascii="Calibri" w:hAnsi="Calibri" w:cs="Calibri"/>
          <w:sz w:val="24"/>
          <w:szCs w:val="24"/>
          <w:lang w:val="en-US"/>
        </w:rPr>
        <w:t>id</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percent, followed by cover crops (X%) with minimal weed coverage (X%), but the relative contribution of each category varied by cover crop treatment (p = xx), year (p, ),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lastRenderedPageBreak/>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266ADE"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32D72017" w:rsidR="009424E1" w:rsidRDefault="009424E1" w:rsidP="009424E1">
      <w:pPr>
        <w:pStyle w:val="Heading3"/>
        <w:rPr>
          <w:lang w:val="en-US"/>
        </w:rPr>
      </w:pPr>
      <w:r>
        <w:rPr>
          <w:lang w:val="en-US"/>
        </w:rPr>
        <w:t>Vegetation community</w:t>
      </w:r>
    </w:p>
    <w:p w14:paraId="56B3E2B9" w14:textId="77777777" w:rsidR="009424E1" w:rsidRDefault="009424E1" w:rsidP="00633A26">
      <w:pPr>
        <w:rPr>
          <w:rFonts w:ascii="Calibri" w:hAnsi="Calibri" w:cs="Calibri"/>
          <w:sz w:val="24"/>
          <w:szCs w:val="24"/>
          <w:lang w:val="en-US"/>
        </w:rPr>
      </w:pP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lastRenderedPageBreak/>
        <w:t xml:space="preserve">The volunteers (barley or oat), the radish, and the grass cover crop were neutral with regards to both potential ecological contributions, as well as potential agronomic harm. Therefore,  and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77777777" w:rsidR="00F44A44" w:rsidRDefault="00F44A44" w:rsidP="00B730C3">
      <w:pPr>
        <w:rPr>
          <w:rFonts w:ascii="Calibri" w:hAnsi="Calibri" w:cs="Calibri"/>
          <w:sz w:val="24"/>
          <w:szCs w:val="24"/>
          <w:lang w:val="en-US"/>
        </w:rPr>
      </w:pPr>
    </w:p>
    <w:p w14:paraId="6A089A09" w14:textId="01F6E322" w:rsidR="00B730C3" w:rsidRPr="00B730C3" w:rsidRDefault="00B730C3" w:rsidP="009424E1">
      <w:pPr>
        <w:rPr>
          <w:rFonts w:ascii="Calibri" w:hAnsi="Calibri" w:cs="Calibri"/>
          <w:sz w:val="24"/>
          <w:szCs w:val="24"/>
          <w:lang w:val="en-US"/>
        </w:rPr>
      </w:pPr>
      <w:r w:rsidRPr="00B730C3">
        <w:rPr>
          <w:rFonts w:ascii="Calibri" w:hAnsi="Calibri" w:cs="Calibri"/>
          <w:sz w:val="24"/>
          <w:szCs w:val="24"/>
          <w:lang w:val="en-US"/>
        </w:rPr>
        <w:t xml:space="preserve"> </w:t>
      </w: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0EBFDB7F" w14:textId="4F029CC9" w:rsidR="00523B6F" w:rsidRDefault="00523B6F" w:rsidP="00523B6F">
      <w:pPr>
        <w:pStyle w:val="Heading3"/>
        <w:rPr>
          <w:lang w:val="en-US"/>
        </w:rPr>
      </w:pPr>
      <w:r>
        <w:rPr>
          <w:lang w:val="en-US"/>
        </w:rPr>
        <w:t>Spring weed counts</w:t>
      </w:r>
    </w:p>
    <w:p w14:paraId="64E091B0" w14:textId="46458AFD" w:rsidR="00B730C3" w:rsidRP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24F44DD6" w14:textId="47A7145C" w:rsidR="007B22B0" w:rsidRDefault="008A7B67" w:rsidP="007B22B0">
      <w:pPr>
        <w:pStyle w:val="Heading2"/>
        <w:rPr>
          <w:lang w:val="en-US"/>
        </w:rPr>
      </w:pPr>
      <w:r>
        <w:rPr>
          <w:lang w:val="en-US"/>
        </w:rPr>
        <w:t>Synthesis</w:t>
      </w:r>
    </w:p>
    <w:p w14:paraId="16F7E9FE" w14:textId="6B0786F1" w:rsidR="00CE45DF" w:rsidRPr="00B730C3" w:rsidRDefault="00CE45DF" w:rsidP="00CE45DF">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percent cover. The maximum value (either pollinators or ecosystems) was assigned as the estimate of potential benefits from the fall vegetation, and agronomic harm was used as the estimate of potential disservices. </w:t>
      </w:r>
      <w:r w:rsidR="00484448">
        <w:rPr>
          <w:rFonts w:ascii="Calibri" w:hAnsi="Calibri" w:cs="Calibri"/>
          <w:sz w:val="24"/>
          <w:szCs w:val="24"/>
          <w:lang w:val="en-US"/>
        </w:rPr>
        <w:t xml:space="preserve">The number of stems of Canadian thistle present after two </w:t>
      </w:r>
      <w:r>
        <w:rPr>
          <w:rFonts w:ascii="Calibri" w:hAnsi="Calibri" w:cs="Calibri"/>
          <w:sz w:val="24"/>
          <w:szCs w:val="24"/>
          <w:lang w:val="en-US"/>
        </w:rPr>
        <w:t xml:space="preserve"> </w:t>
      </w:r>
    </w:p>
    <w:tbl>
      <w:tblPr>
        <w:tblStyle w:val="TableGrid"/>
        <w:tblW w:w="0" w:type="auto"/>
        <w:tblLook w:val="04A0" w:firstRow="1" w:lastRow="0" w:firstColumn="1" w:lastColumn="0" w:noHBand="0" w:noVBand="1"/>
      </w:tblPr>
      <w:tblGrid>
        <w:gridCol w:w="9016"/>
      </w:tblGrid>
      <w:tr w:rsidR="00652D24" w14:paraId="2E26318C" w14:textId="77777777" w:rsidTr="004D09BF">
        <w:tc>
          <w:tcPr>
            <w:tcW w:w="9016" w:type="dxa"/>
            <w:vAlign w:val="center"/>
          </w:tcPr>
          <w:p w14:paraId="7C8B08A3" w14:textId="35BF1247" w:rsidR="00A80F98" w:rsidRPr="00A80F98" w:rsidRDefault="00A80F98" w:rsidP="00A80F98">
            <w:pPr>
              <w:jc w:val="center"/>
            </w:pPr>
            <w:r w:rsidRPr="00A80F98">
              <w:rPr>
                <w:noProof/>
              </w:rPr>
              <w:lastRenderedPageBreak/>
              <w:drawing>
                <wp:inline distT="0" distB="0" distL="0" distR="0" wp14:anchorId="5F5FE2C2" wp14:editId="35491BF1">
                  <wp:extent cx="5731510" cy="5731510"/>
                  <wp:effectExtent l="0" t="0" r="2540" b="2540"/>
                  <wp:docPr id="1913929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77E2A36" w14:textId="7B3EF631" w:rsidR="00652D24" w:rsidRDefault="00652D24" w:rsidP="00863080">
            <w:pPr>
              <w:jc w:val="center"/>
              <w:rPr>
                <w:lang w:val="en-US"/>
              </w:rPr>
            </w:pPr>
          </w:p>
        </w:tc>
      </w:tr>
    </w:tbl>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1-30T21:16:00Z" w:initials="VN">
    <w:p w14:paraId="17E1F64F" w14:textId="77777777" w:rsidR="00ED39BC" w:rsidRDefault="00A70C8E" w:rsidP="00ED39BC">
      <w:pPr>
        <w:pStyle w:val="CommentText"/>
      </w:pPr>
      <w:r>
        <w:rPr>
          <w:rStyle w:val="CommentReference"/>
        </w:rPr>
        <w:annotationRef/>
      </w:r>
      <w:r w:rsidR="00ED39BC">
        <w:t>These values were reported in Scherner et al. 2016, but it was not stated how they were determined. Grid sampling, method for carbon determination, etc.</w:t>
      </w:r>
    </w:p>
  </w:comment>
  <w:comment w:id="1"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2"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4" w:author="Virginia Anne Nichols" w:date="2025-02-18T10:54:00Z" w:initials="VN">
    <w:p w14:paraId="20693CA4" w14:textId="43B395DC" w:rsidR="00D54833" w:rsidRDefault="00D54833" w:rsidP="00D54833">
      <w:pPr>
        <w:pStyle w:val="CommentText"/>
      </w:pPr>
      <w:r>
        <w:rPr>
          <w:rStyle w:val="CommentReference"/>
        </w:rPr>
        <w:annotationRef/>
      </w:r>
      <w:r>
        <w:t>There was no tillage in the fall because of the cover crops - correct? You had originally listed a tillage event to a depth of 3-4 cm following cash crop harvest, but this would destroy 3 of the 4 cover crop treatments.</w:t>
      </w:r>
    </w:p>
  </w:comment>
  <w:comment w:id="5"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7" w:author="Virginia Anne Nichols" w:date="2025-02-18T11:01:00Z" w:initials="VN">
    <w:p w14:paraId="391F965B" w14:textId="77777777" w:rsidR="007477A1" w:rsidRDefault="007477A1" w:rsidP="007477A1">
      <w:pPr>
        <w:pStyle w:val="CommentText"/>
      </w:pPr>
      <w:r>
        <w:rPr>
          <w:rStyle w:val="CommentReference"/>
        </w:rPr>
        <w:annotationRef/>
      </w:r>
      <w:r>
        <w:t>The application method was not specified - was it broadcast?</w:t>
      </w:r>
    </w:p>
  </w:comment>
  <w:comment w:id="8"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E1F64F" w15:done="0"/>
  <w15:commentEx w15:paraId="14A79107" w15:done="0"/>
  <w15:commentEx w15:paraId="468471C0" w15:done="0"/>
  <w15:commentEx w15:paraId="20693CA4" w15:done="0"/>
  <w15:commentEx w15:paraId="65528C40" w15:done="0"/>
  <w15:commentEx w15:paraId="391F965B"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73C0A" w16cex:dateUtc="2025-01-30T20:16:00Z"/>
  <w16cex:commentExtensible w16cex:durableId="73E22568" w16cex:dateUtc="2025-02-18T10:45:00Z"/>
  <w16cex:commentExtensible w16cex:durableId="74E83C9E" w16cex:dateUtc="2025-04-01T07:42:00Z"/>
  <w16cex:commentExtensible w16cex:durableId="26A838AC" w16cex:dateUtc="2025-02-18T09:54:00Z"/>
  <w16cex:commentExtensible w16cex:durableId="719E07D9" w16cex:dateUtc="2025-02-18T09:55:00Z"/>
  <w16cex:commentExtensible w16cex:durableId="5E00243F" w16cex:dateUtc="2025-02-18T10:01: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E1F64F" w16cid:durableId="26273C0A"/>
  <w16cid:commentId w16cid:paraId="14A79107" w16cid:durableId="73E22568"/>
  <w16cid:commentId w16cid:paraId="468471C0" w16cid:durableId="74E83C9E"/>
  <w16cid:commentId w16cid:paraId="20693CA4" w16cid:durableId="26A838AC"/>
  <w16cid:commentId w16cid:paraId="65528C40" w16cid:durableId="719E07D9"/>
  <w16cid:commentId w16cid:paraId="391F965B" w16cid:durableId="5E00243F"/>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0"/>
  </w:num>
  <w:num w:numId="2" w16cid:durableId="8232766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E21EA"/>
    <w:rsid w:val="000E326F"/>
    <w:rsid w:val="000E3D24"/>
    <w:rsid w:val="000E7744"/>
    <w:rsid w:val="000F52AB"/>
    <w:rsid w:val="001010BA"/>
    <w:rsid w:val="001114A3"/>
    <w:rsid w:val="0011182C"/>
    <w:rsid w:val="00111FD1"/>
    <w:rsid w:val="00127291"/>
    <w:rsid w:val="0013795C"/>
    <w:rsid w:val="001451D4"/>
    <w:rsid w:val="0016288F"/>
    <w:rsid w:val="001632C4"/>
    <w:rsid w:val="00171A78"/>
    <w:rsid w:val="00175629"/>
    <w:rsid w:val="001775D0"/>
    <w:rsid w:val="00180EEB"/>
    <w:rsid w:val="001A0D18"/>
    <w:rsid w:val="001A1264"/>
    <w:rsid w:val="001A695F"/>
    <w:rsid w:val="001E07E9"/>
    <w:rsid w:val="001E3E32"/>
    <w:rsid w:val="00206098"/>
    <w:rsid w:val="00224D12"/>
    <w:rsid w:val="00235ADC"/>
    <w:rsid w:val="00257842"/>
    <w:rsid w:val="00264241"/>
    <w:rsid w:val="00266ADE"/>
    <w:rsid w:val="00275DFF"/>
    <w:rsid w:val="002B27C0"/>
    <w:rsid w:val="002B6A3D"/>
    <w:rsid w:val="002C2250"/>
    <w:rsid w:val="002E3935"/>
    <w:rsid w:val="002E3EA3"/>
    <w:rsid w:val="00321061"/>
    <w:rsid w:val="00322CFB"/>
    <w:rsid w:val="00333287"/>
    <w:rsid w:val="00336BAD"/>
    <w:rsid w:val="00344A84"/>
    <w:rsid w:val="0034538E"/>
    <w:rsid w:val="00352C6F"/>
    <w:rsid w:val="003544E9"/>
    <w:rsid w:val="00371162"/>
    <w:rsid w:val="00385D27"/>
    <w:rsid w:val="003A0336"/>
    <w:rsid w:val="003A431D"/>
    <w:rsid w:val="003B60EC"/>
    <w:rsid w:val="003D0BC6"/>
    <w:rsid w:val="003E205E"/>
    <w:rsid w:val="00404C48"/>
    <w:rsid w:val="0041079C"/>
    <w:rsid w:val="00414907"/>
    <w:rsid w:val="00431A82"/>
    <w:rsid w:val="00466226"/>
    <w:rsid w:val="0047621A"/>
    <w:rsid w:val="00484448"/>
    <w:rsid w:val="00486A04"/>
    <w:rsid w:val="00492550"/>
    <w:rsid w:val="004936C6"/>
    <w:rsid w:val="004A319D"/>
    <w:rsid w:val="004B640E"/>
    <w:rsid w:val="004C2ACA"/>
    <w:rsid w:val="004E103B"/>
    <w:rsid w:val="004E3E76"/>
    <w:rsid w:val="004E57F2"/>
    <w:rsid w:val="005010F2"/>
    <w:rsid w:val="00502A3E"/>
    <w:rsid w:val="00517479"/>
    <w:rsid w:val="00523B6F"/>
    <w:rsid w:val="00530874"/>
    <w:rsid w:val="00553E7F"/>
    <w:rsid w:val="0055637D"/>
    <w:rsid w:val="0056477D"/>
    <w:rsid w:val="00571761"/>
    <w:rsid w:val="0057508E"/>
    <w:rsid w:val="00584061"/>
    <w:rsid w:val="005A2FB4"/>
    <w:rsid w:val="005D1C4B"/>
    <w:rsid w:val="005D79F2"/>
    <w:rsid w:val="00623FE4"/>
    <w:rsid w:val="00633A26"/>
    <w:rsid w:val="00645679"/>
    <w:rsid w:val="006463DA"/>
    <w:rsid w:val="00652D24"/>
    <w:rsid w:val="00652E6D"/>
    <w:rsid w:val="00654E7A"/>
    <w:rsid w:val="00663D56"/>
    <w:rsid w:val="006A4260"/>
    <w:rsid w:val="006B0948"/>
    <w:rsid w:val="006D423D"/>
    <w:rsid w:val="006D6825"/>
    <w:rsid w:val="00702EA8"/>
    <w:rsid w:val="0070615B"/>
    <w:rsid w:val="007477A1"/>
    <w:rsid w:val="00750879"/>
    <w:rsid w:val="0075226B"/>
    <w:rsid w:val="00763DCA"/>
    <w:rsid w:val="00782730"/>
    <w:rsid w:val="00794560"/>
    <w:rsid w:val="007B1493"/>
    <w:rsid w:val="007B22B0"/>
    <w:rsid w:val="007C0279"/>
    <w:rsid w:val="007D1D13"/>
    <w:rsid w:val="007D3155"/>
    <w:rsid w:val="007E32D7"/>
    <w:rsid w:val="007E58F7"/>
    <w:rsid w:val="007F0A50"/>
    <w:rsid w:val="008016FE"/>
    <w:rsid w:val="00820384"/>
    <w:rsid w:val="00844404"/>
    <w:rsid w:val="00863080"/>
    <w:rsid w:val="0087481D"/>
    <w:rsid w:val="00885DCB"/>
    <w:rsid w:val="008A7B67"/>
    <w:rsid w:val="008C4466"/>
    <w:rsid w:val="008D61F6"/>
    <w:rsid w:val="008D679E"/>
    <w:rsid w:val="008E4FAD"/>
    <w:rsid w:val="008E6B8C"/>
    <w:rsid w:val="008F6C0B"/>
    <w:rsid w:val="00905DB0"/>
    <w:rsid w:val="0093369E"/>
    <w:rsid w:val="009424E1"/>
    <w:rsid w:val="00960509"/>
    <w:rsid w:val="00961E7C"/>
    <w:rsid w:val="00964670"/>
    <w:rsid w:val="00991510"/>
    <w:rsid w:val="00996DDB"/>
    <w:rsid w:val="00997091"/>
    <w:rsid w:val="00997973"/>
    <w:rsid w:val="009B1D0C"/>
    <w:rsid w:val="009E3F81"/>
    <w:rsid w:val="009E5377"/>
    <w:rsid w:val="009F4DCE"/>
    <w:rsid w:val="00A32989"/>
    <w:rsid w:val="00A33110"/>
    <w:rsid w:val="00A5783F"/>
    <w:rsid w:val="00A6359E"/>
    <w:rsid w:val="00A643A5"/>
    <w:rsid w:val="00A64AC9"/>
    <w:rsid w:val="00A70C8E"/>
    <w:rsid w:val="00A80F98"/>
    <w:rsid w:val="00A85527"/>
    <w:rsid w:val="00A9025D"/>
    <w:rsid w:val="00AB15F9"/>
    <w:rsid w:val="00AD02D7"/>
    <w:rsid w:val="00AD4BAE"/>
    <w:rsid w:val="00AD5622"/>
    <w:rsid w:val="00AE6425"/>
    <w:rsid w:val="00AF06FD"/>
    <w:rsid w:val="00AF2968"/>
    <w:rsid w:val="00B067E5"/>
    <w:rsid w:val="00B07B57"/>
    <w:rsid w:val="00B37E57"/>
    <w:rsid w:val="00B41B1E"/>
    <w:rsid w:val="00B730C3"/>
    <w:rsid w:val="00BA2861"/>
    <w:rsid w:val="00BC13BF"/>
    <w:rsid w:val="00BC4FB8"/>
    <w:rsid w:val="00C06D19"/>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368D"/>
    <w:rsid w:val="00D432EE"/>
    <w:rsid w:val="00D54833"/>
    <w:rsid w:val="00D60065"/>
    <w:rsid w:val="00D62128"/>
    <w:rsid w:val="00D6502B"/>
    <w:rsid w:val="00D6652C"/>
    <w:rsid w:val="00D77DA7"/>
    <w:rsid w:val="00D94FC7"/>
    <w:rsid w:val="00DB54A3"/>
    <w:rsid w:val="00DC1B02"/>
    <w:rsid w:val="00DE4ABA"/>
    <w:rsid w:val="00E3737B"/>
    <w:rsid w:val="00E519B2"/>
    <w:rsid w:val="00E53245"/>
    <w:rsid w:val="00E61978"/>
    <w:rsid w:val="00E752C9"/>
    <w:rsid w:val="00E7709D"/>
    <w:rsid w:val="00E77AB0"/>
    <w:rsid w:val="00E814F8"/>
    <w:rsid w:val="00E82F36"/>
    <w:rsid w:val="00E958F2"/>
    <w:rsid w:val="00E976D6"/>
    <w:rsid w:val="00EA474E"/>
    <w:rsid w:val="00EB3265"/>
    <w:rsid w:val="00EB5C1D"/>
    <w:rsid w:val="00EC1821"/>
    <w:rsid w:val="00ED39BC"/>
    <w:rsid w:val="00ED7CE8"/>
    <w:rsid w:val="00EF514A"/>
    <w:rsid w:val="00F139C1"/>
    <w:rsid w:val="00F21B88"/>
    <w:rsid w:val="00F2314C"/>
    <w:rsid w:val="00F24867"/>
    <w:rsid w:val="00F31186"/>
    <w:rsid w:val="00F3331A"/>
    <w:rsid w:val="00F44A44"/>
    <w:rsid w:val="00F47D81"/>
    <w:rsid w:val="00F65982"/>
    <w:rsid w:val="00F65BC9"/>
    <w:rsid w:val="00F71074"/>
    <w:rsid w:val="00F734CE"/>
    <w:rsid w:val="00F73B12"/>
    <w:rsid w:val="00F865AE"/>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F276E604-6A52-4D0B-A3F8-3368F66A2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EB3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14</Pages>
  <Words>11437</Words>
  <Characters>69768</Characters>
  <Application>Microsoft Office Word</Application>
  <DocSecurity>0</DocSecurity>
  <Lines>581</Lines>
  <Paragraphs>162</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81043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12</cp:revision>
  <dcterms:created xsi:type="dcterms:W3CDTF">2025-04-23T15:46:00Z</dcterms:created>
  <dcterms:modified xsi:type="dcterms:W3CDTF">2025-07-29T14:06:00Z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id="DZdRtmfk"/&gt;&lt;style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