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046D1" w14:textId="4B4B76C0" w:rsidR="00B730C3" w:rsidRPr="00B730C3" w:rsidRDefault="00B730C3" w:rsidP="00B730C3">
      <w:pPr>
        <w:autoSpaceDE w:val="0"/>
        <w:autoSpaceDN w:val="0"/>
        <w:adjustRightInd w:val="0"/>
        <w:spacing w:after="0" w:line="240" w:lineRule="auto"/>
        <w:jc w:val="center"/>
        <w:rPr>
          <w:rFonts w:ascii="Calibri" w:hAnsi="Calibri" w:cs="Calibri"/>
          <w:b/>
          <w:bCs/>
          <w:sz w:val="24"/>
          <w:szCs w:val="24"/>
          <w:lang w:val="fr-CA"/>
        </w:rPr>
      </w:pPr>
      <w:r w:rsidRPr="00B730C3">
        <w:rPr>
          <w:rFonts w:ascii="Calibri" w:hAnsi="Calibri" w:cs="Calibri"/>
          <w:b/>
          <w:bCs/>
          <w:sz w:val="24"/>
          <w:szCs w:val="24"/>
          <w:lang w:val="en-US"/>
        </w:rPr>
        <w:t>A</w:t>
      </w:r>
      <w:r w:rsidR="00663D56">
        <w:rPr>
          <w:rFonts w:ascii="Calibri" w:hAnsi="Calibri" w:cs="Calibri"/>
          <w:b/>
          <w:bCs/>
          <w:sz w:val="24"/>
          <w:szCs w:val="24"/>
          <w:lang w:val="en-US"/>
        </w:rPr>
        <w:t xml:space="preserve"> multi-criteria </w:t>
      </w:r>
      <w:r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Pr="00B730C3">
        <w:rPr>
          <w:rFonts w:ascii="Calibri" w:hAnsi="Calibri" w:cs="Calibri"/>
          <w:b/>
          <w:bCs/>
          <w:sz w:val="24"/>
          <w:szCs w:val="24"/>
          <w:lang w:val="en-US"/>
        </w:rPr>
        <w:t xml:space="preserve"> </w:t>
      </w:r>
      <w:r w:rsidR="00663D56">
        <w:rPr>
          <w:rFonts w:ascii="Calibri" w:hAnsi="Calibri" w:cs="Calibri"/>
          <w:b/>
          <w:bCs/>
          <w:sz w:val="24"/>
          <w:szCs w:val="24"/>
          <w:lang w:val="en-US"/>
        </w:rPr>
        <w:t xml:space="preserve">fall vegetation </w:t>
      </w:r>
      <w:r w:rsidRPr="00B730C3">
        <w:rPr>
          <w:rFonts w:ascii="Calibri" w:hAnsi="Calibri" w:cs="Calibri"/>
          <w:b/>
          <w:bCs/>
          <w:sz w:val="24"/>
          <w:szCs w:val="24"/>
          <w:lang w:val="en-US"/>
        </w:rPr>
        <w:t xml:space="preserve">services and dis-services in 30 cropping systems varying in </w:t>
      </w:r>
      <w:r w:rsidR="000A3A67">
        <w:rPr>
          <w:rFonts w:ascii="Calibri" w:hAnsi="Calibri" w:cs="Calibri"/>
          <w:b/>
          <w:bCs/>
          <w:sz w:val="24"/>
          <w:szCs w:val="24"/>
          <w:lang w:val="en-US"/>
        </w:rPr>
        <w:t xml:space="preserve">cover crop system, </w:t>
      </w:r>
      <w:r w:rsidRPr="00B730C3">
        <w:rPr>
          <w:rFonts w:ascii="Calibri" w:hAnsi="Calibri" w:cs="Calibri"/>
          <w:b/>
          <w:bCs/>
          <w:sz w:val="24"/>
          <w:szCs w:val="24"/>
          <w:lang w:val="en-US"/>
        </w:rPr>
        <w:t>tillage</w:t>
      </w:r>
      <w:r w:rsidR="000A3A67">
        <w:rPr>
          <w:rFonts w:ascii="Calibri" w:hAnsi="Calibri" w:cs="Calibri"/>
          <w:b/>
          <w:bCs/>
          <w:sz w:val="24"/>
          <w:szCs w:val="24"/>
          <w:lang w:val="en-US"/>
        </w:rPr>
        <w:t xml:space="preserve"> and</w:t>
      </w:r>
      <w:r w:rsidRPr="00B730C3">
        <w:rPr>
          <w:rFonts w:ascii="Calibri" w:hAnsi="Calibri" w:cs="Calibri"/>
          <w:b/>
          <w:bCs/>
          <w:sz w:val="24"/>
          <w:szCs w:val="24"/>
          <w:lang w:val="en-US"/>
        </w:rPr>
        <w:t xml:space="preserve"> </w:t>
      </w:r>
      <w:r w:rsidR="00663D56">
        <w:rPr>
          <w:rFonts w:ascii="Calibri" w:hAnsi="Calibri" w:cs="Calibri"/>
          <w:b/>
          <w:bCs/>
          <w:sz w:val="24"/>
          <w:szCs w:val="24"/>
          <w:lang w:val="en-US"/>
        </w:rPr>
        <w:t>residue</w:t>
      </w:r>
      <w:r w:rsidRPr="00B730C3">
        <w:rPr>
          <w:rFonts w:ascii="Calibri" w:hAnsi="Calibri" w:cs="Calibri"/>
          <w:b/>
          <w:bCs/>
          <w:sz w:val="24"/>
          <w:szCs w:val="24"/>
          <w:lang w:val="en-US"/>
        </w:rPr>
        <w:t xml:space="preserve"> management</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0C61DEE" w14:textId="72D389E0" w:rsidR="00B730C3" w:rsidRPr="00B730C3" w:rsidRDefault="00B730C3" w:rsidP="00B730C3">
      <w:pPr>
        <w:autoSpaceDE w:val="0"/>
        <w:autoSpaceDN w:val="0"/>
        <w:adjustRightInd w:val="0"/>
        <w:spacing w:after="0" w:line="240" w:lineRule="auto"/>
        <w:jc w:val="center"/>
        <w:rPr>
          <w:rFonts w:ascii="Calibri" w:hAnsi="Calibri" w:cs="Calibri"/>
          <w:sz w:val="24"/>
          <w:szCs w:val="24"/>
          <w:lang w:val="en-US"/>
        </w:rPr>
      </w:pPr>
      <w:r w:rsidRPr="00B730C3">
        <w:rPr>
          <w:rFonts w:ascii="Calibri" w:hAnsi="Calibri" w:cs="Calibri"/>
          <w:sz w:val="24"/>
          <w:szCs w:val="24"/>
          <w:lang w:val="fr-CA"/>
        </w:rPr>
        <w:t>Virginia Nichols</w:t>
      </w:r>
      <w:r w:rsidRPr="00B730C3">
        <w:rPr>
          <w:rFonts w:ascii="Calibri" w:hAnsi="Calibri" w:cs="Calibri"/>
          <w:sz w:val="24"/>
          <w:szCs w:val="24"/>
          <w:vertAlign w:val="superscript"/>
          <w:lang w:val="fr-CA"/>
        </w:rPr>
        <w:t>1</w:t>
      </w:r>
      <w:r w:rsidRPr="00B730C3">
        <w:rPr>
          <w:rFonts w:ascii="Calibri" w:hAnsi="Calibri" w:cs="Calibri"/>
          <w:sz w:val="24"/>
          <w:szCs w:val="24"/>
          <w:lang w:val="fr-CA"/>
        </w:rPr>
        <w:t xml:space="preserve">, </w:t>
      </w:r>
      <w:r w:rsidR="00E958F2" w:rsidRPr="00B730C3">
        <w:rPr>
          <w:rFonts w:ascii="Calibri" w:hAnsi="Calibri" w:cs="Calibri"/>
          <w:sz w:val="24"/>
          <w:szCs w:val="24"/>
          <w:lang w:val="fr-CA"/>
        </w:rPr>
        <w:t>Marco Gentili</w:t>
      </w:r>
      <w:r w:rsidR="00E958F2" w:rsidRPr="00B730C3">
        <w:rPr>
          <w:rFonts w:ascii="Calibri" w:hAnsi="Calibri" w:cs="Calibri"/>
          <w:sz w:val="24"/>
          <w:szCs w:val="24"/>
          <w:vertAlign w:val="superscript"/>
          <w:lang w:val="fr-CA"/>
        </w:rPr>
        <w:t>1</w:t>
      </w:r>
      <w:r w:rsidR="00E958F2" w:rsidRPr="00B730C3">
        <w:rPr>
          <w:rFonts w:ascii="Calibri" w:hAnsi="Calibri" w:cs="Calibri"/>
          <w:sz w:val="24"/>
          <w:szCs w:val="24"/>
          <w:lang w:val="fr-CA"/>
        </w:rPr>
        <w:t>,</w:t>
      </w:r>
      <w:r w:rsidR="00E958F2">
        <w:rPr>
          <w:rFonts w:ascii="Calibri" w:hAnsi="Calibri" w:cs="Calibri"/>
          <w:sz w:val="24"/>
          <w:szCs w:val="24"/>
          <w:lang w:val="fr-CA"/>
        </w:rPr>
        <w:t xml:space="preserve"> </w:t>
      </w:r>
      <w:r w:rsidRPr="00B730C3">
        <w:rPr>
          <w:rFonts w:ascii="Calibri" w:hAnsi="Calibri" w:cs="Calibri"/>
          <w:sz w:val="24"/>
          <w:szCs w:val="24"/>
          <w:lang w:val="fr-CA"/>
        </w:rPr>
        <w:t>Emma Randhal-Beltran</w:t>
      </w:r>
      <w:r w:rsidRPr="00B730C3">
        <w:rPr>
          <w:rFonts w:ascii="Calibri" w:hAnsi="Calibri" w:cs="Calibri"/>
          <w:sz w:val="24"/>
          <w:szCs w:val="24"/>
          <w:vertAlign w:val="superscript"/>
          <w:lang w:val="fr-CA"/>
        </w:rPr>
        <w:t>1</w:t>
      </w:r>
      <w:r w:rsidRPr="00B730C3">
        <w:rPr>
          <w:rFonts w:ascii="Calibri" w:hAnsi="Calibri" w:cs="Calibri"/>
          <w:sz w:val="24"/>
          <w:szCs w:val="24"/>
          <w:lang w:val="fr-CA"/>
        </w:rPr>
        <w:t>, Mette Sonderskov</w:t>
      </w:r>
      <w:r w:rsidRPr="00B730C3">
        <w:rPr>
          <w:rFonts w:ascii="Calibri" w:hAnsi="Calibri" w:cs="Calibri"/>
          <w:sz w:val="24"/>
          <w:szCs w:val="24"/>
          <w:vertAlign w:val="superscript"/>
          <w:lang w:val="fr-CA"/>
        </w:rPr>
        <w:t>1</w:t>
      </w:r>
      <w:r w:rsidRPr="00B730C3">
        <w:rPr>
          <w:rFonts w:ascii="Calibri" w:hAnsi="Calibri" w:cs="Calibri"/>
          <w:sz w:val="24"/>
          <w:szCs w:val="24"/>
          <w:lang w:val="fr-CA"/>
        </w:rPr>
        <w:t>, Bo Melander</w:t>
      </w:r>
      <w:r w:rsidR="00D62128">
        <w:rPr>
          <w:rFonts w:ascii="Calibri" w:hAnsi="Calibri" w:cs="Calibri"/>
          <w:sz w:val="24"/>
          <w:szCs w:val="24"/>
          <w:vertAlign w:val="superscript"/>
          <w:lang w:val="fr-CA"/>
        </w:rPr>
        <w:t>1</w:t>
      </w:r>
    </w:p>
    <w:p w14:paraId="2B770C1A"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lang w:val="en-US"/>
        </w:rPr>
      </w:pPr>
      <w:r w:rsidRPr="00B730C3">
        <w:rPr>
          <w:rFonts w:ascii="Calibri" w:hAnsi="Calibri" w:cs="Calibri"/>
          <w:i/>
          <w:iCs/>
          <w:sz w:val="24"/>
          <w:szCs w:val="24"/>
          <w:vertAlign w:val="superscript"/>
          <w:lang w:val="en-US"/>
        </w:rPr>
        <w:t>1</w:t>
      </w:r>
      <w:r w:rsidRPr="00B730C3">
        <w:rPr>
          <w:rFonts w:ascii="Calibri" w:hAnsi="Calibri" w:cs="Calibri"/>
          <w:i/>
          <w:iCs/>
          <w:sz w:val="24"/>
          <w:szCs w:val="24"/>
          <w:lang w:val="en-US"/>
        </w:rPr>
        <w:t>Aarhus University, Department of Agroecology, Crop Health Section,</w:t>
      </w:r>
    </w:p>
    <w:p w14:paraId="111816B8"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r w:rsidRPr="00B730C3">
        <w:rPr>
          <w:rFonts w:ascii="Calibri" w:hAnsi="Calibri" w:cs="Calibri"/>
          <w:i/>
          <w:iCs/>
          <w:sz w:val="24"/>
          <w:szCs w:val="24"/>
        </w:rPr>
        <w:t>Forsøgsvej 1, 4200 Slagelse, Denmark</w:t>
      </w:r>
    </w:p>
    <w:p w14:paraId="642C3914"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hyperlink r:id="rId6" w:history="1">
        <w:r w:rsidRPr="00B730C3">
          <w:rPr>
            <w:rStyle w:val="Hyperlink"/>
            <w:rFonts w:ascii="Calibri" w:hAnsi="Calibri" w:cs="Calibri"/>
            <w:i/>
            <w:iCs/>
            <w:sz w:val="24"/>
            <w:szCs w:val="24"/>
          </w:rPr>
          <w:t>gina.nichols@</w:t>
        </w:r>
      </w:hyperlink>
      <w:r w:rsidRPr="00B730C3">
        <w:rPr>
          <w:rStyle w:val="Hyperlink"/>
          <w:rFonts w:ascii="Calibri" w:hAnsi="Calibri" w:cs="Calibri"/>
          <w:i/>
          <w:iCs/>
          <w:sz w:val="24"/>
          <w:szCs w:val="24"/>
        </w:rPr>
        <w:t>agro.au.dk</w:t>
      </w:r>
      <w:r w:rsidRPr="00B730C3">
        <w:rPr>
          <w:rFonts w:ascii="Calibri" w:hAnsi="Calibri" w:cs="Calibri"/>
          <w:i/>
          <w:iCs/>
          <w:sz w:val="24"/>
          <w:szCs w:val="24"/>
        </w:rPr>
        <w:t xml:space="preserve"> </w:t>
      </w:r>
    </w:p>
    <w:p w14:paraId="0F96A2DD" w14:textId="77777777" w:rsidR="00B730C3" w:rsidRDefault="00B730C3" w:rsidP="00B730C3">
      <w:pPr>
        <w:autoSpaceDE w:val="0"/>
        <w:autoSpaceDN w:val="0"/>
        <w:adjustRightInd w:val="0"/>
        <w:spacing w:after="0" w:line="240" w:lineRule="auto"/>
        <w:rPr>
          <w:rFonts w:ascii="Calibri" w:hAnsi="Calibri" w:cs="Calibri"/>
          <w:i/>
          <w:iCs/>
          <w:sz w:val="24"/>
          <w:szCs w:val="24"/>
        </w:rPr>
      </w:pPr>
    </w:p>
    <w:p w14:paraId="5CC57B6C" w14:textId="4EF7C8E5" w:rsidR="00A70C8E" w:rsidRPr="00175629" w:rsidRDefault="00A70C8E" w:rsidP="00A70C8E">
      <w:pPr>
        <w:pStyle w:val="Heading1"/>
        <w:rPr>
          <w:lang w:val="en-US"/>
        </w:rPr>
      </w:pPr>
      <w:r w:rsidRPr="00175629">
        <w:rPr>
          <w:lang w:val="en-US"/>
        </w:rPr>
        <w:t>Abstract</w:t>
      </w:r>
    </w:p>
    <w:p w14:paraId="62ED9ECB" w14:textId="3A407CF7" w:rsidR="00EB5C1D" w:rsidRDefault="00B730C3" w:rsidP="00B730C3">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With increasing </w:t>
      </w:r>
      <w:r w:rsidR="00663D56">
        <w:rPr>
          <w:rFonts w:ascii="Calibri" w:hAnsi="Calibri" w:cs="Calibri"/>
          <w:sz w:val="24"/>
          <w:szCs w:val="24"/>
          <w:lang w:val="en-US"/>
        </w:rPr>
        <w:t xml:space="preserve">environmental </w:t>
      </w:r>
      <w:r w:rsidRPr="00B730C3">
        <w:rPr>
          <w:rFonts w:ascii="Calibri" w:hAnsi="Calibri" w:cs="Calibri"/>
          <w:sz w:val="24"/>
          <w:szCs w:val="24"/>
          <w:lang w:val="en-US"/>
        </w:rPr>
        <w:t xml:space="preserve">pressures from population growth and climate change, there is growing interest in assessing both the potential benefits and drawbacks of in-field, non-crop vegetation. This study evaluated fall </w:t>
      </w:r>
      <w:r w:rsidR="00663D56">
        <w:rPr>
          <w:rFonts w:ascii="Calibri" w:hAnsi="Calibri" w:cs="Calibri"/>
          <w:sz w:val="24"/>
          <w:szCs w:val="24"/>
          <w:lang w:val="en-US"/>
        </w:rPr>
        <w:t>vegetation</w:t>
      </w:r>
      <w:r w:rsidRPr="00B730C3">
        <w:rPr>
          <w:rFonts w:ascii="Calibri" w:hAnsi="Calibri" w:cs="Calibri"/>
          <w:sz w:val="24"/>
          <w:szCs w:val="24"/>
          <w:lang w:val="en-US"/>
        </w:rPr>
        <w:t xml:space="preserve"> communities</w:t>
      </w:r>
      <w:r w:rsidR="00CB0057">
        <w:rPr>
          <w:rFonts w:ascii="Calibri" w:hAnsi="Calibri" w:cs="Calibri"/>
          <w:sz w:val="24"/>
          <w:szCs w:val="24"/>
          <w:lang w:val="en-US"/>
        </w:rPr>
        <w:t xml:space="preserve"> and attendant agronomic </w:t>
      </w:r>
      <w:r w:rsidR="00F2314C">
        <w:rPr>
          <w:rFonts w:ascii="Calibri" w:hAnsi="Calibri" w:cs="Calibri"/>
          <w:sz w:val="24"/>
          <w:szCs w:val="24"/>
          <w:lang w:val="en-US"/>
        </w:rPr>
        <w:t>performance</w:t>
      </w:r>
      <w:r w:rsidRPr="00B730C3">
        <w:rPr>
          <w:rFonts w:ascii="Calibri" w:hAnsi="Calibri" w:cs="Calibri"/>
          <w:sz w:val="24"/>
          <w:szCs w:val="24"/>
          <w:lang w:val="en-US"/>
        </w:rPr>
        <w:t xml:space="preserve"> in 30 replicated cropping systems over t</w:t>
      </w:r>
      <w:r w:rsidR="00DC1B02">
        <w:rPr>
          <w:rFonts w:ascii="Calibri" w:hAnsi="Calibri" w:cs="Calibri"/>
          <w:sz w:val="24"/>
          <w:szCs w:val="24"/>
          <w:lang w:val="en-US"/>
        </w:rPr>
        <w:t>hree growing season</w:t>
      </w:r>
      <w:r w:rsidRPr="00B730C3">
        <w:rPr>
          <w:rFonts w:ascii="Calibri" w:hAnsi="Calibri" w:cs="Calibri"/>
          <w:sz w:val="24"/>
          <w:szCs w:val="24"/>
          <w:lang w:val="en-US"/>
        </w:rPr>
        <w:t xml:space="preserve">s in Zealand, Denmark. Treatments included five cover crop systems </w:t>
      </w:r>
      <w:r w:rsidR="00DC1B02">
        <w:rPr>
          <w:rFonts w:ascii="Calibri" w:hAnsi="Calibri" w:cs="Calibri"/>
          <w:sz w:val="24"/>
          <w:szCs w:val="24"/>
          <w:lang w:val="en-US"/>
        </w:rPr>
        <w:t>[</w:t>
      </w:r>
      <w:r w:rsidR="006B0948" w:rsidRPr="00DC1B02">
        <w:rPr>
          <w:rFonts w:ascii="Calibri" w:hAnsi="Calibri" w:cs="Calibri"/>
          <w:i/>
          <w:iCs/>
          <w:sz w:val="24"/>
          <w:szCs w:val="24"/>
          <w:lang w:val="en-US"/>
        </w:rPr>
        <w:t>Lolium perenne</w:t>
      </w:r>
      <w:r w:rsidR="006B0948" w:rsidRPr="00B730C3">
        <w:rPr>
          <w:rFonts w:ascii="Calibri" w:hAnsi="Calibri" w:cs="Calibri"/>
          <w:sz w:val="24"/>
          <w:szCs w:val="24"/>
          <w:lang w:val="en-US"/>
        </w:rPr>
        <w:t xml:space="preserve"> and </w:t>
      </w:r>
      <w:r w:rsidR="006B0948" w:rsidRPr="00DC1B02">
        <w:rPr>
          <w:rFonts w:ascii="Calibri" w:hAnsi="Calibri" w:cs="Calibri"/>
          <w:i/>
          <w:iCs/>
          <w:sz w:val="24"/>
          <w:szCs w:val="24"/>
          <w:lang w:val="en-US"/>
        </w:rPr>
        <w:t>Trifolium repens</w:t>
      </w:r>
      <w:r w:rsidR="006B0948" w:rsidRPr="00B730C3">
        <w:rPr>
          <w:rFonts w:ascii="Calibri" w:hAnsi="Calibri" w:cs="Calibri"/>
          <w:sz w:val="24"/>
          <w:szCs w:val="24"/>
          <w:lang w:val="en-US"/>
        </w:rPr>
        <w:t xml:space="preserve"> mixture sown early- and mid-season</w:t>
      </w:r>
      <w:r w:rsidR="006B0948">
        <w:rPr>
          <w:rFonts w:ascii="Calibri" w:hAnsi="Calibri" w:cs="Calibri"/>
          <w:sz w:val="24"/>
          <w:szCs w:val="24"/>
          <w:lang w:val="en-US"/>
        </w:rPr>
        <w:t xml:space="preserve">, </w:t>
      </w:r>
      <w:r w:rsidR="00663D56" w:rsidRPr="00DC1B02">
        <w:rPr>
          <w:rFonts w:ascii="Calibri" w:hAnsi="Calibri" w:cs="Calibri"/>
          <w:i/>
          <w:iCs/>
          <w:sz w:val="24"/>
          <w:szCs w:val="24"/>
          <w:lang w:val="en-US"/>
        </w:rPr>
        <w:t>Raphanus sativus</w:t>
      </w:r>
      <w:r w:rsidR="00663D56" w:rsidRPr="00B730C3">
        <w:rPr>
          <w:rFonts w:ascii="Calibri" w:hAnsi="Calibri" w:cs="Calibri"/>
          <w:sz w:val="24"/>
          <w:szCs w:val="24"/>
          <w:lang w:val="en-US"/>
        </w:rPr>
        <w:t xml:space="preserve"> (radish) sown mid-season and post-harvest</w:t>
      </w:r>
      <w:r w:rsidR="00663D56">
        <w:rPr>
          <w:rFonts w:ascii="Calibri" w:hAnsi="Calibri" w:cs="Calibri"/>
          <w:sz w:val="24"/>
          <w:szCs w:val="24"/>
          <w:lang w:val="en-US"/>
        </w:rPr>
        <w:t xml:space="preserve"> </w:t>
      </w:r>
      <w:r w:rsidRPr="00B730C3">
        <w:rPr>
          <w:rFonts w:ascii="Calibri" w:hAnsi="Calibri" w:cs="Calibri"/>
          <w:sz w:val="24"/>
          <w:szCs w:val="24"/>
          <w:lang w:val="en-US"/>
        </w:rPr>
        <w:t>and a no cover crop control</w:t>
      </w:r>
      <w:r w:rsidR="00DC1B02">
        <w:rPr>
          <w:rFonts w:ascii="Calibri" w:hAnsi="Calibri" w:cs="Calibri"/>
          <w:sz w:val="24"/>
          <w:szCs w:val="24"/>
          <w:lang w:val="en-US"/>
        </w:rPr>
        <w:t>]</w:t>
      </w:r>
      <w:r w:rsidR="00CB0057">
        <w:rPr>
          <w:rFonts w:ascii="Calibri" w:hAnsi="Calibri" w:cs="Calibri"/>
          <w:sz w:val="24"/>
          <w:szCs w:val="24"/>
          <w:lang w:val="en-US"/>
        </w:rPr>
        <w:t xml:space="preserve"> embedded within </w:t>
      </w:r>
      <w:r w:rsidR="00CB0057" w:rsidRPr="00B730C3">
        <w:rPr>
          <w:rFonts w:ascii="Calibri" w:hAnsi="Calibri" w:cs="Calibri"/>
          <w:sz w:val="24"/>
          <w:szCs w:val="24"/>
          <w:lang w:val="en-US"/>
        </w:rPr>
        <w:t xml:space="preserve">every combination of three tillage </w:t>
      </w:r>
      <w:r w:rsidR="00CB0057">
        <w:rPr>
          <w:rFonts w:ascii="Calibri" w:hAnsi="Calibri" w:cs="Calibri"/>
          <w:sz w:val="24"/>
          <w:szCs w:val="24"/>
          <w:lang w:val="en-US"/>
        </w:rPr>
        <w:t>approaches</w:t>
      </w:r>
      <w:r w:rsidR="00CB0057" w:rsidRPr="00B730C3">
        <w:rPr>
          <w:rFonts w:ascii="Calibri" w:hAnsi="Calibri" w:cs="Calibri"/>
          <w:sz w:val="24"/>
          <w:szCs w:val="24"/>
          <w:lang w:val="en-US"/>
        </w:rPr>
        <w:t xml:space="preserve"> (</w:t>
      </w:r>
      <w:r w:rsidR="000A3A67">
        <w:rPr>
          <w:rFonts w:ascii="Calibri" w:hAnsi="Calibri" w:cs="Calibri"/>
          <w:sz w:val="24"/>
          <w:szCs w:val="24"/>
          <w:lang w:val="en-US"/>
        </w:rPr>
        <w:t>no-till</w:t>
      </w:r>
      <w:r w:rsidR="00CB0057" w:rsidRPr="00B730C3">
        <w:rPr>
          <w:rFonts w:ascii="Calibri" w:hAnsi="Calibri" w:cs="Calibri"/>
          <w:sz w:val="24"/>
          <w:szCs w:val="24"/>
          <w:lang w:val="en-US"/>
        </w:rPr>
        <w:t>, surface, inversion)</w:t>
      </w:r>
      <w:r w:rsidR="00CB0057">
        <w:rPr>
          <w:rFonts w:ascii="Calibri" w:hAnsi="Calibri" w:cs="Calibri"/>
          <w:sz w:val="24"/>
          <w:szCs w:val="24"/>
          <w:lang w:val="en-US"/>
        </w:rPr>
        <w:t xml:space="preserve"> and</w:t>
      </w:r>
      <w:r w:rsidR="00CB0057" w:rsidRPr="00B730C3">
        <w:rPr>
          <w:rFonts w:ascii="Calibri" w:hAnsi="Calibri" w:cs="Calibri"/>
          <w:sz w:val="24"/>
          <w:szCs w:val="24"/>
          <w:lang w:val="en-US"/>
        </w:rPr>
        <w:t xml:space="preserve"> two residue management</w:t>
      </w:r>
      <w:r w:rsidR="00CB0057">
        <w:rPr>
          <w:rFonts w:ascii="Calibri" w:hAnsi="Calibri" w:cs="Calibri"/>
          <w:sz w:val="24"/>
          <w:szCs w:val="24"/>
          <w:lang w:val="en-US"/>
        </w:rPr>
        <w:t>s</w:t>
      </w:r>
      <w:r w:rsidR="00CB0057" w:rsidRPr="00B730C3">
        <w:rPr>
          <w:rFonts w:ascii="Calibri" w:hAnsi="Calibri" w:cs="Calibri"/>
          <w:sz w:val="24"/>
          <w:szCs w:val="24"/>
          <w:lang w:val="en-US"/>
        </w:rPr>
        <w:t xml:space="preserve"> (retained, removed)</w:t>
      </w:r>
      <w:r w:rsidRPr="00B730C3">
        <w:rPr>
          <w:rFonts w:ascii="Calibri" w:hAnsi="Calibri" w:cs="Calibri"/>
          <w:sz w:val="24"/>
          <w:szCs w:val="24"/>
          <w:lang w:val="en-US"/>
        </w:rPr>
        <w:t xml:space="preserve">. </w:t>
      </w:r>
      <w:r w:rsidR="00885DCB">
        <w:rPr>
          <w:rFonts w:ascii="Calibri" w:hAnsi="Calibri" w:cs="Calibri"/>
          <w:sz w:val="24"/>
          <w:szCs w:val="24"/>
          <w:lang w:val="en-US"/>
        </w:rPr>
        <w:t xml:space="preserve"> </w:t>
      </w:r>
      <w:r w:rsidR="00C961D5">
        <w:rPr>
          <w:rFonts w:ascii="Calibri" w:hAnsi="Calibri" w:cs="Calibri"/>
          <w:sz w:val="24"/>
          <w:szCs w:val="24"/>
          <w:lang w:val="en-US"/>
        </w:rPr>
        <w:t>S</w:t>
      </w:r>
      <w:r w:rsidR="007F0A50">
        <w:rPr>
          <w:rFonts w:ascii="Calibri" w:hAnsi="Calibri" w:cs="Calibri"/>
          <w:sz w:val="24"/>
          <w:szCs w:val="24"/>
          <w:lang w:val="en-US"/>
        </w:rPr>
        <w:t>ix</w:t>
      </w:r>
      <w:r w:rsidR="005D1C4B">
        <w:rPr>
          <w:rFonts w:ascii="Calibri" w:hAnsi="Calibri" w:cs="Calibri"/>
          <w:sz w:val="24"/>
          <w:szCs w:val="24"/>
          <w:lang w:val="en-US"/>
        </w:rPr>
        <w:t xml:space="preserve"> indices were used to capture </w:t>
      </w:r>
      <w:r w:rsidR="00E958F2">
        <w:rPr>
          <w:rFonts w:ascii="Calibri" w:hAnsi="Calibri" w:cs="Calibri"/>
          <w:sz w:val="24"/>
          <w:szCs w:val="24"/>
          <w:lang w:val="en-US"/>
        </w:rPr>
        <w:t xml:space="preserve">potential </w:t>
      </w:r>
      <w:r w:rsidR="005D1C4B">
        <w:rPr>
          <w:rFonts w:ascii="Calibri" w:hAnsi="Calibri" w:cs="Calibri"/>
          <w:sz w:val="24"/>
          <w:szCs w:val="24"/>
          <w:lang w:val="en-US"/>
        </w:rPr>
        <w:t>biophysical, ecological and agronomic services and dis-services</w:t>
      </w:r>
      <w:r w:rsidR="00E958F2">
        <w:rPr>
          <w:rFonts w:ascii="Calibri" w:hAnsi="Calibri" w:cs="Calibri"/>
          <w:sz w:val="24"/>
          <w:szCs w:val="24"/>
          <w:lang w:val="en-US"/>
        </w:rPr>
        <w:t xml:space="preserve"> of the systems. Four indices were derived from f</w:t>
      </w:r>
      <w:r w:rsidR="00885DCB">
        <w:rPr>
          <w:rFonts w:ascii="Calibri" w:hAnsi="Calibri" w:cs="Calibri"/>
          <w:sz w:val="24"/>
          <w:szCs w:val="24"/>
          <w:lang w:val="en-US"/>
        </w:rPr>
        <w:t xml:space="preserve">all </w:t>
      </w:r>
      <w:r w:rsidRPr="00B730C3">
        <w:rPr>
          <w:rFonts w:ascii="Calibri" w:hAnsi="Calibri" w:cs="Calibri"/>
          <w:sz w:val="24"/>
          <w:szCs w:val="24"/>
          <w:lang w:val="en-US"/>
        </w:rPr>
        <w:t xml:space="preserve">vegetation </w:t>
      </w:r>
      <w:r w:rsidR="00E958F2">
        <w:rPr>
          <w:rFonts w:ascii="Calibri" w:hAnsi="Calibri" w:cs="Calibri"/>
          <w:sz w:val="24"/>
          <w:szCs w:val="24"/>
          <w:lang w:val="en-US"/>
        </w:rPr>
        <w:t xml:space="preserve">characteristics </w:t>
      </w:r>
      <w:r w:rsidRPr="00B730C3">
        <w:rPr>
          <w:rFonts w:ascii="Calibri" w:hAnsi="Calibri" w:cs="Calibri"/>
          <w:sz w:val="24"/>
          <w:szCs w:val="24"/>
          <w:lang w:val="en-US"/>
        </w:rPr>
        <w:t xml:space="preserve">(1) percent soil cover (soil protection), (2) total aboveground biomass (potential soil carbon input and nitrate leaching mitigation), </w:t>
      </w:r>
      <w:r w:rsidR="007F0A50">
        <w:rPr>
          <w:rFonts w:ascii="Calibri" w:hAnsi="Calibri" w:cs="Calibri"/>
          <w:sz w:val="24"/>
          <w:szCs w:val="24"/>
          <w:lang w:val="en-US"/>
        </w:rPr>
        <w:t xml:space="preserve">and </w:t>
      </w:r>
      <w:r w:rsidR="00663D56">
        <w:rPr>
          <w:rFonts w:ascii="Calibri" w:hAnsi="Calibri" w:cs="Calibri"/>
          <w:sz w:val="24"/>
          <w:szCs w:val="24"/>
          <w:lang w:val="en-US"/>
        </w:rPr>
        <w:t xml:space="preserve">(3) </w:t>
      </w:r>
      <w:r w:rsidR="00E958F2">
        <w:rPr>
          <w:rFonts w:ascii="Calibri" w:hAnsi="Calibri" w:cs="Calibri"/>
          <w:sz w:val="24"/>
          <w:szCs w:val="24"/>
          <w:lang w:val="en-US"/>
        </w:rPr>
        <w:t>plant community (</w:t>
      </w:r>
      <w:r w:rsidR="00663D56">
        <w:rPr>
          <w:rFonts w:ascii="Calibri" w:hAnsi="Calibri" w:cs="Calibri"/>
          <w:sz w:val="24"/>
          <w:szCs w:val="24"/>
          <w:lang w:val="en-US"/>
        </w:rPr>
        <w:t>species-</w:t>
      </w:r>
      <w:r w:rsidR="00FF440C">
        <w:rPr>
          <w:rFonts w:ascii="Calibri" w:hAnsi="Calibri" w:cs="Calibri"/>
          <w:sz w:val="24"/>
          <w:szCs w:val="24"/>
          <w:lang w:val="en-US"/>
        </w:rPr>
        <w:t>based</w:t>
      </w:r>
      <w:r w:rsidR="00663D56">
        <w:rPr>
          <w:rFonts w:ascii="Calibri" w:hAnsi="Calibri" w:cs="Calibri"/>
          <w:sz w:val="24"/>
          <w:szCs w:val="24"/>
          <w:lang w:val="en-US"/>
        </w:rPr>
        <w:t xml:space="preserve"> </w:t>
      </w:r>
      <w:r w:rsidRPr="00B730C3">
        <w:rPr>
          <w:rFonts w:ascii="Calibri" w:hAnsi="Calibri" w:cs="Calibri"/>
          <w:sz w:val="24"/>
          <w:szCs w:val="24"/>
          <w:lang w:val="en-US"/>
        </w:rPr>
        <w:t>ecological benefit</w:t>
      </w:r>
      <w:r w:rsidR="007F0A50">
        <w:rPr>
          <w:rFonts w:ascii="Calibri" w:hAnsi="Calibri" w:cs="Calibri"/>
          <w:sz w:val="24"/>
          <w:szCs w:val="24"/>
          <w:lang w:val="en-US"/>
        </w:rPr>
        <w:t>s</w:t>
      </w:r>
      <w:r w:rsidR="00E958F2">
        <w:rPr>
          <w:rFonts w:ascii="Calibri" w:hAnsi="Calibri" w:cs="Calibri"/>
          <w:sz w:val="24"/>
          <w:szCs w:val="24"/>
          <w:lang w:val="en-US"/>
        </w:rPr>
        <w:t>)</w:t>
      </w:r>
      <w:r w:rsidR="00CB0057">
        <w:rPr>
          <w:rFonts w:ascii="Calibri" w:hAnsi="Calibri" w:cs="Calibri"/>
          <w:sz w:val="24"/>
          <w:szCs w:val="24"/>
          <w:lang w:val="en-US"/>
        </w:rPr>
        <w:t xml:space="preserve">. </w:t>
      </w:r>
      <w:r w:rsidR="00C961D5">
        <w:rPr>
          <w:rFonts w:ascii="Calibri" w:hAnsi="Calibri" w:cs="Calibri"/>
          <w:sz w:val="24"/>
          <w:szCs w:val="24"/>
          <w:lang w:val="en-US"/>
        </w:rPr>
        <w:t>Three</w:t>
      </w:r>
      <w:r w:rsidR="00CB0057">
        <w:rPr>
          <w:rFonts w:ascii="Calibri" w:hAnsi="Calibri" w:cs="Calibri"/>
          <w:sz w:val="24"/>
          <w:szCs w:val="24"/>
          <w:lang w:val="en-US"/>
        </w:rPr>
        <w:t xml:space="preserve"> </w:t>
      </w:r>
      <w:r w:rsidR="00171A78">
        <w:rPr>
          <w:rFonts w:ascii="Calibri" w:hAnsi="Calibri" w:cs="Calibri"/>
          <w:sz w:val="24"/>
          <w:szCs w:val="24"/>
          <w:lang w:val="en-US"/>
        </w:rPr>
        <w:t xml:space="preserve">additional </w:t>
      </w:r>
      <w:r w:rsidR="00CB0057">
        <w:rPr>
          <w:rFonts w:ascii="Calibri" w:hAnsi="Calibri" w:cs="Calibri"/>
          <w:sz w:val="24"/>
          <w:szCs w:val="24"/>
          <w:lang w:val="en-US"/>
        </w:rPr>
        <w:t xml:space="preserve">metrics captured system impacts including </w:t>
      </w:r>
      <w:r w:rsidR="00C961D5">
        <w:rPr>
          <w:rFonts w:ascii="Calibri" w:hAnsi="Calibri" w:cs="Calibri"/>
          <w:sz w:val="24"/>
          <w:szCs w:val="24"/>
          <w:lang w:val="en-US"/>
        </w:rPr>
        <w:t>(</w:t>
      </w:r>
      <w:r w:rsidR="007F0A50">
        <w:rPr>
          <w:rFonts w:ascii="Calibri" w:hAnsi="Calibri" w:cs="Calibri"/>
          <w:sz w:val="24"/>
          <w:szCs w:val="24"/>
          <w:lang w:val="en-US"/>
        </w:rPr>
        <w:t>4</w:t>
      </w:r>
      <w:r w:rsidR="00C961D5">
        <w:rPr>
          <w:rFonts w:ascii="Calibri" w:hAnsi="Calibri" w:cs="Calibri"/>
          <w:sz w:val="24"/>
          <w:szCs w:val="24"/>
          <w:lang w:val="en-US"/>
        </w:rPr>
        <w:t xml:space="preserve">) </w:t>
      </w:r>
      <w:r w:rsidR="00CB0057">
        <w:rPr>
          <w:rFonts w:ascii="Calibri" w:hAnsi="Calibri" w:cs="Calibri"/>
          <w:sz w:val="24"/>
          <w:szCs w:val="24"/>
          <w:lang w:val="en-US"/>
        </w:rPr>
        <w:t>crop yields</w:t>
      </w:r>
      <w:r w:rsidR="00C86A80">
        <w:rPr>
          <w:rFonts w:ascii="Calibri" w:hAnsi="Calibri" w:cs="Calibri"/>
          <w:sz w:val="24"/>
          <w:szCs w:val="24"/>
          <w:lang w:val="en-US"/>
        </w:rPr>
        <w:t xml:space="preserve">, </w:t>
      </w:r>
      <w:r w:rsidR="00C961D5">
        <w:rPr>
          <w:rFonts w:ascii="Calibri" w:hAnsi="Calibri" w:cs="Calibri"/>
          <w:sz w:val="24"/>
          <w:szCs w:val="24"/>
          <w:lang w:val="en-US"/>
        </w:rPr>
        <w:t>(</w:t>
      </w:r>
      <w:r w:rsidR="007F0A50">
        <w:rPr>
          <w:rFonts w:ascii="Calibri" w:hAnsi="Calibri" w:cs="Calibri"/>
          <w:sz w:val="24"/>
          <w:szCs w:val="24"/>
          <w:lang w:val="en-US"/>
        </w:rPr>
        <w:t>5</w:t>
      </w:r>
      <w:r w:rsidR="00C961D5">
        <w:rPr>
          <w:rFonts w:ascii="Calibri" w:hAnsi="Calibri" w:cs="Calibri"/>
          <w:sz w:val="24"/>
          <w:szCs w:val="24"/>
          <w:lang w:val="en-US"/>
        </w:rPr>
        <w:t xml:space="preserve">) </w:t>
      </w:r>
      <w:r w:rsidR="00C86A80">
        <w:rPr>
          <w:rFonts w:ascii="Calibri" w:hAnsi="Calibri" w:cs="Calibri"/>
          <w:sz w:val="24"/>
          <w:szCs w:val="24"/>
          <w:lang w:val="en-US"/>
        </w:rPr>
        <w:t xml:space="preserve">change in perennial weed abundance, and </w:t>
      </w:r>
      <w:r w:rsidR="00C961D5">
        <w:rPr>
          <w:rFonts w:ascii="Calibri" w:hAnsi="Calibri" w:cs="Calibri"/>
          <w:sz w:val="24"/>
          <w:szCs w:val="24"/>
          <w:lang w:val="en-US"/>
        </w:rPr>
        <w:t>(</w:t>
      </w:r>
      <w:r w:rsidR="007F0A50">
        <w:rPr>
          <w:rFonts w:ascii="Calibri" w:hAnsi="Calibri" w:cs="Calibri"/>
          <w:sz w:val="24"/>
          <w:szCs w:val="24"/>
          <w:lang w:val="en-US"/>
        </w:rPr>
        <w:t>6</w:t>
      </w:r>
      <w:r w:rsidR="00C961D5">
        <w:rPr>
          <w:rFonts w:ascii="Calibri" w:hAnsi="Calibri" w:cs="Calibri"/>
          <w:sz w:val="24"/>
          <w:szCs w:val="24"/>
          <w:lang w:val="en-US"/>
        </w:rPr>
        <w:t xml:space="preserve">) </w:t>
      </w:r>
      <w:r w:rsidR="00CB0057">
        <w:rPr>
          <w:rFonts w:ascii="Calibri" w:hAnsi="Calibri" w:cs="Calibri"/>
          <w:sz w:val="24"/>
          <w:szCs w:val="24"/>
          <w:lang w:val="en-US"/>
        </w:rPr>
        <w:t>pesticide toxicity loads</w:t>
      </w:r>
      <w:r w:rsidRPr="00B730C3">
        <w:rPr>
          <w:rFonts w:ascii="Calibri" w:hAnsi="Calibri" w:cs="Calibri"/>
          <w:sz w:val="24"/>
          <w:szCs w:val="24"/>
          <w:lang w:val="en-US"/>
        </w:rPr>
        <w:t xml:space="preserve">. </w:t>
      </w:r>
    </w:p>
    <w:p w14:paraId="633F006E" w14:textId="77777777" w:rsidR="00EB5C1D" w:rsidRDefault="00EB5C1D" w:rsidP="00B730C3">
      <w:pPr>
        <w:autoSpaceDE w:val="0"/>
        <w:autoSpaceDN w:val="0"/>
        <w:adjustRightInd w:val="0"/>
        <w:spacing w:after="0" w:line="240" w:lineRule="auto"/>
        <w:jc w:val="both"/>
        <w:rPr>
          <w:rFonts w:ascii="Calibri" w:hAnsi="Calibri" w:cs="Calibri"/>
          <w:sz w:val="24"/>
          <w:szCs w:val="24"/>
          <w:lang w:val="en-US"/>
        </w:rPr>
      </w:pPr>
    </w:p>
    <w:p w14:paraId="421B732B" w14:textId="77777777" w:rsidR="00CA0294" w:rsidRDefault="00B730C3" w:rsidP="00B730C3">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The study coincided with the site’s driest (2018) and wettest (2019) growing seasons in 30 years. </w:t>
      </w:r>
      <w:r w:rsidR="00885DCB">
        <w:rPr>
          <w:rFonts w:ascii="Calibri" w:hAnsi="Calibri" w:cs="Calibri"/>
          <w:sz w:val="24"/>
          <w:szCs w:val="24"/>
          <w:lang w:val="en-US"/>
        </w:rPr>
        <w:t>S</w:t>
      </w:r>
      <w:r w:rsidRPr="00B730C3">
        <w:rPr>
          <w:rFonts w:ascii="Calibri" w:hAnsi="Calibri" w:cs="Calibri"/>
          <w:sz w:val="24"/>
          <w:szCs w:val="24"/>
          <w:lang w:val="en-US"/>
        </w:rPr>
        <w:t>oil cover remained stable (~75%) across treatments and years</w:t>
      </w:r>
      <w:r w:rsidR="00BC4FB8">
        <w:rPr>
          <w:rFonts w:ascii="Calibri" w:hAnsi="Calibri" w:cs="Calibri"/>
          <w:sz w:val="24"/>
          <w:szCs w:val="24"/>
          <w:lang w:val="en-US"/>
        </w:rPr>
        <w:t>, while fall biomass varied</w:t>
      </w:r>
      <w:r w:rsidRPr="00B730C3">
        <w:rPr>
          <w:rFonts w:ascii="Calibri" w:hAnsi="Calibri" w:cs="Calibri"/>
          <w:sz w:val="24"/>
          <w:szCs w:val="24"/>
          <w:lang w:val="en-US"/>
        </w:rPr>
        <w:t xml:space="preserve">. </w:t>
      </w:r>
      <w:r w:rsidR="005D1C4B">
        <w:rPr>
          <w:rFonts w:ascii="Calibri" w:hAnsi="Calibri" w:cs="Calibri"/>
          <w:sz w:val="24"/>
          <w:szCs w:val="24"/>
          <w:lang w:val="en-US"/>
        </w:rPr>
        <w:t xml:space="preserve">Only </w:t>
      </w:r>
      <w:r w:rsidR="00BC4FB8">
        <w:rPr>
          <w:rFonts w:ascii="Calibri" w:hAnsi="Calibri" w:cs="Calibri"/>
          <w:sz w:val="24"/>
          <w:szCs w:val="24"/>
          <w:lang w:val="en-US"/>
        </w:rPr>
        <w:t xml:space="preserve">the </w:t>
      </w:r>
      <w:r w:rsidR="005D1C4B">
        <w:rPr>
          <w:rFonts w:ascii="Calibri" w:hAnsi="Calibri" w:cs="Calibri"/>
          <w:sz w:val="24"/>
          <w:szCs w:val="24"/>
          <w:lang w:val="en-US"/>
        </w:rPr>
        <w:t>radish cover crops consistently increased fall biomass compared to the no-cover control</w:t>
      </w:r>
      <w:r w:rsidR="00171A78">
        <w:rPr>
          <w:rFonts w:ascii="Calibri" w:hAnsi="Calibri" w:cs="Calibri"/>
          <w:sz w:val="24"/>
          <w:szCs w:val="24"/>
          <w:lang w:val="en-US"/>
        </w:rPr>
        <w:t xml:space="preserve">. In every system and environment, </w:t>
      </w:r>
      <w:r w:rsidR="0047621A">
        <w:rPr>
          <w:rFonts w:ascii="Calibri" w:hAnsi="Calibri" w:cs="Calibri"/>
          <w:sz w:val="24"/>
          <w:szCs w:val="24"/>
          <w:lang w:val="en-US"/>
        </w:rPr>
        <w:t xml:space="preserve">mid-season planted </w:t>
      </w:r>
      <w:r w:rsidR="00171A78">
        <w:rPr>
          <w:rFonts w:ascii="Calibri" w:hAnsi="Calibri" w:cs="Calibri"/>
          <w:sz w:val="24"/>
          <w:szCs w:val="24"/>
          <w:lang w:val="en-US"/>
        </w:rPr>
        <w:t>r</w:t>
      </w:r>
      <w:r w:rsidRPr="00B730C3">
        <w:rPr>
          <w:rFonts w:ascii="Calibri" w:hAnsi="Calibri" w:cs="Calibri"/>
          <w:sz w:val="24"/>
          <w:szCs w:val="24"/>
          <w:lang w:val="en-US"/>
        </w:rPr>
        <w:t xml:space="preserve">adish cover crops contributed over 50% of total fall biomass, while </w:t>
      </w:r>
      <w:r w:rsidR="00321061">
        <w:rPr>
          <w:rFonts w:ascii="Calibri" w:hAnsi="Calibri" w:cs="Calibri"/>
          <w:sz w:val="24"/>
          <w:szCs w:val="24"/>
          <w:lang w:val="en-US"/>
        </w:rPr>
        <w:t>even within a planting date contributions</w:t>
      </w:r>
      <w:r w:rsidR="008F6C0B">
        <w:rPr>
          <w:rFonts w:ascii="Calibri" w:hAnsi="Calibri" w:cs="Calibri"/>
          <w:sz w:val="24"/>
          <w:szCs w:val="24"/>
          <w:lang w:val="en-US"/>
        </w:rPr>
        <w:t xml:space="preserve"> to fall biomass</w:t>
      </w:r>
      <w:r w:rsidR="00321061">
        <w:rPr>
          <w:rFonts w:ascii="Calibri" w:hAnsi="Calibri" w:cs="Calibri"/>
          <w:sz w:val="24"/>
          <w:szCs w:val="24"/>
          <w:lang w:val="en-US"/>
        </w:rPr>
        <w:t xml:space="preserve"> from the mixes varied widely</w:t>
      </w:r>
      <w:r w:rsidR="00BC4FB8">
        <w:rPr>
          <w:rFonts w:ascii="Calibri" w:hAnsi="Calibri" w:cs="Calibri"/>
          <w:sz w:val="24"/>
          <w:szCs w:val="24"/>
          <w:lang w:val="en-US"/>
        </w:rPr>
        <w:t xml:space="preserve"> </w:t>
      </w:r>
      <w:r w:rsidR="00BC4FB8" w:rsidRPr="00B730C3">
        <w:rPr>
          <w:rFonts w:ascii="Calibri" w:hAnsi="Calibri" w:cs="Calibri"/>
          <w:sz w:val="24"/>
          <w:szCs w:val="24"/>
          <w:lang w:val="en-US"/>
        </w:rPr>
        <w:t>(0–80%)</w:t>
      </w:r>
      <w:r w:rsidR="00321061">
        <w:rPr>
          <w:rFonts w:ascii="Calibri" w:hAnsi="Calibri" w:cs="Calibri"/>
          <w:sz w:val="24"/>
          <w:szCs w:val="24"/>
          <w:lang w:val="en-US"/>
        </w:rPr>
        <w:t xml:space="preserve"> by</w:t>
      </w:r>
      <w:r w:rsidR="00885DCB">
        <w:rPr>
          <w:rFonts w:ascii="Calibri" w:hAnsi="Calibri" w:cs="Calibri"/>
          <w:sz w:val="24"/>
          <w:szCs w:val="24"/>
          <w:lang w:val="en-US"/>
        </w:rPr>
        <w:t xml:space="preserve"> year</w:t>
      </w:r>
      <w:r w:rsidR="00BC4FB8">
        <w:rPr>
          <w:rFonts w:ascii="Calibri" w:hAnsi="Calibri" w:cs="Calibri"/>
          <w:sz w:val="24"/>
          <w:szCs w:val="24"/>
          <w:lang w:val="en-US"/>
        </w:rPr>
        <w:t xml:space="preserve">, </w:t>
      </w:r>
      <w:r w:rsidR="00885DCB">
        <w:rPr>
          <w:rFonts w:ascii="Calibri" w:hAnsi="Calibri" w:cs="Calibri"/>
          <w:sz w:val="24"/>
          <w:szCs w:val="24"/>
          <w:lang w:val="en-US"/>
        </w:rPr>
        <w:t xml:space="preserve">cropping system </w:t>
      </w:r>
      <w:r w:rsidR="00BC4FB8">
        <w:rPr>
          <w:rFonts w:ascii="Calibri" w:hAnsi="Calibri" w:cs="Calibri"/>
          <w:sz w:val="24"/>
          <w:szCs w:val="24"/>
          <w:lang w:val="en-US"/>
        </w:rPr>
        <w:t>and their interaction</w:t>
      </w:r>
      <w:r w:rsidRPr="00B730C3">
        <w:rPr>
          <w:rFonts w:ascii="Calibri" w:hAnsi="Calibri" w:cs="Calibri"/>
          <w:sz w:val="24"/>
          <w:szCs w:val="24"/>
          <w:lang w:val="en-US"/>
        </w:rPr>
        <w:t xml:space="preserve">. Radish treatments produced neutral vegetation communities, </w:t>
      </w:r>
      <w:r w:rsidR="008F6C0B">
        <w:rPr>
          <w:rFonts w:ascii="Calibri" w:hAnsi="Calibri" w:cs="Calibri"/>
          <w:sz w:val="24"/>
          <w:szCs w:val="24"/>
          <w:lang w:val="en-US"/>
        </w:rPr>
        <w:t>while</w:t>
      </w:r>
      <w:r w:rsidRPr="00B730C3">
        <w:rPr>
          <w:rFonts w:ascii="Calibri" w:hAnsi="Calibri" w:cs="Calibri"/>
          <w:sz w:val="24"/>
          <w:szCs w:val="24"/>
          <w:lang w:val="en-US"/>
        </w:rPr>
        <w:t xml:space="preserve"> the </w:t>
      </w:r>
      <w:r w:rsidR="007F0A50">
        <w:rPr>
          <w:rFonts w:ascii="Calibri" w:hAnsi="Calibri" w:cs="Calibri"/>
          <w:sz w:val="24"/>
          <w:szCs w:val="24"/>
          <w:lang w:val="en-US"/>
        </w:rPr>
        <w:t xml:space="preserve">plant communities in the </w:t>
      </w:r>
      <w:r w:rsidRPr="00B730C3">
        <w:rPr>
          <w:rFonts w:ascii="Calibri" w:hAnsi="Calibri" w:cs="Calibri"/>
          <w:sz w:val="24"/>
          <w:szCs w:val="24"/>
          <w:lang w:val="en-US"/>
        </w:rPr>
        <w:t xml:space="preserve">mix and no cover crop treatments </w:t>
      </w:r>
      <w:r w:rsidR="007F0A50">
        <w:rPr>
          <w:rFonts w:ascii="Calibri" w:hAnsi="Calibri" w:cs="Calibri"/>
          <w:sz w:val="24"/>
          <w:szCs w:val="24"/>
          <w:lang w:val="en-US"/>
        </w:rPr>
        <w:t xml:space="preserve">had species with </w:t>
      </w:r>
      <w:r w:rsidR="008F6C0B">
        <w:rPr>
          <w:rFonts w:ascii="Calibri" w:hAnsi="Calibri" w:cs="Calibri"/>
          <w:sz w:val="24"/>
          <w:szCs w:val="24"/>
          <w:lang w:val="en-US"/>
        </w:rPr>
        <w:t xml:space="preserve">potentially </w:t>
      </w:r>
      <w:r w:rsidRPr="00B730C3">
        <w:rPr>
          <w:rFonts w:ascii="Calibri" w:hAnsi="Calibri" w:cs="Calibri"/>
          <w:sz w:val="24"/>
          <w:szCs w:val="24"/>
          <w:lang w:val="en-US"/>
        </w:rPr>
        <w:t xml:space="preserve">high </w:t>
      </w:r>
      <w:r w:rsidR="000A3A67">
        <w:rPr>
          <w:rFonts w:ascii="Calibri" w:hAnsi="Calibri" w:cs="Calibri"/>
          <w:sz w:val="24"/>
          <w:szCs w:val="24"/>
          <w:lang w:val="en-US"/>
        </w:rPr>
        <w:t xml:space="preserve">ecological </w:t>
      </w:r>
      <w:r w:rsidRPr="00B730C3">
        <w:rPr>
          <w:rFonts w:ascii="Calibri" w:hAnsi="Calibri" w:cs="Calibri"/>
          <w:sz w:val="24"/>
          <w:szCs w:val="24"/>
          <w:lang w:val="en-US"/>
        </w:rPr>
        <w:t>benefit</w:t>
      </w:r>
      <w:r w:rsidR="000A3A67">
        <w:rPr>
          <w:rFonts w:ascii="Calibri" w:hAnsi="Calibri" w:cs="Calibri"/>
          <w:sz w:val="24"/>
          <w:szCs w:val="24"/>
          <w:lang w:val="en-US"/>
        </w:rPr>
        <w:t>s</w:t>
      </w:r>
      <w:r w:rsidR="00D6652C">
        <w:rPr>
          <w:rFonts w:ascii="Calibri" w:hAnsi="Calibri" w:cs="Calibri"/>
          <w:sz w:val="24"/>
          <w:szCs w:val="24"/>
          <w:lang w:val="en-US"/>
        </w:rPr>
        <w:t xml:space="preserve">. </w:t>
      </w:r>
    </w:p>
    <w:p w14:paraId="46A8AB30" w14:textId="77777777" w:rsidR="00CA0294" w:rsidRDefault="00CA0294" w:rsidP="00B730C3">
      <w:pPr>
        <w:autoSpaceDE w:val="0"/>
        <w:autoSpaceDN w:val="0"/>
        <w:adjustRightInd w:val="0"/>
        <w:spacing w:after="0" w:line="240" w:lineRule="auto"/>
        <w:jc w:val="both"/>
        <w:rPr>
          <w:rFonts w:ascii="Calibri" w:hAnsi="Calibri" w:cs="Calibri"/>
          <w:sz w:val="24"/>
          <w:szCs w:val="24"/>
          <w:lang w:val="en-US"/>
        </w:rPr>
      </w:pPr>
    </w:p>
    <w:p w14:paraId="7DF436E3" w14:textId="371B6585" w:rsidR="00CA0294" w:rsidRDefault="00CA0294" w:rsidP="00B730C3">
      <w:p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 xml:space="preserve">Increasing tillage intensity of the system increased the number of </w:t>
      </w:r>
    </w:p>
    <w:p w14:paraId="475015E4" w14:textId="77777777" w:rsidR="001632C4" w:rsidRDefault="001632C4" w:rsidP="00B730C3">
      <w:pPr>
        <w:autoSpaceDE w:val="0"/>
        <w:autoSpaceDN w:val="0"/>
        <w:adjustRightInd w:val="0"/>
        <w:spacing w:after="0" w:line="240" w:lineRule="auto"/>
        <w:jc w:val="both"/>
        <w:rPr>
          <w:rFonts w:ascii="Calibri" w:hAnsi="Calibri" w:cs="Calibri"/>
          <w:sz w:val="24"/>
          <w:szCs w:val="24"/>
          <w:lang w:val="en-US"/>
        </w:rPr>
      </w:pPr>
    </w:p>
    <w:p w14:paraId="6F01360A" w14:textId="691A689B" w:rsidR="001632C4" w:rsidRDefault="001632C4" w:rsidP="00B730C3">
      <w:p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 xml:space="preserve">As tillage intensity reduced, the likelihood of a spring weed being perennial increased significantly. It was 3.4 and 1.7 times higher in no-till compared to inversion, and 1.7 times higher in surface compared to inversion. </w:t>
      </w:r>
    </w:p>
    <w:p w14:paraId="3F6DB4B2" w14:textId="77777777" w:rsidR="001632C4" w:rsidRDefault="001632C4" w:rsidP="00B730C3">
      <w:pPr>
        <w:autoSpaceDE w:val="0"/>
        <w:autoSpaceDN w:val="0"/>
        <w:adjustRightInd w:val="0"/>
        <w:spacing w:after="0" w:line="240" w:lineRule="auto"/>
        <w:jc w:val="both"/>
        <w:rPr>
          <w:rFonts w:ascii="Calibri" w:hAnsi="Calibri" w:cs="Calibri"/>
          <w:sz w:val="24"/>
          <w:szCs w:val="24"/>
          <w:lang w:val="en-US"/>
        </w:rPr>
      </w:pPr>
    </w:p>
    <w:p w14:paraId="20F2AFA9" w14:textId="4FBC1811" w:rsidR="00B730C3" w:rsidRPr="00B730C3" w:rsidRDefault="00885DCB" w:rsidP="00B730C3">
      <w:p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 xml:space="preserve">Overall, across </w:t>
      </w:r>
      <w:r w:rsidR="00D6652C">
        <w:rPr>
          <w:rFonts w:ascii="Calibri" w:hAnsi="Calibri" w:cs="Calibri"/>
          <w:sz w:val="24"/>
          <w:szCs w:val="24"/>
          <w:lang w:val="en-US"/>
        </w:rPr>
        <w:t xml:space="preserve">tillage, residue, </w:t>
      </w:r>
      <w:r>
        <w:rPr>
          <w:rFonts w:ascii="Calibri" w:hAnsi="Calibri" w:cs="Calibri"/>
          <w:sz w:val="24"/>
          <w:szCs w:val="24"/>
          <w:lang w:val="en-US"/>
        </w:rPr>
        <w:t>and</w:t>
      </w:r>
      <w:r w:rsidR="00D6652C">
        <w:rPr>
          <w:rFonts w:ascii="Calibri" w:hAnsi="Calibri" w:cs="Calibri"/>
          <w:sz w:val="24"/>
          <w:szCs w:val="24"/>
          <w:lang w:val="en-US"/>
        </w:rPr>
        <w:t xml:space="preserve"> weather the mid-season planted radish exhibited the highest fall biomass, high crop yields,</w:t>
      </w:r>
      <w:r w:rsidR="007F0A50">
        <w:rPr>
          <w:rFonts w:ascii="Calibri" w:hAnsi="Calibri" w:cs="Calibri"/>
          <w:sz w:val="24"/>
          <w:szCs w:val="24"/>
          <w:lang w:val="en-US"/>
        </w:rPr>
        <w:t xml:space="preserve"> and no increase in perennial weeds compared to the no cover control,</w:t>
      </w:r>
      <w:r w:rsidR="00D6652C">
        <w:rPr>
          <w:rFonts w:ascii="Calibri" w:hAnsi="Calibri" w:cs="Calibri"/>
          <w:sz w:val="24"/>
          <w:szCs w:val="24"/>
          <w:lang w:val="en-US"/>
        </w:rPr>
        <w:t xml:space="preserve"> </w:t>
      </w:r>
      <w:r w:rsidR="00BC4FB8">
        <w:rPr>
          <w:rFonts w:ascii="Calibri" w:hAnsi="Calibri" w:cs="Calibri"/>
          <w:sz w:val="24"/>
          <w:szCs w:val="24"/>
          <w:lang w:val="en-US"/>
        </w:rPr>
        <w:t>but had</w:t>
      </w:r>
      <w:r w:rsidR="00D6652C">
        <w:rPr>
          <w:rFonts w:ascii="Calibri" w:hAnsi="Calibri" w:cs="Calibri"/>
          <w:sz w:val="24"/>
          <w:szCs w:val="24"/>
          <w:lang w:val="en-US"/>
        </w:rPr>
        <w:t xml:space="preserve"> </w:t>
      </w:r>
      <w:r w:rsidR="0057508E">
        <w:rPr>
          <w:rFonts w:ascii="Calibri" w:hAnsi="Calibri" w:cs="Calibri"/>
          <w:sz w:val="24"/>
          <w:szCs w:val="24"/>
          <w:lang w:val="en-US"/>
        </w:rPr>
        <w:t xml:space="preserve">moderate to </w:t>
      </w:r>
      <w:r w:rsidR="00BC4FB8">
        <w:rPr>
          <w:rFonts w:ascii="Calibri" w:hAnsi="Calibri" w:cs="Calibri"/>
          <w:sz w:val="24"/>
          <w:szCs w:val="24"/>
          <w:lang w:val="en-US"/>
        </w:rPr>
        <w:t xml:space="preserve">high pesticide toxicity loads and </w:t>
      </w:r>
      <w:r w:rsidR="00E814F8">
        <w:rPr>
          <w:rFonts w:ascii="Calibri" w:hAnsi="Calibri" w:cs="Calibri"/>
          <w:sz w:val="24"/>
          <w:szCs w:val="24"/>
          <w:lang w:val="en-US"/>
        </w:rPr>
        <w:t xml:space="preserve">produced fall vegetation with </w:t>
      </w:r>
      <w:r w:rsidR="00D6652C">
        <w:rPr>
          <w:rFonts w:ascii="Calibri" w:hAnsi="Calibri" w:cs="Calibri"/>
          <w:sz w:val="24"/>
          <w:szCs w:val="24"/>
          <w:lang w:val="en-US"/>
        </w:rPr>
        <w:t>low potential ecological value</w:t>
      </w:r>
      <w:r w:rsidR="00E814F8">
        <w:rPr>
          <w:rFonts w:ascii="Calibri" w:hAnsi="Calibri" w:cs="Calibri"/>
          <w:sz w:val="24"/>
          <w:szCs w:val="24"/>
          <w:lang w:val="en-US"/>
        </w:rPr>
        <w:t xml:space="preserve">. </w:t>
      </w:r>
      <w:r w:rsidR="007F0A50">
        <w:rPr>
          <w:rFonts w:ascii="Calibri" w:hAnsi="Calibri" w:cs="Calibri"/>
          <w:sz w:val="24"/>
          <w:szCs w:val="24"/>
          <w:lang w:val="en-US"/>
        </w:rPr>
        <w:t>Conversely, t</w:t>
      </w:r>
      <w:r w:rsidR="00D6652C">
        <w:rPr>
          <w:rFonts w:ascii="Calibri" w:hAnsi="Calibri" w:cs="Calibri"/>
          <w:sz w:val="24"/>
          <w:szCs w:val="24"/>
          <w:lang w:val="en-US"/>
        </w:rPr>
        <w:t xml:space="preserve">he early planted mix </w:t>
      </w:r>
      <w:r w:rsidR="00E814F8">
        <w:rPr>
          <w:rFonts w:ascii="Calibri" w:hAnsi="Calibri" w:cs="Calibri"/>
          <w:sz w:val="24"/>
          <w:szCs w:val="24"/>
          <w:lang w:val="en-US"/>
        </w:rPr>
        <w:t xml:space="preserve">had </w:t>
      </w:r>
      <w:r w:rsidR="00B07B57">
        <w:rPr>
          <w:rFonts w:ascii="Calibri" w:hAnsi="Calibri" w:cs="Calibri"/>
          <w:sz w:val="24"/>
          <w:szCs w:val="24"/>
          <w:lang w:val="en-US"/>
        </w:rPr>
        <w:t xml:space="preserve">low to moderate fall </w:t>
      </w:r>
      <w:r w:rsidR="00E814F8">
        <w:rPr>
          <w:rFonts w:ascii="Calibri" w:hAnsi="Calibri" w:cs="Calibri"/>
          <w:sz w:val="24"/>
          <w:szCs w:val="24"/>
          <w:lang w:val="en-US"/>
        </w:rPr>
        <w:t xml:space="preserve">biomass, </w:t>
      </w:r>
      <w:r w:rsidR="00B07B57">
        <w:rPr>
          <w:rFonts w:ascii="Calibri" w:hAnsi="Calibri" w:cs="Calibri"/>
          <w:sz w:val="24"/>
          <w:szCs w:val="24"/>
          <w:lang w:val="en-US"/>
        </w:rPr>
        <w:t>moderate</w:t>
      </w:r>
      <w:r w:rsidR="00E814F8">
        <w:rPr>
          <w:rFonts w:ascii="Calibri" w:hAnsi="Calibri" w:cs="Calibri"/>
          <w:sz w:val="24"/>
          <w:szCs w:val="24"/>
          <w:lang w:val="en-US"/>
        </w:rPr>
        <w:t xml:space="preserve"> crop yields, </w:t>
      </w:r>
      <w:r w:rsidR="00D6652C" w:rsidRPr="008F6C0B">
        <w:rPr>
          <w:rFonts w:ascii="Calibri" w:hAnsi="Calibri" w:cs="Calibri"/>
          <w:sz w:val="24"/>
          <w:szCs w:val="24"/>
          <w:highlight w:val="yellow"/>
          <w:lang w:val="en-US"/>
        </w:rPr>
        <w:t>x</w:t>
      </w:r>
      <w:r w:rsidR="00D6652C">
        <w:rPr>
          <w:rFonts w:ascii="Calibri" w:hAnsi="Calibri" w:cs="Calibri"/>
          <w:sz w:val="24"/>
          <w:szCs w:val="24"/>
          <w:lang w:val="en-US"/>
        </w:rPr>
        <w:t xml:space="preserve"> times more perennial weed</w:t>
      </w:r>
      <w:r w:rsidR="00ED39BC">
        <w:rPr>
          <w:rFonts w:ascii="Calibri" w:hAnsi="Calibri" w:cs="Calibri"/>
          <w:sz w:val="24"/>
          <w:szCs w:val="24"/>
          <w:lang w:val="en-US"/>
        </w:rPr>
        <w:t xml:space="preserve"> increases</w:t>
      </w:r>
      <w:r w:rsidR="00D6652C">
        <w:rPr>
          <w:rFonts w:ascii="Calibri" w:hAnsi="Calibri" w:cs="Calibri"/>
          <w:sz w:val="24"/>
          <w:szCs w:val="24"/>
          <w:lang w:val="en-US"/>
        </w:rPr>
        <w:t xml:space="preserve"> compared to other </w:t>
      </w:r>
      <w:r w:rsidR="00D6652C">
        <w:rPr>
          <w:rFonts w:ascii="Calibri" w:hAnsi="Calibri" w:cs="Calibri"/>
          <w:sz w:val="24"/>
          <w:szCs w:val="24"/>
          <w:lang w:val="en-US"/>
        </w:rPr>
        <w:lastRenderedPageBreak/>
        <w:t>treatments</w:t>
      </w:r>
      <w:r w:rsidR="005D1C4B">
        <w:rPr>
          <w:rFonts w:ascii="Calibri" w:hAnsi="Calibri" w:cs="Calibri"/>
          <w:sz w:val="24"/>
          <w:szCs w:val="24"/>
          <w:lang w:val="en-US"/>
        </w:rPr>
        <w:t>,</w:t>
      </w:r>
      <w:r w:rsidR="00E814F8">
        <w:rPr>
          <w:rFonts w:ascii="Calibri" w:hAnsi="Calibri" w:cs="Calibri"/>
          <w:sz w:val="24"/>
          <w:szCs w:val="24"/>
          <w:lang w:val="en-US"/>
        </w:rPr>
        <w:t xml:space="preserve"> but </w:t>
      </w:r>
      <w:r w:rsidR="00BC4FB8">
        <w:rPr>
          <w:rFonts w:ascii="Calibri" w:hAnsi="Calibri" w:cs="Calibri"/>
          <w:sz w:val="24"/>
          <w:szCs w:val="24"/>
          <w:lang w:val="en-US"/>
        </w:rPr>
        <w:t xml:space="preserve">had low pesticide toxicity loads and </w:t>
      </w:r>
      <w:r w:rsidR="00E814F8">
        <w:rPr>
          <w:rFonts w:ascii="Calibri" w:hAnsi="Calibri" w:cs="Calibri"/>
          <w:sz w:val="24"/>
          <w:szCs w:val="24"/>
          <w:lang w:val="en-US"/>
        </w:rPr>
        <w:t>supported fall vegetation that had high potential ecological value</w:t>
      </w:r>
      <w:r w:rsidR="00B730C3" w:rsidRPr="00B730C3">
        <w:rPr>
          <w:rFonts w:ascii="Calibri" w:hAnsi="Calibri" w:cs="Calibri"/>
          <w:sz w:val="24"/>
          <w:szCs w:val="24"/>
          <w:lang w:val="en-US"/>
        </w:rPr>
        <w:t>.</w:t>
      </w:r>
      <w:r w:rsidR="00E814F8">
        <w:rPr>
          <w:rFonts w:ascii="Calibri" w:hAnsi="Calibri" w:cs="Calibri"/>
          <w:sz w:val="24"/>
          <w:szCs w:val="24"/>
          <w:lang w:val="en-US"/>
        </w:rPr>
        <w:t xml:space="preserve"> </w:t>
      </w:r>
      <w:r w:rsidR="008F6C0B">
        <w:rPr>
          <w:rFonts w:ascii="Calibri" w:hAnsi="Calibri" w:cs="Calibri"/>
          <w:sz w:val="24"/>
          <w:szCs w:val="24"/>
          <w:lang w:val="en-US"/>
        </w:rPr>
        <w:t xml:space="preserve">In this region, </w:t>
      </w:r>
      <w:r w:rsidR="00ED39BC">
        <w:rPr>
          <w:rFonts w:ascii="Calibri" w:hAnsi="Calibri" w:cs="Calibri"/>
          <w:sz w:val="24"/>
          <w:szCs w:val="24"/>
          <w:lang w:val="en-US"/>
        </w:rPr>
        <w:t>mid-season planted radish cover crops may exhibit more consistent benefits across cropping systems and weather conditions compared to grass/clover mixtures</w:t>
      </w:r>
      <w:r w:rsidR="007F0A50">
        <w:rPr>
          <w:rFonts w:ascii="Calibri" w:hAnsi="Calibri" w:cs="Calibri"/>
          <w:sz w:val="24"/>
          <w:szCs w:val="24"/>
          <w:lang w:val="en-US"/>
        </w:rPr>
        <w:t>. T</w:t>
      </w:r>
      <w:r w:rsidR="00B730C3" w:rsidRPr="00B730C3">
        <w:rPr>
          <w:rFonts w:ascii="Calibri" w:hAnsi="Calibri" w:cs="Calibri"/>
          <w:sz w:val="24"/>
          <w:szCs w:val="24"/>
          <w:lang w:val="en-US"/>
        </w:rPr>
        <w:t>hese results underscore the complexity of defining ‘beneficial’ vegetation in agricultural systems</w:t>
      </w:r>
      <w:r w:rsidR="007F0A50">
        <w:rPr>
          <w:rFonts w:ascii="Calibri" w:hAnsi="Calibri" w:cs="Calibri"/>
          <w:sz w:val="24"/>
          <w:szCs w:val="24"/>
          <w:lang w:val="en-US"/>
        </w:rPr>
        <w:t xml:space="preserve"> when balancing multiple goals</w:t>
      </w:r>
      <w:r w:rsidR="00B730C3" w:rsidRPr="00B730C3">
        <w:rPr>
          <w:rFonts w:ascii="Calibri" w:hAnsi="Calibri" w:cs="Calibri"/>
          <w:sz w:val="24"/>
          <w:szCs w:val="24"/>
          <w:lang w:val="en-US"/>
        </w:rPr>
        <w:t xml:space="preserve">, highlighting the interplay between </w:t>
      </w:r>
      <w:r w:rsidR="005D1C4B">
        <w:rPr>
          <w:rFonts w:ascii="Calibri" w:hAnsi="Calibri" w:cs="Calibri"/>
          <w:sz w:val="24"/>
          <w:szCs w:val="24"/>
          <w:lang w:val="en-US"/>
        </w:rPr>
        <w:t xml:space="preserve">biophysical, </w:t>
      </w:r>
      <w:r w:rsidR="00B730C3" w:rsidRPr="00B730C3">
        <w:rPr>
          <w:rFonts w:ascii="Calibri" w:hAnsi="Calibri" w:cs="Calibri"/>
          <w:sz w:val="24"/>
          <w:szCs w:val="24"/>
          <w:lang w:val="en-US"/>
        </w:rPr>
        <w:t xml:space="preserve">ecological and agronomic </w:t>
      </w:r>
      <w:r w:rsidR="00ED39BC">
        <w:rPr>
          <w:rFonts w:ascii="Calibri" w:hAnsi="Calibri" w:cs="Calibri"/>
          <w:sz w:val="24"/>
          <w:szCs w:val="24"/>
          <w:lang w:val="en-US"/>
        </w:rPr>
        <w:t>outcomes</w:t>
      </w:r>
      <w:r w:rsidR="00B730C3" w:rsidRPr="00B730C3">
        <w:rPr>
          <w:rFonts w:ascii="Calibri" w:hAnsi="Calibri" w:cs="Calibri"/>
          <w:sz w:val="24"/>
          <w:szCs w:val="24"/>
          <w:lang w:val="en-US"/>
        </w:rPr>
        <w:t>.</w:t>
      </w:r>
    </w:p>
    <w:p w14:paraId="1949A2CA" w14:textId="77777777" w:rsidR="00B730C3" w:rsidRPr="00B730C3" w:rsidRDefault="00B730C3" w:rsidP="00B730C3">
      <w:pPr>
        <w:rPr>
          <w:rFonts w:ascii="Calibri" w:hAnsi="Calibri" w:cs="Calibri"/>
          <w:b/>
          <w:bCs/>
          <w:sz w:val="24"/>
          <w:szCs w:val="24"/>
          <w:lang w:val="en-US"/>
        </w:rPr>
      </w:pPr>
    </w:p>
    <w:p w14:paraId="38F6E24B" w14:textId="77777777" w:rsidR="00B730C3" w:rsidRPr="00B730C3" w:rsidRDefault="00B730C3" w:rsidP="00A70C8E">
      <w:pPr>
        <w:pStyle w:val="Heading1"/>
        <w:rPr>
          <w:lang w:val="en-US"/>
        </w:rPr>
      </w:pPr>
      <w:r w:rsidRPr="00B730C3">
        <w:rPr>
          <w:lang w:val="en-US"/>
        </w:rPr>
        <w:t>Introduction</w:t>
      </w:r>
    </w:p>
    <w:p w14:paraId="4CFD8E41" w14:textId="1558F803" w:rsidR="003E205E" w:rsidRDefault="00053998" w:rsidP="000010AC">
      <w:pPr>
        <w:rPr>
          <w:rFonts w:ascii="Calibri" w:hAnsi="Calibri" w:cs="Calibri"/>
          <w:sz w:val="24"/>
          <w:szCs w:val="24"/>
          <w:lang w:val="en-US"/>
        </w:rPr>
      </w:pPr>
      <w:r w:rsidRPr="00053998">
        <w:rPr>
          <w:rFonts w:ascii="Calibri" w:hAnsi="Calibri" w:cs="Calibri"/>
          <w:sz w:val="24"/>
          <w:szCs w:val="24"/>
          <w:lang w:val="en-US"/>
        </w:rPr>
        <w:t xml:space="preserve">Environmental pressures resulting from population growth and climate change 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r w:rsidR="00E814F8">
        <w:rPr>
          <w:rFonts w:ascii="Calibri" w:hAnsi="Calibri" w:cs="Calibri"/>
          <w:sz w:val="24"/>
          <w:szCs w:val="24"/>
          <w:lang w:val="en-US"/>
        </w:rPr>
        <w:t>impacts on</w:t>
      </w:r>
      <w:r w:rsidRPr="00053998">
        <w:rPr>
          <w:rFonts w:ascii="Calibri" w:hAnsi="Calibri" w:cs="Calibri"/>
          <w:sz w:val="24"/>
          <w:szCs w:val="24"/>
          <w:lang w:val="en-US"/>
        </w:rPr>
        <w:t xml:space="preserve"> biodiversity.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agro-ecosystems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23335D24" w:rsidR="00CC27F8" w:rsidRDefault="00CC27F8" w:rsidP="00E752C9">
      <w:pPr>
        <w:rPr>
          <w:rFonts w:ascii="Calibri" w:hAnsi="Calibri" w:cs="Calibri"/>
          <w:sz w:val="24"/>
          <w:szCs w:val="24"/>
          <w:lang w:val="en-US"/>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offer habitat (CITE), reduce nitrate leaching</w:t>
      </w:r>
      <w:r w:rsidR="00571761">
        <w:rPr>
          <w:rFonts w:ascii="Calibri" w:hAnsi="Calibri" w:cs="Calibri"/>
          <w:sz w:val="24"/>
          <w:szCs w:val="24"/>
          <w:lang w:val="en-US"/>
        </w:rPr>
        <w:t xml:space="preserve"> </w:t>
      </w:r>
      <w:r w:rsidR="00571761">
        <w:rPr>
          <w:rFonts w:ascii="Calibri" w:hAnsi="Calibri" w:cs="Calibri"/>
          <w:sz w:val="24"/>
          <w:szCs w:val="24"/>
          <w:lang w:val="en-US"/>
        </w:rPr>
        <w:fldChar w:fldCharType="begin"/>
      </w:r>
      <w:r w:rsidR="00571761">
        <w:rPr>
          <w:rFonts w:ascii="Calibri" w:hAnsi="Calibri" w:cs="Calibri"/>
          <w:sz w:val="24"/>
          <w:szCs w:val="24"/>
          <w:lang w:val="en-US"/>
        </w:rPr>
        <w:instrText xml:space="preserve"> ADDIN ZOTERO_ITEM CSL_CITATION {"citationID":"j3SIQ0as","properties":{"formattedCitation":"(Wortman, 2016)","plainCitation":"(Wortman, 2016)","noteIndex":0},"citationItems":[{"id":1505,"uris":["http://zotero.org/users/3599437/items/CXPARHVG"],"itemData":{"id":1505,"type":"article-journal","abstract":"Nitrogen loss from croplands is a major environmental problem with human health and ecosystem consequences. Cover crops are planted during the fallow period between cash crops to provide a number of ecosystem services and are a popular tool for nitrogen reduction. Unfortunately, on-farm adoption of cover crops in the USA is limited to less than 2 % of land area in most regions. Naturally occurring weeds, if left unmanaged between cash crops (i.e., “weedy fallow”), may provide similar ecosystem services (e.g., nitrogen reduction) as cover crops. To test this hypothesis, a meta-analysis of 17 studies was conducted to compare potential nitrogen loss (inorganic soil nitrogen or leachate nitrogen) from fallow annual cropping systems managed with cover crops, weeds, and bare soil. A potential nitrogen loss response ratio (e.g., leachate nitrogen from bare soil relative to weedy fallow) was determined for independent paired observations in each study, and factors influencing nitrogen loss across all </w:instrText>
      </w:r>
      <w:r w:rsidR="00571761" w:rsidRPr="00F21B88">
        <w:rPr>
          <w:rFonts w:ascii="Calibri" w:hAnsi="Calibri" w:cs="Calibri"/>
          <w:sz w:val="24"/>
          <w:szCs w:val="24"/>
        </w:rPr>
        <w:instrText>studies were determined with 95 % bootstrap confidence intervals and meta-regression ana</w:instrText>
      </w:r>
      <w:r w:rsidR="00571761" w:rsidRPr="00ED7CE8">
        <w:rPr>
          <w:rFonts w:ascii="Calibri" w:hAnsi="Calibri" w:cs="Calibri"/>
          <w:sz w:val="24"/>
          <w:szCs w:val="24"/>
        </w:rPr>
        <w:instrText xml:space="preserve">lysis. Results suggest that potential nitrogen loss from croplands is 60 % greater in bare soil compared to weedy fallow fields. Cover crops further reduced potential nitrogen loss by 26 % compared to weedy fallow, and the nitrogen reduction potential of cover crops (relative to weedy fallow) likely increases with greater biomass accumulation of the cover crop. While cover crops were more effective in mitigating potential nitrogen loss, weedy fallow may provide greater net benefits on a regional scale if there were fewer barriers to farmer adoption. The weedy fallow strategy for nitrogen reduction has several potential pitfalls (e.g., propagation of noxious or herbicide-resistant weedy species), but this meta-analysis demonstrates that fallow weeds provide an important ecosystem service and policy-makers should consider revising conservation incentive programs accordingly.","container-title":"Agronomy for Sustainable Development","DOI":"10.1007/s13593-016-0397-3","ISSN":"1773-0155","issue":"4","journalAbbreviation":"Agron. Sustain. Dev.","language":"en","page":"61","source":"Springer Link","title":"Weedy fallow as an alternative strategy for reducing nitrogen loss from annual cropping systems","volume":"36","author":[{"family":"Wortman","given":"Sam E."}],"issued":{"date-parts":[["2016",10,20]]}}}],"schema":"https://github.com/citation-style-language/schema/raw/master/csl-citation.json"} </w:instrText>
      </w:r>
      <w:r w:rsidR="00571761">
        <w:rPr>
          <w:rFonts w:ascii="Calibri" w:hAnsi="Calibri" w:cs="Calibri"/>
          <w:sz w:val="24"/>
          <w:szCs w:val="24"/>
          <w:lang w:val="en-US"/>
        </w:rPr>
        <w:fldChar w:fldCharType="separate"/>
      </w:r>
      <w:r w:rsidR="00571761" w:rsidRPr="00571761">
        <w:rPr>
          <w:rFonts w:ascii="Calibri" w:hAnsi="Calibri" w:cs="Calibri"/>
          <w:sz w:val="24"/>
        </w:rPr>
        <w:t>(Wortman, 2016)</w:t>
      </w:r>
      <w:r w:rsidR="00571761">
        <w:rPr>
          <w:rFonts w:ascii="Calibri" w:hAnsi="Calibri" w:cs="Calibri"/>
          <w:sz w:val="24"/>
          <w:szCs w:val="24"/>
          <w:lang w:val="en-US"/>
        </w:rPr>
        <w:fldChar w:fldCharType="end"/>
      </w:r>
      <w:r w:rsidR="0075226B" w:rsidRPr="00ED7CE8">
        <w:rPr>
          <w:rFonts w:ascii="Calibri" w:hAnsi="Calibri" w:cs="Calibri"/>
          <w:sz w:val="24"/>
          <w:szCs w:val="24"/>
        </w:rPr>
        <w:t xml:space="preserve"> </w:t>
      </w:r>
      <w:r w:rsidR="0075226B" w:rsidRPr="00ED7CE8">
        <w:rPr>
          <w:rFonts w:ascii="Calibri" w:hAnsi="Calibri" w:cs="Calibri"/>
          <w:i/>
          <w:iCs/>
          <w:sz w:val="24"/>
          <w:szCs w:val="24"/>
        </w:rPr>
        <w:t>(Blaix et al., 2018; Huang et al., 2018b)</w:t>
      </w:r>
      <w:r w:rsidR="0075226B" w:rsidRPr="00ED7CE8">
        <w:rPr>
          <w:rFonts w:ascii="Calibri" w:hAnsi="Calibri" w:cs="Calibri"/>
          <w:sz w:val="24"/>
          <w:szCs w:val="24"/>
        </w:rPr>
        <w:t xml:space="preserve"> </w:t>
      </w:r>
      <w:r w:rsidR="0075226B" w:rsidRPr="00067D64">
        <w:rPr>
          <w:rFonts w:ascii="Calibri" w:hAnsi="Calibri" w:cs="Calibri"/>
          <w:sz w:val="24"/>
          <w:szCs w:val="24"/>
          <w:lang w:val="en-US"/>
        </w:rPr>
        <w:fldChar w:fldCharType="begin"/>
      </w:r>
      <w:r w:rsidR="0075226B" w:rsidRPr="00ED7CE8">
        <w:rPr>
          <w:rFonts w:ascii="Calibri" w:hAnsi="Calibri" w:cs="Calibri"/>
          <w:sz w:val="24"/>
          <w:szCs w:val="24"/>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ED7CE8">
        <w:rPr>
          <w:rFonts w:ascii="Calibri" w:hAnsi="Calibri" w:cs="Calibri"/>
          <w:sz w:val="24"/>
          <w:szCs w:val="24"/>
        </w:rPr>
        <w:t>(Sullivan et al., 2017)</w:t>
      </w:r>
      <w:r w:rsidR="0075226B" w:rsidRPr="00067D64">
        <w:rPr>
          <w:rFonts w:ascii="Calibri" w:hAnsi="Calibri" w:cs="Calibri"/>
          <w:sz w:val="24"/>
          <w:szCs w:val="24"/>
          <w:lang w:val="en-US"/>
        </w:rPr>
        <w:fldChar w:fldCharType="end"/>
      </w:r>
      <w:r w:rsidR="0075226B" w:rsidRPr="00ED7CE8">
        <w:rPr>
          <w:rFonts w:ascii="Calibri" w:hAnsi="Calibri" w:cs="Calibri"/>
          <w:sz w:val="24"/>
          <w:szCs w:val="24"/>
        </w:rPr>
        <w:t xml:space="preserve">, </w:t>
      </w:r>
      <w:r w:rsidR="00067D64" w:rsidRPr="00ED7CE8">
        <w:rPr>
          <w:rFonts w:ascii="Calibri" w:hAnsi="Calibri" w:cs="Calibri"/>
          <w:sz w:val="24"/>
          <w:szCs w:val="24"/>
        </w:rPr>
        <w:t xml:space="preserve">contribute to soil organic carbon  </w:t>
      </w:r>
      <w:r w:rsidR="00067D64" w:rsidRPr="00B730C3">
        <w:rPr>
          <w:rFonts w:ascii="Calibri" w:hAnsi="Calibri" w:cs="Calibri"/>
          <w:sz w:val="24"/>
          <w:szCs w:val="24"/>
          <w:lang w:val="en-US"/>
        </w:rPr>
        <w:fldChar w:fldCharType="begin"/>
      </w:r>
      <w:r w:rsidR="00067D64" w:rsidRPr="00ED7CE8">
        <w:rPr>
          <w:rFonts w:ascii="Calibri" w:hAnsi="Calibri" w:cs="Calibri"/>
          <w:sz w:val="24"/>
          <w:szCs w:val="24"/>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w:instrText>
      </w:r>
      <w:r w:rsidR="00067D64" w:rsidRPr="00B730C3">
        <w:rPr>
          <w:rFonts w:ascii="Calibri" w:hAnsi="Calibri" w:cs="Calibri"/>
          <w:sz w:val="24"/>
          <w:szCs w:val="24"/>
          <w:lang w:val="en-US"/>
        </w:rPr>
        <w:instrText xml:space="preserve">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067D64">
        <w:rPr>
          <w:rFonts w:ascii="Calibri" w:hAnsi="Calibri" w:cs="Calibri"/>
          <w:sz w:val="24"/>
          <w:lang w:val="en-US"/>
        </w:rPr>
        <w:t>(Moreau et al., 2020)</w:t>
      </w:r>
      <w:r w:rsidR="00067D64" w:rsidRPr="00067D64">
        <w:rPr>
          <w:rFonts w:ascii="Calibri" w:hAnsi="Calibri" w:cs="Calibri"/>
          <w:sz w:val="24"/>
          <w:szCs w:val="24"/>
          <w:lang w:val="en-US"/>
        </w:rPr>
        <w:fldChar w:fldCharType="end"/>
      </w:r>
      <w:r w:rsidR="0075226B">
        <w:rPr>
          <w:rFonts w:ascii="Calibri" w:hAnsi="Calibri" w:cs="Calibri"/>
          <w:sz w:val="24"/>
          <w:szCs w:val="24"/>
          <w:lang w:val="en-US"/>
        </w:rPr>
        <w:t xml:space="preserve"> </w:t>
      </w:r>
    </w:p>
    <w:p w14:paraId="0214F2DE" w14:textId="7F274219" w:rsidR="0057508E" w:rsidRDefault="0057508E" w:rsidP="00E752C9">
      <w:pPr>
        <w:rPr>
          <w:rFonts w:ascii="Calibri" w:hAnsi="Calibri" w:cs="Calibri"/>
          <w:sz w:val="24"/>
          <w:szCs w:val="24"/>
          <w:lang w:val="en-US"/>
        </w:rPr>
      </w:pPr>
      <w:r>
        <w:rPr>
          <w:rFonts w:ascii="Calibri" w:hAnsi="Calibri" w:cs="Calibri"/>
          <w:sz w:val="24"/>
          <w:szCs w:val="24"/>
          <w:lang w:val="en-US"/>
        </w:rPr>
        <w:t>Pick citations from this blurb to add:</w:t>
      </w:r>
    </w:p>
    <w:p w14:paraId="6714FA3A" w14:textId="2AD07E54" w:rsidR="00067D64" w:rsidRDefault="00067D64" w:rsidP="000010AC">
      <w:pPr>
        <w:rPr>
          <w:rFonts w:ascii="Calibri" w:hAnsi="Calibri" w:cs="Calibri"/>
          <w:sz w:val="24"/>
          <w:szCs w:val="24"/>
          <w:lang w:val="en-US"/>
        </w:rPr>
      </w:pPr>
      <w:r w:rsidRPr="00A9025D">
        <w:rPr>
          <w:rFonts w:ascii="Calibri" w:hAnsi="Calibri" w:cs="Calibri"/>
          <w:i/>
          <w:iCs/>
          <w:sz w:val="24"/>
          <w:szCs w:val="24"/>
          <w:lang w:val="en-US"/>
        </w:rPr>
        <w:t>However, weeds also provide services for agroecosystems, promoting plant biodiversity and feeding other organisms potentially valuable to crop production (e.g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0398E603" w14:textId="67FD709B" w:rsidR="00235ADC" w:rsidRDefault="00A85527" w:rsidP="0075226B">
      <w:pPr>
        <w:rPr>
          <w:rFonts w:ascii="Calibri" w:hAnsi="Calibri" w:cs="Calibri"/>
          <w:sz w:val="24"/>
          <w:szCs w:val="24"/>
          <w:lang w:val="en-US"/>
        </w:rPr>
      </w:pPr>
      <w:r>
        <w:rPr>
          <w:rFonts w:ascii="Calibri" w:hAnsi="Calibri" w:cs="Calibri"/>
          <w:sz w:val="24"/>
          <w:szCs w:val="24"/>
          <w:lang w:val="en-US"/>
        </w:rPr>
        <w:t>Some studies have shown fall fallow can result in plant communities that may offer equal or even superior benefits</w:t>
      </w:r>
      <w:r w:rsidR="00F73B12">
        <w:rPr>
          <w:rFonts w:ascii="Calibri" w:hAnsi="Calibri" w:cs="Calibri"/>
          <w:sz w:val="24"/>
          <w:szCs w:val="24"/>
          <w:lang w:val="en-US"/>
        </w:rPr>
        <w:t xml:space="preserve"> </w:t>
      </w:r>
      <w:r w:rsidR="00492550">
        <w:rPr>
          <w:rFonts w:ascii="Calibri" w:hAnsi="Calibri" w:cs="Calibri"/>
          <w:sz w:val="24"/>
          <w:szCs w:val="24"/>
          <w:lang w:val="en-US"/>
        </w:rPr>
        <w:t xml:space="preserve">when compared to communities resulting from planting cover crops, but only in certain years and/or cropping systems (CITE). </w:t>
      </w:r>
      <w:r w:rsidR="00235ADC">
        <w:rPr>
          <w:rFonts w:ascii="Calibri" w:hAnsi="Calibri" w:cs="Calibri"/>
          <w:sz w:val="24"/>
          <w:szCs w:val="24"/>
          <w:lang w:val="en-US"/>
        </w:rPr>
        <w:t>The interaction between cover crops, tillage</w:t>
      </w:r>
      <w:r w:rsidR="00067D64">
        <w:rPr>
          <w:rFonts w:ascii="Calibri" w:hAnsi="Calibri" w:cs="Calibri"/>
          <w:sz w:val="24"/>
          <w:szCs w:val="24"/>
          <w:lang w:val="en-US"/>
        </w:rPr>
        <w:t xml:space="preserve"> </w:t>
      </w:r>
      <w:r w:rsidR="00235ADC">
        <w:rPr>
          <w:rFonts w:ascii="Calibri" w:hAnsi="Calibri" w:cs="Calibri"/>
          <w:sz w:val="24"/>
          <w:szCs w:val="24"/>
          <w:lang w:val="en-US"/>
        </w:rPr>
        <w:t>and residue management is complex, and it is unclear how these factors might be combined to optimize the services provided by fall non-crop vegetation</w:t>
      </w:r>
      <w:r w:rsidR="00492550">
        <w:rPr>
          <w:rFonts w:ascii="Calibri" w:hAnsi="Calibri" w:cs="Calibri"/>
          <w:sz w:val="24"/>
          <w:szCs w:val="24"/>
          <w:lang w:val="en-US"/>
        </w:rPr>
        <w:t xml:space="preserve">, and how reliable </w:t>
      </w:r>
      <w:r w:rsidR="00492550">
        <w:rPr>
          <w:rFonts w:ascii="Calibri" w:hAnsi="Calibri" w:cs="Calibri"/>
          <w:sz w:val="24"/>
          <w:szCs w:val="24"/>
          <w:lang w:val="en-US"/>
        </w:rPr>
        <w:lastRenderedPageBreak/>
        <w:t>these outcomes are in different weather years</w:t>
      </w:r>
      <w:r w:rsidR="00235ADC">
        <w:rPr>
          <w:rFonts w:ascii="Calibri" w:hAnsi="Calibri" w:cs="Calibri"/>
          <w:sz w:val="24"/>
          <w:szCs w:val="24"/>
          <w:lang w:val="en-US"/>
        </w:rPr>
        <w:t xml:space="preserve">.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sidR="00235ADC">
        <w:rPr>
          <w:rFonts w:ascii="Calibri" w:hAnsi="Calibri" w:cs="Calibri"/>
          <w:sz w:val="24"/>
          <w:szCs w:val="24"/>
          <w:lang w:val="en-US"/>
        </w:rPr>
        <w:t>30 systems</w:t>
      </w:r>
      <w:r w:rsidR="00067D64">
        <w:rPr>
          <w:rFonts w:ascii="Calibri" w:hAnsi="Calibri" w:cs="Calibri"/>
          <w:sz w:val="24"/>
          <w:szCs w:val="24"/>
          <w:lang w:val="en-US"/>
        </w:rPr>
        <w:t xml:space="preserve"> as a platform</w:t>
      </w:r>
      <w:r w:rsidR="00235ADC">
        <w:rPr>
          <w:rFonts w:ascii="Calibri" w:hAnsi="Calibri" w:cs="Calibri"/>
          <w:sz w:val="24"/>
          <w:szCs w:val="24"/>
          <w:lang w:val="en-US"/>
        </w:rPr>
        <w:t>, the objectives of this study were to</w:t>
      </w:r>
      <w:r>
        <w:rPr>
          <w:rFonts w:ascii="Calibri" w:hAnsi="Calibri" w:cs="Calibri"/>
          <w:sz w:val="24"/>
          <w:szCs w:val="24"/>
          <w:lang w:val="en-US"/>
        </w:rPr>
        <w:t xml:space="preserve"> examine how, when compared to a no cover control, addition of cover crops and their attendant management impacted</w:t>
      </w:r>
      <w:r w:rsidR="00235ADC">
        <w:rPr>
          <w:rFonts w:ascii="Calibri" w:hAnsi="Calibri" w:cs="Calibri"/>
          <w:sz w:val="24"/>
          <w:szCs w:val="24"/>
          <w:lang w:val="en-US"/>
        </w:rPr>
        <w:t>:</w:t>
      </w:r>
    </w:p>
    <w:p w14:paraId="6946F225" w14:textId="12E95D24" w:rsidR="00997091" w:rsidRDefault="00F21B88" w:rsidP="00997091">
      <w:pPr>
        <w:pStyle w:val="ListParagraph"/>
        <w:numPr>
          <w:ilvl w:val="0"/>
          <w:numId w:val="2"/>
        </w:numPr>
        <w:rPr>
          <w:rFonts w:ascii="Calibri" w:hAnsi="Calibri" w:cs="Calibri"/>
          <w:sz w:val="24"/>
          <w:szCs w:val="24"/>
          <w:lang w:val="en-US"/>
        </w:rPr>
      </w:pPr>
      <w:r>
        <w:rPr>
          <w:rFonts w:ascii="Calibri" w:hAnsi="Calibri" w:cs="Calibri"/>
          <w:sz w:val="24"/>
          <w:szCs w:val="24"/>
          <w:lang w:val="en-US"/>
        </w:rPr>
        <w:t>Potential c</w:t>
      </w:r>
      <w:r w:rsidR="00A85527">
        <w:rPr>
          <w:rFonts w:ascii="Calibri" w:hAnsi="Calibri" w:cs="Calibri"/>
          <w:sz w:val="24"/>
          <w:szCs w:val="24"/>
          <w:lang w:val="en-US"/>
        </w:rPr>
        <w:t>ropping system services</w:t>
      </w:r>
    </w:p>
    <w:p w14:paraId="25E9EB30" w14:textId="56994691"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Reduction of nitrate leaching</w:t>
      </w:r>
    </w:p>
    <w:p w14:paraId="29E67C87" w14:textId="59A9BC22" w:rsidR="00997091" w:rsidRDefault="00F21B88"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P</w:t>
      </w:r>
      <w:r w:rsidR="00A85527">
        <w:rPr>
          <w:rFonts w:ascii="Calibri" w:hAnsi="Calibri" w:cs="Calibri"/>
          <w:sz w:val="24"/>
          <w:szCs w:val="24"/>
          <w:lang w:val="en-US"/>
        </w:rPr>
        <w:t>lant community e</w:t>
      </w:r>
      <w:r w:rsidR="00997091">
        <w:rPr>
          <w:rFonts w:ascii="Calibri" w:hAnsi="Calibri" w:cs="Calibri"/>
          <w:sz w:val="24"/>
          <w:szCs w:val="24"/>
          <w:lang w:val="en-US"/>
        </w:rPr>
        <w:t>cological value</w:t>
      </w:r>
    </w:p>
    <w:p w14:paraId="43921A3B" w14:textId="7E418D70" w:rsidR="00A85527" w:rsidRDefault="00A85527"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63D9664C" w:rsidR="00275DFF" w:rsidRPr="00E519B2"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F73B12">
        <w:rPr>
          <w:rFonts w:ascii="Calibri" w:hAnsi="Calibri" w:cs="Calibri"/>
          <w:sz w:val="24"/>
          <w:szCs w:val="24"/>
          <w:lang w:val="en-US"/>
        </w:rPr>
        <w:t xml:space="preserve">We do not include the </w:t>
      </w:r>
      <w:r w:rsidR="00F21B88">
        <w:rPr>
          <w:rFonts w:ascii="Calibri" w:hAnsi="Calibri" w:cs="Calibri"/>
          <w:sz w:val="24"/>
          <w:szCs w:val="24"/>
          <w:lang w:val="en-US"/>
        </w:rPr>
        <w:t>economics of the various systems as a response variable for several reasons. Firstly, we chose to focus on the biophysical outcomes</w:t>
      </w:r>
      <w:r w:rsidR="005D79F2">
        <w:rPr>
          <w:rFonts w:ascii="Calibri" w:hAnsi="Calibri" w:cs="Calibri"/>
          <w:sz w:val="24"/>
          <w:szCs w:val="24"/>
          <w:lang w:val="en-US"/>
        </w:rPr>
        <w:t>, which do not vary based on sociopolitical conditions. Secondly, economic calculations in Denmark are complex due to the regulatory systems where</w:t>
      </w:r>
      <w:r w:rsidR="00F21B88">
        <w:rPr>
          <w:rFonts w:ascii="Calibri" w:hAnsi="Calibri" w:cs="Calibri"/>
          <w:sz w:val="24"/>
          <w:szCs w:val="24"/>
          <w:lang w:val="en-US"/>
        </w:rPr>
        <w:t xml:space="preserve"> </w:t>
      </w:r>
      <w:r w:rsidR="00F73B12">
        <w:rPr>
          <w:rFonts w:ascii="Calibri" w:hAnsi="Calibri" w:cs="Calibri"/>
          <w:sz w:val="24"/>
          <w:szCs w:val="24"/>
          <w:lang w:val="en-US"/>
        </w:rPr>
        <w:t>cover crop implementations may be mandatory and/or subsidized</w:t>
      </w:r>
      <w:r w:rsidR="00492550">
        <w:rPr>
          <w:rFonts w:ascii="Calibri" w:hAnsi="Calibri" w:cs="Calibri"/>
          <w:sz w:val="24"/>
          <w:szCs w:val="24"/>
          <w:lang w:val="en-US"/>
        </w:rPr>
        <w:t xml:space="preserve"> (CITE)</w:t>
      </w:r>
      <w:r w:rsidR="00F73B12">
        <w:rPr>
          <w:rFonts w:ascii="Calibri" w:hAnsi="Calibri" w:cs="Calibri"/>
          <w:sz w:val="24"/>
          <w:szCs w:val="24"/>
          <w:lang w:val="en-US"/>
        </w:rPr>
        <w:t xml:space="preserve">. </w:t>
      </w:r>
    </w:p>
    <w:p w14:paraId="5CD406A7" w14:textId="77777777" w:rsidR="00A70C8E" w:rsidRPr="00CF29E1" w:rsidRDefault="00A70C8E" w:rsidP="00A70C8E">
      <w:pPr>
        <w:pStyle w:val="Heading1"/>
        <w:rPr>
          <w:lang w:val="en-US"/>
        </w:rPr>
      </w:pPr>
      <w:r w:rsidRPr="00CF29E1">
        <w:rPr>
          <w:lang w:val="en-US"/>
        </w:rPr>
        <w:t>Materials and Methods</w:t>
      </w:r>
    </w:p>
    <w:p w14:paraId="4D101C38" w14:textId="77777777" w:rsidR="00A70C8E" w:rsidRPr="00CF29E1" w:rsidRDefault="00A70C8E" w:rsidP="00A70C8E">
      <w:pPr>
        <w:pStyle w:val="Heading2"/>
        <w:rPr>
          <w:lang w:val="en-US"/>
        </w:rPr>
      </w:pPr>
      <w:r w:rsidRPr="00CF29E1">
        <w:rPr>
          <w:lang w:val="en-US"/>
        </w:rPr>
        <w:t>Field management</w:t>
      </w:r>
    </w:p>
    <w:p w14:paraId="7E176B3A" w14:textId="2D5B3EC6" w:rsidR="00A70C8E" w:rsidRPr="001E07E9" w:rsidRDefault="00A70C8E" w:rsidP="00A70C8E">
      <w:pPr>
        <w:rPr>
          <w:lang w:val="en-US"/>
        </w:rPr>
      </w:pPr>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CF29E1">
        <w:rPr>
          <w:color w:val="FF0000"/>
          <w:lang w:val="en-US"/>
        </w:rPr>
        <w:t>Averaged across the trial site</w:t>
      </w:r>
      <w:r w:rsidRPr="00CF29E1">
        <w:rPr>
          <w:lang w:val="en-US"/>
        </w:rPr>
        <w:t xml:space="preserve">, </w:t>
      </w:r>
      <w:commentRangeStart w:id="0"/>
      <w:r w:rsidRPr="00CF29E1">
        <w:rPr>
          <w:lang w:val="en-US"/>
        </w:rPr>
        <w:t>soil texture is 14.7% clay (&lt;2 mm), 13.7% silt (2-20 mm), 42.6% fine sand (20-200 mm), and 27% coarse sand (200-2000 mm), with 1.2% organic carbon content (0-25 cm).</w:t>
      </w:r>
      <w:commentRangeEnd w:id="0"/>
      <w:r>
        <w:rPr>
          <w:rStyle w:val="CommentReference"/>
        </w:rPr>
        <w:commentReference w:id="0"/>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factor </w:t>
      </w:r>
      <w:r w:rsidR="001E07E9">
        <w:rPr>
          <w:lang w:val="en-US"/>
        </w:rPr>
        <w:t>is</w:t>
      </w:r>
      <w:r w:rsidRPr="00CF29E1">
        <w:rPr>
          <w:lang w:val="en-US"/>
        </w:rPr>
        <w:t xml:space="preserve"> cropping system (four levels), the subplot </w:t>
      </w:r>
      <w:r w:rsidR="001E07E9">
        <w:rPr>
          <w:lang w:val="en-US"/>
        </w:rPr>
        <w:t>i</w:t>
      </w:r>
      <w:r w:rsidRPr="00CF29E1">
        <w:rPr>
          <w:lang w:val="en-US"/>
        </w:rPr>
        <w:t xml:space="preserve">s primary tillage system (four levels)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The cash crop sequence during the present study was spring barley (</w:t>
      </w:r>
      <w:r w:rsidR="001E07E9" w:rsidRPr="00CF29E1">
        <w:rPr>
          <w:i/>
          <w:iCs/>
          <w:lang w:val="en-US"/>
        </w:rPr>
        <w:t xml:space="preserve">Hordeum vulgare </w:t>
      </w:r>
      <w:r w:rsidR="001E07E9" w:rsidRPr="00CF29E1">
        <w:rPr>
          <w:lang w:val="en-US"/>
        </w:rPr>
        <w:t>L.) sown 19 April 2018, spring oat (</w:t>
      </w:r>
      <w:r w:rsidR="001E07E9" w:rsidRPr="00CF29E1">
        <w:rPr>
          <w:i/>
          <w:iCs/>
          <w:lang w:val="en-US"/>
        </w:rPr>
        <w:t>Avena sativa</w:t>
      </w:r>
      <w:r w:rsidR="001E07E9" w:rsidRPr="00CF29E1">
        <w:rPr>
          <w:lang w:val="en-US"/>
        </w:rPr>
        <w:t xml:space="preserve"> L.) sown 4 April 2019 and faba beans (</w:t>
      </w:r>
      <w:r w:rsidR="001E07E9" w:rsidRPr="00CF29E1">
        <w:rPr>
          <w:i/>
          <w:iCs/>
          <w:lang w:val="en-US"/>
        </w:rPr>
        <w:t>Vicia faba</w:t>
      </w:r>
      <w:r w:rsidR="001E07E9" w:rsidRPr="00CF29E1">
        <w:rPr>
          <w:lang w:val="en-US"/>
        </w:rPr>
        <w:t xml:space="preserve"> L.) sown 15 April 2020.</w:t>
      </w:r>
      <w:r w:rsidR="0013795C">
        <w:rPr>
          <w:lang w:val="en-US"/>
        </w:rPr>
        <w:t xml:space="preserve"> Detailed tables and a visual of the study’s agronomic management are presented in supplemental material, but are described here briefly. </w:t>
      </w:r>
    </w:p>
    <w:p w14:paraId="77362F28" w14:textId="0180ABA5" w:rsidR="007477A1" w:rsidRPr="001E07E9" w:rsidRDefault="007477A1" w:rsidP="007477A1">
      <w:pPr>
        <w:pStyle w:val="Heading3"/>
        <w:rPr>
          <w:lang w:val="en-US"/>
        </w:rPr>
      </w:pPr>
      <w:r w:rsidRPr="001E07E9">
        <w:rPr>
          <w:lang w:val="en-US"/>
        </w:rPr>
        <w:t>Study design</w:t>
      </w:r>
    </w:p>
    <w:p w14:paraId="63799CEF" w14:textId="61A399CD" w:rsidR="00A70C8E" w:rsidRDefault="00A70C8E" w:rsidP="00A70C8E">
      <w:pPr>
        <w:rPr>
          <w:lang w:val="en-US"/>
        </w:rPr>
      </w:pPr>
      <w:r w:rsidRPr="00CF29E1">
        <w:rPr>
          <w:lang w:val="en-US"/>
        </w:rPr>
        <w:t xml:space="preserve">For the purpose of the present study, two cropping systems were selected that had the same sequence of crops but with different </w:t>
      </w:r>
      <w:r w:rsidR="0013795C">
        <w:rPr>
          <w:lang w:val="en-US"/>
        </w:rPr>
        <w:t xml:space="preserve">small grain </w:t>
      </w:r>
      <w:r w:rsidRPr="00CF29E1">
        <w:rPr>
          <w:lang w:val="en-US"/>
        </w:rPr>
        <w:t>straw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straw management composed the main-plot treatment. </w:t>
      </w:r>
      <w:r w:rsidR="0013795C">
        <w:rPr>
          <w:lang w:val="en-US"/>
        </w:rPr>
        <w:t xml:space="preserve">Three of the four tillage regimes were used for </w:t>
      </w:r>
      <w:r w:rsidR="0013795C">
        <w:rPr>
          <w:lang w:val="en-US"/>
        </w:rPr>
        <w:lastRenderedPageBreak/>
        <w:t xml:space="preserve">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 </w:t>
      </w:r>
    </w:p>
    <w:p w14:paraId="51C7E422" w14:textId="28615AAB" w:rsidR="007477A1" w:rsidRDefault="007477A1" w:rsidP="007477A1">
      <w:pPr>
        <w:pStyle w:val="Heading3"/>
        <w:rPr>
          <w:lang w:val="en-US"/>
        </w:rPr>
      </w:pPr>
      <w:r>
        <w:rPr>
          <w:lang w:val="en-US"/>
        </w:rPr>
        <w:t>Straw and tillage treatments</w:t>
      </w:r>
    </w:p>
    <w:p w14:paraId="4D24793F" w14:textId="4CF90444" w:rsidR="00844404" w:rsidRPr="003544E9" w:rsidRDefault="00A70C8E" w:rsidP="00844404">
      <w:pPr>
        <w:rPr>
          <w:lang w:val="en-US"/>
        </w:rPr>
      </w:pPr>
      <w:r w:rsidRPr="00922D1E">
        <w:rPr>
          <w:lang w:val="en-US"/>
        </w:rPr>
        <w:t xml:space="preserve">The same straw managements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straw-removal treatments, following harvest of a small grain the residue (e.g., straw) was removed using a </w:t>
      </w:r>
      <w:commentRangeStart w:id="1"/>
      <w:r w:rsidRPr="00922D1E">
        <w:rPr>
          <w:color w:val="FF0000"/>
          <w:lang w:val="en-US"/>
        </w:rPr>
        <w:t>MACHINE</w:t>
      </w:r>
      <w:commentRangeEnd w:id="1"/>
      <w:r w:rsidR="00782730">
        <w:rPr>
          <w:rStyle w:val="CommentReference"/>
        </w:rPr>
        <w:commentReference w:id="1"/>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of the biomass (</w:t>
      </w:r>
      <w:r w:rsidRPr="00922D1E">
        <w:rPr>
          <w:color w:val="FF0000"/>
          <w:lang w:val="en-US"/>
        </w:rPr>
        <w:t xml:space="preserve">do we have any pictures of the straw retained and straw removed treatments, so we can see </w:t>
      </w:r>
      <w:r w:rsidR="00782730">
        <w:rPr>
          <w:color w:val="FF0000"/>
          <w:lang w:val="en-US"/>
        </w:rPr>
        <w:t xml:space="preserve">how </w:t>
      </w:r>
      <w:r w:rsidRPr="00922D1E">
        <w:rPr>
          <w:color w:val="FF0000"/>
          <w:lang w:val="en-US"/>
        </w:rPr>
        <w:t>the ground was still covered by little bits of straw after straw removal?</w:t>
      </w:r>
      <w:r w:rsidR="00A32989">
        <w:rPr>
          <w:color w:val="FF0000"/>
          <w:lang w:val="en-US"/>
        </w:rPr>
        <w:t xml:space="preserve"> </w:t>
      </w:r>
      <w:commentRangeStart w:id="2"/>
      <w:r w:rsidR="00A32989">
        <w:rPr>
          <w:color w:val="FF0000"/>
          <w:lang w:val="en-US"/>
        </w:rPr>
        <w:t>CITE a CENTS modelling study</w:t>
      </w:r>
      <w:r w:rsidR="00F65982">
        <w:rPr>
          <w:color w:val="FF0000"/>
          <w:lang w:val="en-US"/>
        </w:rPr>
        <w:t xml:space="preserve"> for this 60% assumption</w:t>
      </w:r>
      <w:commentRangeEnd w:id="2"/>
      <w:r w:rsidR="0013795C">
        <w:rPr>
          <w:rStyle w:val="CommentReference"/>
        </w:rPr>
        <w:commentReference w:id="2"/>
      </w:r>
      <w:r>
        <w:rPr>
          <w:lang w:val="en-US"/>
        </w:rPr>
        <w:t>). In the straw-retained treatments, harvest residue was allowed to remain in the field.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tillage treatment 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3" w:name="_Hlk190689290"/>
      <w:r w:rsidR="007E32D7">
        <w:rPr>
          <w:lang w:val="en-US"/>
        </w:rPr>
        <w:t>c</w:t>
      </w:r>
      <w:r w:rsidR="007E32D7">
        <w:rPr>
          <w:lang w:val="en-GB"/>
        </w:rPr>
        <w:t>rops were then sown with a</w:t>
      </w:r>
      <w:r w:rsidR="007E32D7" w:rsidRPr="007653A2">
        <w:rPr>
          <w:lang w:val="en-GB"/>
        </w:rPr>
        <w:t xml:space="preserve"> traditional seed drill (Nordsten Lift-o-matic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r w:rsidR="00844404" w:rsidRPr="00922D1E">
        <w:rPr>
          <w:lang w:val="en-US"/>
        </w:rPr>
        <w:t xml:space="preserve">a </w:t>
      </w:r>
      <w:r w:rsidR="00844404" w:rsidRPr="00922D1E">
        <w:rPr>
          <w:vertAlign w:val="subscript"/>
          <w:lang w:val="en-US"/>
        </w:rPr>
        <w:t xml:space="preserve"> </w:t>
      </w:r>
      <w:r w:rsidR="00844404" w:rsidRPr="00922D1E">
        <w:rPr>
          <w:lang w:val="en-GB"/>
        </w:rPr>
        <w:t xml:space="preserve">Horsch Terrano 3 FX stubble tine cultivator </w:t>
      </w:r>
      <w:r w:rsidR="00844404">
        <w:rPr>
          <w:lang w:val="en-GB"/>
        </w:rPr>
        <w:t xml:space="preserve"> was used to </w:t>
      </w:r>
      <w:r w:rsidR="007E32D7">
        <w:rPr>
          <w:lang w:val="en-GB"/>
        </w:rPr>
        <w:t xml:space="preserve">till to a depth </w:t>
      </w:r>
      <w:commentRangeStart w:id="4"/>
      <w:r w:rsidR="00844404">
        <w:rPr>
          <w:lang w:val="en-GB"/>
        </w:rPr>
        <w:t xml:space="preserve">8-10 cm </w:t>
      </w:r>
      <w:r w:rsidR="007E32D7">
        <w:rPr>
          <w:lang w:val="en-GB"/>
        </w:rPr>
        <w:t xml:space="preserve">in the spring </w:t>
      </w:r>
      <w:r w:rsidR="00844404">
        <w:rPr>
          <w:lang w:val="en-GB"/>
        </w:rPr>
        <w:t>before cash crop planting</w:t>
      </w:r>
      <w:commentRangeEnd w:id="4"/>
      <w:r w:rsidR="00D54833">
        <w:rPr>
          <w:rStyle w:val="CommentReference"/>
        </w:rPr>
        <w:commentReference w:id="4"/>
      </w:r>
      <w:r w:rsidR="00844404">
        <w:rPr>
          <w:lang w:val="en-GB"/>
        </w:rPr>
        <w:t xml:space="preserve">. In both the no-till and </w:t>
      </w:r>
      <w:r w:rsidR="00C512E2">
        <w:rPr>
          <w:lang w:val="en-GB"/>
        </w:rPr>
        <w:t>surface</w:t>
      </w:r>
      <w:r w:rsidR="00844404">
        <w:rPr>
          <w:lang w:val="en-GB"/>
        </w:rPr>
        <w:t xml:space="preserve"> tillage systems, crops were sown </w:t>
      </w:r>
      <w:r w:rsidR="00844404" w:rsidRPr="007653A2">
        <w:rPr>
          <w:lang w:val="en-GB"/>
        </w:rPr>
        <w:t>with a chisel coulter (Horsch Airseeder CO 3)</w:t>
      </w:r>
      <w:r w:rsidR="00844404">
        <w:rPr>
          <w:lang w:val="en-GB"/>
        </w:rPr>
        <w:t xml:space="preserve"> with row spacings of 17.5 cm for spring oats, spring barley, and </w:t>
      </w:r>
      <w:commentRangeStart w:id="5"/>
      <w:r w:rsidR="00844404" w:rsidRPr="007653A2">
        <w:rPr>
          <w:color w:val="FF0000"/>
          <w:lang w:val="en-GB"/>
        </w:rPr>
        <w:t>faba beans</w:t>
      </w:r>
      <w:commentRangeEnd w:id="5"/>
      <w:r w:rsidR="00D54833">
        <w:rPr>
          <w:rStyle w:val="CommentReference"/>
        </w:rPr>
        <w:commentReference w:id="5"/>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p w14:paraId="4ABFF24E" w14:textId="6443DE49" w:rsidR="007477A1" w:rsidRPr="007653A2" w:rsidRDefault="007477A1" w:rsidP="007477A1">
      <w:pPr>
        <w:pStyle w:val="Heading3"/>
        <w:rPr>
          <w:ins w:id="6" w:author="Bo Melander" w:date="2025-02-11T13:10:00Z" w16du:dateUtc="2025-02-11T12:10:00Z"/>
          <w:lang w:val="en-GB"/>
        </w:rPr>
      </w:pPr>
      <w:r>
        <w:rPr>
          <w:lang w:val="en-GB"/>
        </w:rPr>
        <w:t>Cover crop treatments</w:t>
      </w:r>
    </w:p>
    <w:bookmarkEnd w:id="3"/>
    <w:p w14:paraId="7E80695A" w14:textId="113487C5" w:rsidR="00A70C8E" w:rsidRDefault="00A70C8E" w:rsidP="00A70C8E">
      <w:pPr>
        <w:rPr>
          <w:lang w:val="en-US"/>
        </w:rPr>
      </w:pPr>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2018</w:t>
      </w:r>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was located in the inner 1.5 m x 10 m area of the sub-subplots. </w:t>
      </w:r>
    </w:p>
    <w:p w14:paraId="1F56AF3D" w14:textId="77777777" w:rsidR="00A70C8E" w:rsidRDefault="00A70C8E" w:rsidP="00A70C8E">
      <w:pPr>
        <w:rPr>
          <w:lang w:val="en-US"/>
        </w:rPr>
      </w:pPr>
      <w:r>
        <w:rPr>
          <w:lang w:val="en-US"/>
        </w:rPr>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F21B88" w14:paraId="69998B1C" w14:textId="77777777">
        <w:tc>
          <w:tcPr>
            <w:tcW w:w="1555" w:type="dxa"/>
            <w:vAlign w:val="center"/>
          </w:tcPr>
          <w:p w14:paraId="6025962E" w14:textId="0D8BBEA7" w:rsidR="00A70C8E" w:rsidRDefault="00A70C8E">
            <w:pPr>
              <w:jc w:val="center"/>
              <w:rPr>
                <w:lang w:val="en-US"/>
              </w:rPr>
            </w:pPr>
            <w:r>
              <w:rPr>
                <w:lang w:val="en-US"/>
              </w:rPr>
              <w:t>Mix</w:t>
            </w:r>
            <w:r w:rsidR="002C2250">
              <w:rPr>
                <w:lang w:val="en-US"/>
              </w:rPr>
              <w:t>E</w:t>
            </w:r>
            <w:r w:rsidR="00492550">
              <w:rPr>
                <w:lang w:val="en-US"/>
              </w:rPr>
              <w:t>arly</w:t>
            </w:r>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Lolium perenne)</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F21B88" w14:paraId="46A1FE34" w14:textId="77777777">
        <w:tc>
          <w:tcPr>
            <w:tcW w:w="1555" w:type="dxa"/>
            <w:vAlign w:val="center"/>
          </w:tcPr>
          <w:p w14:paraId="427A91FB" w14:textId="20334AB2" w:rsidR="00A70C8E" w:rsidRDefault="00A70C8E">
            <w:pPr>
              <w:jc w:val="center"/>
              <w:rPr>
                <w:lang w:val="en-US"/>
              </w:rPr>
            </w:pPr>
            <w:r>
              <w:rPr>
                <w:lang w:val="en-US"/>
              </w:rPr>
              <w:t>Mix</w:t>
            </w:r>
            <w:r w:rsidR="002C2250">
              <w:rPr>
                <w:lang w:val="en-US"/>
              </w:rPr>
              <w:t>M</w:t>
            </w:r>
            <w:r w:rsidR="00492550">
              <w:rPr>
                <w:lang w:val="en-US"/>
              </w:rPr>
              <w:t>id</w:t>
            </w:r>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Broadcast into standing crop approx</w:t>
            </w:r>
            <w:r w:rsidR="00D54833" w:rsidRPr="00782730">
              <w:rPr>
                <w:lang w:val="en-US"/>
              </w:rPr>
              <w:t>imately</w:t>
            </w:r>
            <w:r w:rsidRPr="00782730">
              <w:rPr>
                <w:lang w:val="en-US"/>
              </w:rPr>
              <w:t xml:space="preserve"> 14 days before expected cash crop harvest</w:t>
            </w:r>
          </w:p>
        </w:tc>
      </w:tr>
      <w:tr w:rsidR="00A70C8E" w:rsidRPr="00F21B88" w14:paraId="49E1C5D0" w14:textId="77777777">
        <w:tc>
          <w:tcPr>
            <w:tcW w:w="1555" w:type="dxa"/>
            <w:vAlign w:val="center"/>
          </w:tcPr>
          <w:p w14:paraId="4FA1FCDD" w14:textId="2E10FF09" w:rsidR="00A70C8E" w:rsidRDefault="00A70C8E">
            <w:pPr>
              <w:jc w:val="center"/>
              <w:rPr>
                <w:lang w:val="en-US"/>
              </w:rPr>
            </w:pPr>
            <w:r>
              <w:rPr>
                <w:lang w:val="en-US"/>
              </w:rPr>
              <w:t>Rad</w:t>
            </w:r>
            <w:r w:rsidR="002C2250">
              <w:rPr>
                <w:lang w:val="en-US"/>
              </w:rPr>
              <w:t>M</w:t>
            </w:r>
            <w:r w:rsidR="00492550">
              <w:rPr>
                <w:lang w:val="en-US"/>
              </w:rPr>
              <w:t>id</w:t>
            </w:r>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F21B88" w14:paraId="5DB034BC" w14:textId="77777777">
        <w:tc>
          <w:tcPr>
            <w:tcW w:w="1555" w:type="dxa"/>
            <w:vAlign w:val="center"/>
          </w:tcPr>
          <w:p w14:paraId="756E9739" w14:textId="59D57588" w:rsidR="00A70C8E" w:rsidRDefault="00A70C8E">
            <w:pPr>
              <w:jc w:val="center"/>
              <w:rPr>
                <w:lang w:val="en-US"/>
              </w:rPr>
            </w:pPr>
            <w:r>
              <w:rPr>
                <w:lang w:val="en-US"/>
              </w:rPr>
              <w:lastRenderedPageBreak/>
              <w:t>Rad</w:t>
            </w:r>
            <w:r w:rsidR="002C2250">
              <w:rPr>
                <w:lang w:val="en-US"/>
              </w:rPr>
              <w:t>L</w:t>
            </w:r>
            <w:r w:rsidR="00492550">
              <w:rPr>
                <w:lang w:val="en-US"/>
              </w:rPr>
              <w:t>ate</w:t>
            </w:r>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r>
              <w:rPr>
                <w:lang w:val="en-US"/>
              </w:rPr>
              <w:t>NoCC</w:t>
            </w:r>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tbl>
    <w:p w14:paraId="7DE2BBDA" w14:textId="77777777" w:rsidR="00A70C8E" w:rsidRDefault="00A70C8E" w:rsidP="00A70C8E">
      <w:pPr>
        <w:rPr>
          <w:lang w:val="en-US"/>
        </w:rPr>
      </w:pPr>
    </w:p>
    <w:p w14:paraId="3E2638A8" w14:textId="365E04D8" w:rsidR="007477A1" w:rsidRDefault="007477A1" w:rsidP="007477A1">
      <w:pPr>
        <w:pStyle w:val="Heading3"/>
        <w:rPr>
          <w:lang w:val="en-US"/>
        </w:rPr>
      </w:pPr>
      <w:r>
        <w:rPr>
          <w:lang w:val="en-GB"/>
        </w:rPr>
        <w:t>Fertilizer and herbicides</w:t>
      </w:r>
    </w:p>
    <w:p w14:paraId="7E4D905B" w14:textId="3C703EA2" w:rsidR="00A70C8E" w:rsidRDefault="00D54833" w:rsidP="00A70C8E">
      <w:pPr>
        <w:rPr>
          <w:lang w:val="en-GB"/>
        </w:rPr>
      </w:pPr>
      <w:r>
        <w:rPr>
          <w:lang w:val="en-US"/>
        </w:rPr>
        <w:t xml:space="preserve">Mineral fertilizer </w:t>
      </w:r>
      <w:commentRangeStart w:id="7"/>
      <w:r>
        <w:rPr>
          <w:lang w:val="en-US"/>
        </w:rPr>
        <w:t xml:space="preserve">was </w:t>
      </w:r>
      <w:r w:rsidR="007477A1">
        <w:rPr>
          <w:lang w:val="en-US"/>
        </w:rPr>
        <w:t xml:space="preserve">broadcast </w:t>
      </w:r>
      <w:commentRangeEnd w:id="7"/>
      <w:r w:rsidR="007477A1">
        <w:rPr>
          <w:rStyle w:val="CommentReference"/>
        </w:rPr>
        <w:commentReference w:id="7"/>
      </w:r>
      <w:r w:rsidR="007477A1">
        <w:rPr>
          <w:lang w:val="en-US"/>
        </w:rPr>
        <w:t>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8"/>
      <w:r w:rsidR="00AD5622" w:rsidRPr="00F65982">
        <w:rPr>
          <w:color w:val="FF0000"/>
          <w:lang w:val="en-GB"/>
        </w:rPr>
        <w:t>to….</w:t>
      </w:r>
      <w:commentRangeEnd w:id="8"/>
      <w:r w:rsidR="00AD5622" w:rsidRPr="00F65982">
        <w:rPr>
          <w:rStyle w:val="CommentReference"/>
          <w:color w:val="FF0000"/>
        </w:rPr>
        <w:commentReference w:id="8"/>
      </w:r>
      <w:r w:rsidR="00905DB0" w:rsidRPr="00F65982">
        <w:rPr>
          <w:color w:val="FF0000"/>
          <w:lang w:val="en-GB"/>
        </w:rPr>
        <w:t xml:space="preserve">. </w:t>
      </w:r>
      <w:bookmarkStart w:id="9"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Avena fatua</w:t>
      </w:r>
      <w:r w:rsidR="00A70C8E">
        <w:rPr>
          <w:lang w:val="en-GB"/>
        </w:rPr>
        <w:t>)</w:t>
      </w:r>
      <w:r w:rsidR="000E21EA">
        <w:rPr>
          <w:lang w:val="en-GB"/>
        </w:rPr>
        <w:t>.</w:t>
      </w:r>
      <w:r w:rsidR="00A70C8E">
        <w:rPr>
          <w:lang w:val="en-GB"/>
        </w:rPr>
        <w:t xml:space="preserve"> </w:t>
      </w:r>
      <w:bookmarkEnd w:id="9"/>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3E8F69A0"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 xml:space="preserve">growing season. In order to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dragged through the experiment. </w:t>
      </w:r>
    </w:p>
    <w:p w14:paraId="2EE128BE" w14:textId="77777777" w:rsidR="00A70C8E" w:rsidRDefault="00A70C8E" w:rsidP="00A70C8E">
      <w:pPr>
        <w:rPr>
          <w:lang w:val="en-US"/>
        </w:rPr>
      </w:pPr>
      <w:r>
        <w:rPr>
          <w:lang w:val="en-US"/>
        </w:rPr>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p w14:paraId="23D8A009" w14:textId="77777777" w:rsidR="00A70C8E" w:rsidRDefault="00A70C8E" w:rsidP="00A70C8E">
      <w:pPr>
        <w:pStyle w:val="Heading2"/>
        <w:rPr>
          <w:lang w:val="en-US"/>
        </w:rPr>
      </w:pPr>
      <w:r>
        <w:rPr>
          <w:lang w:val="en-US"/>
        </w:rPr>
        <w:t>Measurements</w:t>
      </w:r>
    </w:p>
    <w:p w14:paraId="7C470746" w14:textId="77777777" w:rsidR="00A70C8E" w:rsidRDefault="00A70C8E" w:rsidP="00A70C8E">
      <w:pPr>
        <w:pStyle w:val="Heading3"/>
        <w:rPr>
          <w:lang w:val="en-US"/>
        </w:rPr>
      </w:pPr>
      <w:r>
        <w:rPr>
          <w:lang w:val="en-US"/>
        </w:rPr>
        <w:t>Crop yields</w:t>
      </w:r>
    </w:p>
    <w:p w14:paraId="4BEF01AA" w14:textId="1A9DA194" w:rsidR="00A70C8E" w:rsidRPr="00372A54" w:rsidRDefault="00A70C8E" w:rsidP="00A70C8E">
      <w:pPr>
        <w:rPr>
          <w:lang w:val="en-GB"/>
        </w:rPr>
      </w:pPr>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10"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10"/>
      <w:r w:rsidRPr="00372A54">
        <w:rPr>
          <w:lang w:val="en-GB"/>
        </w:rPr>
        <w:t xml:space="preserve">). </w:t>
      </w:r>
      <w:r>
        <w:rPr>
          <w:lang w:val="en-GB"/>
        </w:rPr>
        <w:t>Grain yields are reported on a dry matter basis.</w:t>
      </w:r>
    </w:p>
    <w:p w14:paraId="34A7B1DB" w14:textId="6322EFBE" w:rsidR="00A70C8E" w:rsidRDefault="00997973" w:rsidP="007B22B0">
      <w:pPr>
        <w:pStyle w:val="Heading3"/>
        <w:rPr>
          <w:lang w:val="en-US"/>
        </w:rPr>
      </w:pPr>
      <w:r>
        <w:rPr>
          <w:lang w:val="en-US"/>
        </w:rPr>
        <w:lastRenderedPageBreak/>
        <w:t>Vegetation measurements</w:t>
      </w:r>
    </w:p>
    <w:p w14:paraId="09665B16" w14:textId="31A91C4D" w:rsidR="00F734CE" w:rsidRPr="00F734CE" w:rsidRDefault="00F734CE" w:rsidP="00F734CE">
      <w:pPr>
        <w:rPr>
          <w:lang w:val="en-US"/>
        </w:rPr>
      </w:pPr>
      <w:r>
        <w:rPr>
          <w:lang w:val="en-US"/>
        </w:rPr>
        <w:t>Three categories of vegetation measurements were taken (Table 2) and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F734CE">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F21B88" w14:paraId="113DFB5B" w14:textId="77777777" w:rsidTr="00F734CE">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F21B88"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p w14:paraId="2FC55C32" w14:textId="77777777" w:rsidR="00997973" w:rsidRPr="00CE16B2" w:rsidRDefault="00997973" w:rsidP="007B22B0">
      <w:pPr>
        <w:pStyle w:val="Heading4"/>
        <w:rPr>
          <w:lang w:val="en-US"/>
        </w:rPr>
      </w:pPr>
      <w:r w:rsidRPr="00CE16B2">
        <w:rPr>
          <w:lang w:val="en-US"/>
        </w:rPr>
        <w:t xml:space="preserve">Fall </w:t>
      </w:r>
      <w:r>
        <w:rPr>
          <w:lang w:val="en-US"/>
        </w:rPr>
        <w:t>ground cover</w:t>
      </w:r>
    </w:p>
    <w:p w14:paraId="416EAC1A" w14:textId="2656C1B5" w:rsidR="00997973" w:rsidRDefault="00997973" w:rsidP="00997973">
      <w:pPr>
        <w:rPr>
          <w:lang w:val="en-US"/>
        </w:rPr>
      </w:pPr>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p w14:paraId="6FF0A7B0" w14:textId="77777777" w:rsidR="00A70C8E" w:rsidRPr="00CB0057" w:rsidRDefault="00A70C8E" w:rsidP="007B22B0">
      <w:pPr>
        <w:pStyle w:val="Heading4"/>
        <w:rPr>
          <w:lang w:val="en-US"/>
        </w:rPr>
      </w:pPr>
      <w:r w:rsidRPr="00CB0057">
        <w:rPr>
          <w:lang w:val="en-US"/>
        </w:rPr>
        <w:t>Fall biomass</w:t>
      </w:r>
    </w:p>
    <w:p w14:paraId="7E5DEC1E" w14:textId="385022DE" w:rsidR="00A70C8E" w:rsidRDefault="00A70C8E" w:rsidP="00A70C8E">
      <w:pPr>
        <w:rPr>
          <w:lang w:val="en-US"/>
        </w:rPr>
      </w:pPr>
      <w:r>
        <w:rPr>
          <w:lang w:val="en-US"/>
        </w:rPr>
        <w:t xml:space="preserve">The amount of aboveground </w:t>
      </w:r>
      <w:r w:rsidR="00ED7CE8">
        <w:rPr>
          <w:lang w:val="en-US"/>
        </w:rPr>
        <w:t xml:space="preserve">plant </w:t>
      </w:r>
      <w:r>
        <w:rPr>
          <w:lang w:val="en-US"/>
        </w:rPr>
        <w:t xml:space="preserve">biomass in each treatment was measured </w:t>
      </w:r>
      <w:r w:rsidR="00ED7CE8">
        <w:rPr>
          <w:lang w:val="en-US"/>
        </w:rPr>
        <w:t xml:space="preserve">15 November 2018 and 13 November 2019, respectively, </w:t>
      </w:r>
      <w:r w:rsidR="00206098">
        <w:rPr>
          <w:lang w:val="en-US"/>
        </w:rPr>
        <w:t xml:space="preserve">shortly after </w:t>
      </w:r>
      <w:r w:rsidR="00ED7CE8">
        <w:rPr>
          <w:lang w:val="en-US"/>
        </w:rPr>
        <w:t xml:space="preserve">fall ground cover </w:t>
      </w:r>
      <w:r w:rsidR="00206098">
        <w:rPr>
          <w:lang w:val="en-US"/>
        </w:rPr>
        <w:t>image</w:t>
      </w:r>
      <w:r w:rsidR="00ED7CE8">
        <w:rPr>
          <w:lang w:val="en-US"/>
        </w:rPr>
        <w:t>s</w:t>
      </w:r>
      <w:r w:rsidR="00206098">
        <w:rPr>
          <w:lang w:val="en-US"/>
        </w:rPr>
        <w:t xml:space="preserve"> </w:t>
      </w:r>
      <w:r w:rsidR="00ED7CE8">
        <w:rPr>
          <w:lang w:val="en-US"/>
        </w:rPr>
        <w:t xml:space="preserve">were </w:t>
      </w:r>
      <w:r w:rsidR="00206098">
        <w:rPr>
          <w:lang w:val="en-US"/>
        </w:rPr>
        <w:t>collect</w:t>
      </w:r>
      <w:r w:rsidR="00ED7CE8">
        <w:rPr>
          <w:lang w:val="en-US"/>
        </w:rPr>
        <w:t>ed</w:t>
      </w:r>
      <w:r>
        <w:rPr>
          <w:lang w:val="en-US"/>
        </w:rPr>
        <w:t xml:space="preserve">. Two 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r w:rsidR="00A33110">
        <w:rPr>
          <w:lang w:val="en-US"/>
        </w:rPr>
        <w:t>other</w:t>
      </w:r>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p w14:paraId="74382B5D" w14:textId="77777777" w:rsidR="00A70C8E" w:rsidRPr="00C86200" w:rsidRDefault="00A70C8E" w:rsidP="007B22B0">
      <w:pPr>
        <w:pStyle w:val="Heading4"/>
        <w:rPr>
          <w:lang w:val="en-US"/>
        </w:rPr>
      </w:pPr>
      <w:r w:rsidRPr="00C86200">
        <w:rPr>
          <w:lang w:val="en-US"/>
        </w:rPr>
        <w:t>Spring weed counts</w:t>
      </w:r>
    </w:p>
    <w:p w14:paraId="29E4815A" w14:textId="3027FB82" w:rsidR="00A70C8E" w:rsidRDefault="00A70C8E" w:rsidP="00A70C8E">
      <w:pPr>
        <w:rPr>
          <w:lang w:val="en-US"/>
        </w:rPr>
      </w:pPr>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11" w:author="Bo Melander" w:date="2025-02-12T12:55:00Z" w16du:dateUtc="2025-02-12T11:55:00Z">
            <w:rPr>
              <w:lang w:val="en-US"/>
            </w:rPr>
          </w:rPrChange>
        </w:rPr>
        <w:t>2</w:t>
      </w:r>
      <w:r w:rsidR="00206098">
        <w:rPr>
          <w:lang w:val="en-US"/>
        </w:rPr>
        <w:t xml:space="preserve"> q</w:t>
      </w:r>
      <w:r>
        <w:rPr>
          <w:lang w:val="en-US"/>
        </w:rPr>
        <w:t xml:space="preserve">uadrats per </w:t>
      </w:r>
      <w:r w:rsidR="00ED7CE8">
        <w:rPr>
          <w:lang w:val="en-US"/>
        </w:rPr>
        <w:t>sub-sub</w:t>
      </w:r>
      <w:r>
        <w:rPr>
          <w:lang w:val="en-US"/>
        </w:rPr>
        <w:t>plot</w:t>
      </w:r>
      <w:r w:rsidR="001010BA">
        <w:rPr>
          <w:lang w:val="en-US"/>
        </w:rPr>
        <w:t xml:space="preserve"> (representing 5% of the sub-subplot area)</w:t>
      </w:r>
      <w:r>
        <w:rPr>
          <w:lang w:val="en-US"/>
        </w:rPr>
        <w:t xml:space="preserve">.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weed counts in spring were</w:t>
      </w:r>
      <w:r w:rsidR="00206098">
        <w:rPr>
          <w:lang w:val="en-US"/>
        </w:rPr>
        <w:t xml:space="preserve"> </w:t>
      </w:r>
      <w:r>
        <w:rPr>
          <w:lang w:val="en-US"/>
        </w:rPr>
        <w:t xml:space="preserve">affected by the earlier herbicide spring </w:t>
      </w:r>
      <w:r>
        <w:rPr>
          <w:lang w:val="en-US"/>
        </w:rPr>
        <w:lastRenderedPageBreak/>
        <w:t>applications</w:t>
      </w:r>
      <w:r w:rsidR="00FC50C6">
        <w:rPr>
          <w:lang w:val="en-US"/>
        </w:rPr>
        <w:t xml:space="preserve">, and the goal was to assess whether the previous fall vegetation resulted in carry-over effects that were detectable even after weed control measures. </w:t>
      </w:r>
    </w:p>
    <w:p w14:paraId="3E432932" w14:textId="78C77040" w:rsidR="00A70C8E" w:rsidRDefault="00997973" w:rsidP="007B22B0">
      <w:pPr>
        <w:pStyle w:val="Heading4"/>
        <w:rPr>
          <w:lang w:val="en-US"/>
        </w:rPr>
      </w:pPr>
      <w:bookmarkStart w:id="12" w:name="_Hlk194489208"/>
      <w:bookmarkStart w:id="13" w:name="_Hlk194489362"/>
      <w:r>
        <w:rPr>
          <w:lang w:val="en-US"/>
        </w:rPr>
        <w:t>P</w:t>
      </w:r>
      <w:r w:rsidR="00C86AE7">
        <w:rPr>
          <w:lang w:val="en-US"/>
        </w:rPr>
        <w:t>esticide toxicity, p</w:t>
      </w:r>
      <w:r>
        <w:rPr>
          <w:lang w:val="en-US"/>
        </w:rPr>
        <w:t xml:space="preserve">otential ecological value, </w:t>
      </w:r>
      <w:r w:rsidR="00C86AE7">
        <w:rPr>
          <w:lang w:val="en-US"/>
        </w:rPr>
        <w:t xml:space="preserve">and </w:t>
      </w:r>
      <w:r>
        <w:rPr>
          <w:lang w:val="en-US"/>
        </w:rPr>
        <w:t>agronomic harm</w:t>
      </w:r>
    </w:p>
    <w:bookmarkEnd w:id="12"/>
    <w:p w14:paraId="7D714056" w14:textId="7B9C8A2D" w:rsidR="00530874" w:rsidRDefault="007B22B0" w:rsidP="00CA5767">
      <w:pPr>
        <w:rPr>
          <w:lang w:val="en-US"/>
        </w:rPr>
      </w:pPr>
      <w:r>
        <w:rPr>
          <w:lang w:val="en-US"/>
        </w:rPr>
        <w:t xml:space="preserve">Herbicide use data was translated into potential pesticide load index (PLI) using the Danish-PLI methodology </w:t>
      </w:r>
      <w:r>
        <w:rPr>
          <w:lang w:val="en-US"/>
        </w:rPr>
        <w:fldChar w:fldCharType="begin"/>
      </w:r>
      <w:r>
        <w:rPr>
          <w:lang w:val="en-US"/>
        </w:rPr>
        <w:instrText xml:space="preserve"> ADDIN ZOTERO_ITEM CSL_CITATION {"citationID":"pMYBOUYz","properties":{"formattedCitation":"(Kudsk et al., 2018)","plainCitation":"(Kudsk et al., 2018)","noteIndex":0},"citationItems":[{"id":49,"uris":["http://zotero.org/users/3599437/items/NAVLB2GA"],"itemData":{"id":49,"type":"article-journal","abstract":"Pesticides provide growers with an effective tool for the control of damaging crop pests preventing yield losses that could jeopardise food security. In recent years the potentially adverse effects of their use on human health and the environment has received increasing attention by the public and the competent authorities. In this context reliable pesticide risk indicators are pivotal to assess the potential risk associated with the use of pesticide. Several pesticide risk indicators, serving various purposes, have been developed over the years. Recently, a new pesticide risk indicator, the Pesticide Load (PL), was introduced in Denmark. The PL has replaced the Treatment Frequency Index (TFI) as the official pesticide risk indicator. The PL consists of three sub-indicators for human health, ecotoxicology and environmental fate, respectively. For each of the three sub-indicators a pesticide load (PL) is calculated and expressed as the PL per unit commercial product (kg, L or tablet). PL for human health (PLHH) is based on the risk phrases on the product label, while PL for ecotoxicology (PLECO) is calculated on basis of the LC/LD/EC50 values of the active ingredients for acute toxicity to mammals, birds, fish, daphnia, algae, aquatic plants, earthworms and bees and NOEC values for chronic toxicity to fish, daphnia and earthworms. PL for environmental fate (PLFATE) is calculated on basis of the half-life in soil (DT50), the bioaccumulation factor (BCF) and the SCI-GROW index. PL does not consider the actual exposure, i.e. it reflects the relative risks associated with the use of pesticides. Besides using PL for monitoring the yearly trend in pesticide use and load, the PL was also used for setting up a new pesticide tax scheme and for setting quantitative reduction targets. In Denmark, it is now compulsory for farmers to upload their pesticide use data, i.e. the annual pesticide statistics and the calculation of the PL can be produced on basis of pesticide use data rather than sales data that may not reflect the actual use by farmers. Because pesticide use data is available for each farm, maps providing detailed information on pesticide use in different regions can be produced. From 2010/11 to 2013/14 only minor differences were observed in the PL and, overall, similar trends were observed for the PL and TFI. Significant geographical differences, which could be attributed to differences in crop rotations, were apparent when estimating PL for each of the four major groups of pesticides (herbicides, fungicides, insecticides and plant growth regulators). The maps produced from the pesticide use data revealed significant variation in PL for ecotoxicological effects on aqueous organisms and bees as well as environmental parameters such as leaching potential. It is suggested to use the maps to identify ‘hot spots’ and design monitoring programmes or to launch initiatives that can reduce the PL. By linking information on mode of action to each commercial pesticide product it was also possible to obtain detailed information on the use pattern of the various pesticide modes of action, which is relevant information assessing the risk of evolution of pesticide resistance.","container-title":"Land Use Policy","DOI":"10.1016/j.landusepol.2017.11.010","ISSN":"0264-8377","journalAbbreviation":"Land Use Policy","language":"en","page":"384-393","source":"ScienceDirect","title":"Pesticide Load—A new Danish pesticide risk indicator with multiple applications","volume":"70","author":[{"family":"Kudsk","given":"Per"},{"family":"Jørgensen","given":"Lise Nistrup"},{"family":"Ørum","given":"Jens Erik"}],"issued":{"date-parts":[["2018",1,1]]}}}],"schema":"https://github.com/citation-style-language/schema/raw/master/csl-citation.json"} </w:instrText>
      </w:r>
      <w:r>
        <w:rPr>
          <w:lang w:val="en-US"/>
        </w:rPr>
        <w:fldChar w:fldCharType="separate"/>
      </w:r>
      <w:r w:rsidRPr="00E3737B">
        <w:rPr>
          <w:rFonts w:ascii="Aptos" w:hAnsi="Aptos"/>
          <w:lang w:val="en-US"/>
        </w:rPr>
        <w:t>(Kudsk et al., 2018)</w:t>
      </w:r>
      <w:r>
        <w:rPr>
          <w:lang w:val="en-US"/>
        </w:rPr>
        <w:fldChar w:fldCharType="end"/>
      </w:r>
      <w:r>
        <w:rPr>
          <w:lang w:val="en-US"/>
        </w:rPr>
        <w:t xml:space="preserve">. </w:t>
      </w:r>
      <w:r w:rsidR="00206098">
        <w:rPr>
          <w:lang w:val="en-US"/>
        </w:rPr>
        <w:t>Potential e</w:t>
      </w:r>
      <w:r w:rsidR="00F65982">
        <w:rPr>
          <w:lang w:val="en-US"/>
        </w:rPr>
        <w:t xml:space="preserve">cological </w:t>
      </w:r>
      <w:r w:rsidR="00206098">
        <w:rPr>
          <w:lang w:val="en-US"/>
        </w:rPr>
        <w:t xml:space="preserve">value </w:t>
      </w:r>
      <w:r w:rsidR="001010BA">
        <w:rPr>
          <w:lang w:val="en-US"/>
        </w:rPr>
        <w:t>was</w:t>
      </w:r>
      <w:r w:rsidR="00F65982">
        <w:rPr>
          <w:lang w:val="en-US"/>
        </w:rPr>
        <w:t xml:space="preserve"> estimated using a methodology derived from that of Yvoz et al. 2021. </w:t>
      </w:r>
      <w:r w:rsidR="001010BA">
        <w:rPr>
          <w:lang w:val="en-US"/>
        </w:rPr>
        <w:t xml:space="preserve">Details on this calculation are presented in supplementary material, but briefly </w:t>
      </w:r>
      <w:r w:rsidR="00206098">
        <w:rPr>
          <w:lang w:val="en-US"/>
        </w:rPr>
        <w:t>t</w:t>
      </w:r>
      <w:r w:rsidR="00C06D19">
        <w:rPr>
          <w:lang w:val="en-US"/>
        </w:rPr>
        <w:t>wo</w:t>
      </w:r>
      <w:r w:rsidR="00553E7F">
        <w:rPr>
          <w:lang w:val="en-US"/>
        </w:rPr>
        <w:t xml:space="preserve"> indices were estimated</w:t>
      </w:r>
      <w:r w:rsidR="00C06D19">
        <w:rPr>
          <w:lang w:val="en-US"/>
        </w:rPr>
        <w:t xml:space="preserve">. The first, </w:t>
      </w:r>
      <w:r w:rsidR="00553E7F">
        <w:rPr>
          <w:lang w:val="en-US"/>
        </w:rPr>
        <w:t>p</w:t>
      </w:r>
      <w:r w:rsidR="00F65982">
        <w:rPr>
          <w:lang w:val="en-US"/>
        </w:rPr>
        <w:t>otential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750879">
        <w:rPr>
          <w:lang w:val="en-US"/>
        </w:rPr>
        <w:t>organisms</w:t>
      </w:r>
      <w:r w:rsidR="00C06D19">
        <w:rPr>
          <w:lang w:val="en-US"/>
        </w:rPr>
        <w:t xml:space="preserve">, 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w:t>
      </w:r>
      <w:r w:rsidR="00997973">
        <w:rPr>
          <w:lang w:val="en-US"/>
        </w:rPr>
        <w:t xml:space="preserve">Plant level attributes reported by Yvoz et al. 2021 for 155 </w:t>
      </w:r>
      <w:r w:rsidR="001010BA">
        <w:rPr>
          <w:lang w:val="en-US"/>
        </w:rPr>
        <w:t xml:space="preserve">plant </w:t>
      </w:r>
      <w:r w:rsidR="00997973">
        <w:rPr>
          <w:lang w:val="en-US"/>
        </w:rPr>
        <w:t xml:space="preserve">species were 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values to each of the 12 species in our dataset. For the four genuses</w:t>
      </w:r>
      <w:r w:rsidR="00FC50C6">
        <w:rPr>
          <w:lang w:val="en-US"/>
        </w:rPr>
        <w:t xml:space="preserve"> in our dataset</w:t>
      </w:r>
      <w:r w:rsidR="00997973">
        <w:rPr>
          <w:lang w:val="en-US"/>
        </w:rPr>
        <w:t xml:space="preserve">, the median value for all species reported in the database within that genus were used. </w:t>
      </w:r>
      <w:r w:rsidR="00CA5767">
        <w:rPr>
          <w:lang w:val="en-US"/>
        </w:rPr>
        <w:t xml:space="preserve">After each species/genus in the present study was assigned a value for each of the sub-indices, the sub-indices were scaled </w:t>
      </w:r>
      <w:r w:rsidR="006D423D">
        <w:rPr>
          <w:lang w:val="en-US"/>
        </w:rPr>
        <w:t xml:space="preserve">within the present study </w:t>
      </w:r>
      <w:r w:rsidR="00CA5767">
        <w:rPr>
          <w:lang w:val="en-US"/>
        </w:rPr>
        <w:t xml:space="preserve">such that the maximum </w:t>
      </w:r>
      <w:r w:rsidR="006D423D">
        <w:rPr>
          <w:lang w:val="en-US"/>
        </w:rPr>
        <w:t>value</w:t>
      </w:r>
      <w:r w:rsidR="00CA5767">
        <w:rPr>
          <w:lang w:val="en-US"/>
        </w:rPr>
        <w:t xml:space="preserve"> was assigned a value of 1, and the minimum a value of 0. Sub-indices were summed to provide an estimate for each of the t</w:t>
      </w:r>
      <w:r w:rsidR="001010BA">
        <w:rPr>
          <w:lang w:val="en-US"/>
        </w:rPr>
        <w:t>wo</w:t>
      </w:r>
      <w:r w:rsidR="00CA5767">
        <w:rPr>
          <w:lang w:val="en-US"/>
        </w:rPr>
        <w:t xml:space="preserve"> indices</w:t>
      </w:r>
      <w:r w:rsidR="006D423D">
        <w:rPr>
          <w:lang w:val="en-US"/>
        </w:rPr>
        <w:t xml:space="preserve"> (</w:t>
      </w:r>
      <w:r w:rsidR="00CA5767">
        <w:rPr>
          <w:lang w:val="en-US"/>
        </w:rPr>
        <w:t>on a scale of 0-3</w:t>
      </w:r>
      <w:r w:rsidR="006D423D">
        <w:rPr>
          <w:lang w:val="en-US"/>
        </w:rPr>
        <w:t>) for each of the 16 species/genuses observed in our study</w:t>
      </w:r>
      <w:r w:rsidR="00CA5767">
        <w:rPr>
          <w:lang w:val="en-US"/>
        </w:rPr>
        <w:t>.</w:t>
      </w:r>
      <w:r w:rsidR="006D423D">
        <w:rPr>
          <w:lang w:val="en-US"/>
        </w:rPr>
        <w:t xml:space="preserve"> These values were weighted by the species/genuses’ percent cover for each sample to calculate the fall vegetation community’s </w:t>
      </w:r>
      <w:r w:rsidR="00530874">
        <w:rPr>
          <w:lang w:val="en-US"/>
        </w:rPr>
        <w:t>potential benefit to pollinators</w:t>
      </w:r>
      <w:r w:rsidR="001010BA">
        <w:rPr>
          <w:lang w:val="en-US"/>
        </w:rPr>
        <w:t xml:space="preserve"> and</w:t>
      </w:r>
      <w:r w:rsidR="00530874">
        <w:rPr>
          <w:lang w:val="en-US"/>
        </w:rPr>
        <w:t xml:space="preserve"> </w:t>
      </w:r>
      <w:r w:rsidR="006D423D">
        <w:rPr>
          <w:lang w:val="en-US"/>
        </w:rPr>
        <w:t xml:space="preserve">potential </w:t>
      </w:r>
      <w:r w:rsidR="00530874">
        <w:rPr>
          <w:lang w:val="en-US"/>
        </w:rPr>
        <w:t xml:space="preserve">contributions to organisms. </w:t>
      </w:r>
      <w:r w:rsidR="006D423D">
        <w:rPr>
          <w:lang w:val="en-US"/>
        </w:rPr>
        <w:t xml:space="preserve">For the ‘synthesis’ analysis, </w:t>
      </w:r>
      <w:r w:rsidR="001451D4">
        <w:rPr>
          <w:lang w:val="en-US"/>
        </w:rPr>
        <w:t xml:space="preserve">the maximum value between the benefit to pollinators and contribution to organisms was </w:t>
      </w:r>
      <w:r w:rsidR="006D423D">
        <w:rPr>
          <w:lang w:val="en-US"/>
        </w:rPr>
        <w:t>used to represent the community’s potential ‘ecological benefits’</w:t>
      </w:r>
      <w:r w:rsidR="001451D4">
        <w:rPr>
          <w:lang w:val="en-US"/>
        </w:rPr>
        <w:t>.</w:t>
      </w:r>
    </w:p>
    <w:bookmarkEnd w:id="13"/>
    <w:p w14:paraId="37219B3E" w14:textId="77777777" w:rsidR="007E58F7" w:rsidRDefault="007E58F7" w:rsidP="007E58F7">
      <w:pPr>
        <w:pStyle w:val="Heading3"/>
        <w:rPr>
          <w:lang w:val="en-GB"/>
        </w:rPr>
      </w:pPr>
      <w:r>
        <w:rPr>
          <w:lang w:val="en-GB"/>
        </w:rPr>
        <w:t>Statistics</w:t>
      </w:r>
    </w:p>
    <w:p w14:paraId="1F4D70AB" w14:textId="267FF4E9" w:rsidR="007E58F7" w:rsidRDefault="007E58F7" w:rsidP="007E58F7">
      <w:pPr>
        <w:rPr>
          <w:lang w:val="en-GB"/>
        </w:rPr>
      </w:pPr>
      <w:r>
        <w:rPr>
          <w:lang w:val="en-GB"/>
        </w:rPr>
        <w:t xml:space="preserve">All statistics and figures were done using R version 4.3.3 (CITE) relying heavily on the </w:t>
      </w:r>
      <w:r w:rsidRPr="0055637D">
        <w:rPr>
          <w:i/>
          <w:iCs/>
          <w:lang w:val="en-GB"/>
        </w:rPr>
        <w:t>tidyverse</w:t>
      </w:r>
      <w:r>
        <w:rPr>
          <w:lang w:val="en-GB"/>
        </w:rPr>
        <w:t xml:space="preserve"> meta package (CITE), and several additional packages (CITE gh4x, readxl, others?). For all statistical models, several models were tested using lme4 (CITE), nlme (CITE), and glmmTMB (CITE)</w:t>
      </w:r>
      <w:r w:rsidR="0055637D">
        <w:rPr>
          <w:lang w:val="en-GB"/>
        </w:rPr>
        <w:t xml:space="preserve"> to account for potentially non-normal error distributions and unequal variances</w:t>
      </w:r>
      <w:r>
        <w:rPr>
          <w:lang w:val="en-GB"/>
        </w:rPr>
        <w:t xml:space="preserve">, and the best </w:t>
      </w:r>
      <w:r w:rsidR="0055637D">
        <w:rPr>
          <w:lang w:val="en-GB"/>
        </w:rPr>
        <w:t xml:space="preserve">model </w:t>
      </w:r>
      <w:r>
        <w:rPr>
          <w:lang w:val="en-GB"/>
        </w:rPr>
        <w:t>fit was chosen based on inspection of residual plots</w:t>
      </w:r>
      <w:r w:rsidR="0055637D">
        <w:rPr>
          <w:lang w:val="en-GB"/>
        </w:rPr>
        <w:t xml:space="preserve">, </w:t>
      </w:r>
      <w:r>
        <w:rPr>
          <w:lang w:val="en-GB"/>
        </w:rPr>
        <w:t>AIC criteria (CITE)</w:t>
      </w:r>
      <w:r w:rsidR="0055637D">
        <w:rPr>
          <w:lang w:val="en-GB"/>
        </w:rPr>
        <w:t>, and interpretability</w:t>
      </w:r>
      <w:r>
        <w:rPr>
          <w:lang w:val="en-GB"/>
        </w:rPr>
        <w:t xml:space="preserve">. Only the best fit model is described here, but the R code </w:t>
      </w:r>
      <w:r w:rsidR="0055637D">
        <w:rPr>
          <w:lang w:val="en-GB"/>
        </w:rPr>
        <w:t xml:space="preserve">that includes model testing </w:t>
      </w:r>
      <w:r>
        <w:rPr>
          <w:lang w:val="en-GB"/>
        </w:rPr>
        <w:t xml:space="preserve">is available as part of the github repository for this publication (CITE). Marginal means and contrasts were estimated using </w:t>
      </w:r>
      <w:r w:rsidRPr="0055637D">
        <w:rPr>
          <w:i/>
          <w:iCs/>
          <w:lang w:val="en-GB"/>
        </w:rPr>
        <w:t>emmeans</w:t>
      </w:r>
      <w:r>
        <w:rPr>
          <w:lang w:val="en-GB"/>
        </w:rPr>
        <w:t xml:space="preserve"> (CITE)</w:t>
      </w:r>
      <w:r w:rsidR="0055637D">
        <w:rPr>
          <w:lang w:val="en-GB"/>
        </w:rPr>
        <w:t xml:space="preserve"> and significance letters were assigned using the </w:t>
      </w:r>
      <w:r w:rsidR="0055637D" w:rsidRPr="0055637D">
        <w:rPr>
          <w:i/>
          <w:iCs/>
          <w:lang w:val="en-GB"/>
        </w:rPr>
        <w:t>multicomp</w:t>
      </w:r>
      <w:r w:rsidR="0055637D">
        <w:rPr>
          <w:lang w:val="en-GB"/>
        </w:rPr>
        <w:t xml:space="preserve"> package (CITE)</w:t>
      </w:r>
      <w:r>
        <w:rPr>
          <w:lang w:val="en-GB"/>
        </w:rPr>
        <w:t xml:space="preserv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02147076" w:rsidR="001451D4" w:rsidRDefault="007E58F7" w:rsidP="007E58F7">
      <w:pPr>
        <w:rPr>
          <w:lang w:val="en-GB"/>
        </w:rPr>
      </w:pPr>
      <w:r>
        <w:rPr>
          <w:lang w:val="en-GB"/>
        </w:rPr>
        <w:t xml:space="preserve">For total fall biomass, </w:t>
      </w:r>
      <w:r w:rsidR="00794560">
        <w:rPr>
          <w:lang w:val="en-GB"/>
        </w:rPr>
        <w:t xml:space="preserve">a full model with all fixed effects and their interactions and a fully nested random effects did not converge. To simplify the nested random effects structure, the variance of each random effect was inspected individually. Different random effects model structures were tested using AIC criteria, and a model was selected that accounted for random effects of block, tillage, and cover crop nested within tillage. </w:t>
      </w:r>
      <w:r w:rsidR="00F865AE">
        <w:rPr>
          <w:lang w:val="en-GB"/>
        </w:rPr>
        <w:t>Year had an overwhelmingly large effect</w:t>
      </w:r>
      <w:r w:rsidR="00794560">
        <w:rPr>
          <w:lang w:val="en-GB"/>
        </w:rPr>
        <w:t xml:space="preserve">, and due to the large number of factors in </w:t>
      </w:r>
      <w:r w:rsidR="00F865AE">
        <w:rPr>
          <w:lang w:val="en-GB"/>
        </w:rPr>
        <w:t>order to assign significance letters in an interpretable way, two separate models were fit for each year. For the single year models,</w:t>
      </w:r>
      <w:r>
        <w:rPr>
          <w:lang w:val="en-GB"/>
        </w:rPr>
        <w:t xml:space="preserve"> total biomass was modelled using </w:t>
      </w:r>
      <w:r w:rsidRPr="00645679">
        <w:rPr>
          <w:lang w:val="en-GB"/>
        </w:rPr>
        <w:t>glmmTMB</w:t>
      </w:r>
      <w:r>
        <w:rPr>
          <w:lang w:val="en-GB"/>
        </w:rPr>
        <w:t xml:space="preserve"> with main fixed effects of tillage, residue, and cover crop and all of their interactions with random effects for block, tillage, and cover crop nested within tillage. </w:t>
      </w:r>
      <w:r>
        <w:rPr>
          <w:lang w:val="en-GB"/>
        </w:rPr>
        <w:lastRenderedPageBreak/>
        <w:t>Significance letters were assigned to each group within each year using the</w:t>
      </w:r>
      <w:r w:rsidR="00257842">
        <w:rPr>
          <w:lang w:val="en-GB"/>
        </w:rPr>
        <w:t xml:space="preserve"> </w:t>
      </w:r>
      <w:r w:rsidR="00257842" w:rsidRPr="00257842">
        <w:rPr>
          <w:i/>
          <w:iCs/>
          <w:lang w:val="en-GB"/>
        </w:rPr>
        <w:t>emmeans</w:t>
      </w:r>
      <w:r w:rsidR="00257842">
        <w:rPr>
          <w:lang w:val="en-GB"/>
        </w:rPr>
        <w:t xml:space="preserve"> and </w:t>
      </w:r>
      <w:r>
        <w:rPr>
          <w:lang w:val="en-GB"/>
        </w:rPr>
        <w:t xml:space="preserve"> </w:t>
      </w:r>
      <w:r w:rsidRPr="00794560">
        <w:rPr>
          <w:i/>
          <w:iCs/>
          <w:lang w:val="en-GB"/>
        </w:rPr>
        <w:t>multcomp</w:t>
      </w:r>
      <w:r>
        <w:rPr>
          <w:lang w:val="en-GB"/>
        </w:rPr>
        <w:t xml:space="preserve"> package</w:t>
      </w:r>
      <w:r w:rsidR="00257842">
        <w:rPr>
          <w:lang w:val="en-GB"/>
        </w:rPr>
        <w:t>s</w:t>
      </w:r>
      <w:r>
        <w:rPr>
          <w:lang w:val="en-GB"/>
        </w:rPr>
        <w:t xml:space="preserve"> (CITE).</w:t>
      </w:r>
    </w:p>
    <w:p w14:paraId="3B7E7F49" w14:textId="1DB64817"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glmmTMB with fixed effects of tillage, cover crop, residue, and a year factor with a random effect of block using a binomial </w:t>
      </w:r>
      <w:r w:rsidR="00794560">
        <w:rPr>
          <w:lang w:val="en-GB"/>
        </w:rPr>
        <w:t>error distribution</w:t>
      </w:r>
      <w:r w:rsidR="00257842">
        <w:rPr>
          <w:lang w:val="en-GB"/>
        </w:rPr>
        <w:t xml:space="preserve"> </w:t>
      </w:r>
      <w:r w:rsidR="00794560">
        <w:rPr>
          <w:lang w:val="en-GB"/>
        </w:rPr>
        <w:t>(logistic</w:t>
      </w:r>
      <w:r w:rsidR="00257842">
        <w:rPr>
          <w:lang w:val="en-GB"/>
        </w:rPr>
        <w:t xml:space="preserve"> regression) and </w:t>
      </w:r>
      <w:r w:rsidR="00F47D81">
        <w:rPr>
          <w:lang w:val="en-GB"/>
        </w:rPr>
        <w:t xml:space="preserve">. </w:t>
      </w:r>
    </w:p>
    <w:p w14:paraId="23EFBE0A" w14:textId="16AB6CC8" w:rsidR="007E58F7" w:rsidRDefault="007E58F7" w:rsidP="007E58F7">
      <w:pPr>
        <w:rPr>
          <w:lang w:val="en-US"/>
        </w:rPr>
      </w:pPr>
    </w:p>
    <w:p w14:paraId="524151FE" w14:textId="0A1EC8C6" w:rsidR="00257842" w:rsidRDefault="00257842" w:rsidP="00BC13BF">
      <w:pPr>
        <w:rPr>
          <w:lang w:val="en-US"/>
        </w:rPr>
      </w:pPr>
      <w:r>
        <w:rPr>
          <w:lang w:val="en-GB"/>
        </w:rPr>
        <w:t xml:space="preserve">For the spring </w:t>
      </w:r>
      <w:r w:rsidR="00523B6F">
        <w:rPr>
          <w:lang w:val="en-GB"/>
        </w:rPr>
        <w:t xml:space="preserve">weed </w:t>
      </w:r>
      <w:r>
        <w:rPr>
          <w:lang w:val="en-GB"/>
        </w:rPr>
        <w:t xml:space="preserve">counts, the </w:t>
      </w:r>
      <w:r w:rsidR="00523B6F">
        <w:rPr>
          <w:lang w:val="en-GB"/>
        </w:rPr>
        <w:t xml:space="preserve">total number of weeds </w:t>
      </w:r>
      <w:r>
        <w:rPr>
          <w:lang w:val="en-GB"/>
        </w:rPr>
        <w:t xml:space="preserve">was modelled using </w:t>
      </w:r>
      <w:r w:rsidRPr="00BC13BF">
        <w:rPr>
          <w:i/>
          <w:iCs/>
          <w:lang w:val="en-GB"/>
        </w:rPr>
        <w:t>glmmTMB</w:t>
      </w:r>
      <w:r>
        <w:rPr>
          <w:lang w:val="en-GB"/>
        </w:rPr>
        <w:t xml:space="preserve"> with fixed effects of tillage, cover crop, residue, a year factor </w:t>
      </w:r>
      <w:r w:rsidR="00523B6F">
        <w:rPr>
          <w:lang w:val="en-GB"/>
        </w:rPr>
        <w:t xml:space="preserve">and all of their interactions </w:t>
      </w:r>
      <w:r>
        <w:rPr>
          <w:lang w:val="en-GB"/>
        </w:rPr>
        <w:t xml:space="preserve">with a random effect of </w:t>
      </w:r>
      <w:r w:rsidR="00523B6F">
        <w:rPr>
          <w:lang w:val="en-GB"/>
        </w:rPr>
        <w:t xml:space="preserve">sub-subplot nested within subplot nested within plot, a term to adjust for zero-inflation, and </w:t>
      </w:r>
      <w:r>
        <w:rPr>
          <w:lang w:val="en-GB"/>
        </w:rPr>
        <w:t xml:space="preserve">a </w:t>
      </w:r>
      <w:r w:rsidR="00523B6F">
        <w:rPr>
          <w:lang w:val="en-GB"/>
        </w:rPr>
        <w:t xml:space="preserve">negative </w:t>
      </w:r>
      <w:r>
        <w:rPr>
          <w:lang w:val="en-GB"/>
        </w:rPr>
        <w:t>binomial error distribution (</w:t>
      </w:r>
      <w:r w:rsidR="00523B6F">
        <w:rPr>
          <w:lang w:val="en-GB"/>
        </w:rPr>
        <w:t>first order</w:t>
      </w:r>
      <w:r>
        <w:rPr>
          <w:lang w:val="en-GB"/>
        </w:rPr>
        <w:t xml:space="preserve">). Additionally, the </w:t>
      </w:r>
      <w:r w:rsidR="00523B6F">
        <w:rPr>
          <w:lang w:val="en-GB"/>
        </w:rPr>
        <w:t xml:space="preserve">proportion of the spring weeds that were </w:t>
      </w:r>
      <w:r>
        <w:rPr>
          <w:lang w:val="en-GB"/>
        </w:rPr>
        <w:t>perennial</w:t>
      </w:r>
      <w:r w:rsidR="00523B6F">
        <w:rPr>
          <w:lang w:val="en-GB"/>
        </w:rPr>
        <w:t xml:space="preserve">s was modelled using a beta family error distribution and an adjustment for zero inflation. </w:t>
      </w:r>
      <w:r w:rsidR="00BC13BF">
        <w:rPr>
          <w:lang w:val="en-GB"/>
        </w:rPr>
        <w:t xml:space="preserve">Results were summarized using </w:t>
      </w:r>
      <w:r w:rsidR="00BC13BF" w:rsidRPr="00BC13BF">
        <w:rPr>
          <w:i/>
          <w:iCs/>
          <w:lang w:val="en-GB"/>
        </w:rPr>
        <w:t>emmeans</w:t>
      </w:r>
      <w:r w:rsidR="00BC13BF">
        <w:rPr>
          <w:lang w:val="en-GB"/>
        </w:rPr>
        <w:t>.</w:t>
      </w:r>
    </w:p>
    <w:p w14:paraId="3465B130" w14:textId="01C6D620" w:rsidR="00B730C3" w:rsidRPr="00B730C3" w:rsidRDefault="00B730C3" w:rsidP="00344A84">
      <w:pPr>
        <w:pStyle w:val="Heading1"/>
        <w:rPr>
          <w:lang w:val="en-US"/>
        </w:rPr>
      </w:pPr>
      <w:r w:rsidRPr="00B730C3">
        <w:rPr>
          <w:lang w:val="en-US"/>
        </w:rPr>
        <w:lastRenderedPageBreak/>
        <w:t>Results</w:t>
      </w:r>
    </w:p>
    <w:p w14:paraId="3C4B3E6D" w14:textId="77777777" w:rsidR="00B730C3" w:rsidRDefault="00B730C3" w:rsidP="00344A84">
      <w:pPr>
        <w:pStyle w:val="Heading2"/>
        <w:rPr>
          <w:lang w:val="en-US"/>
        </w:rPr>
      </w:pPr>
      <w:r w:rsidRPr="00B730C3">
        <w:rPr>
          <w:lang w:val="en-US"/>
        </w:rPr>
        <w:t>Weather</w:t>
      </w:r>
    </w:p>
    <w:p w14:paraId="031DC5B5" w14:textId="6A13E6F0" w:rsidR="00F139C1" w:rsidRPr="00863080" w:rsidRDefault="002C2250" w:rsidP="00F139C1">
      <w:pPr>
        <w:rPr>
          <w:lang w:val="en-US"/>
        </w:rPr>
      </w:pPr>
      <w:r>
        <w:rPr>
          <w:noProof/>
        </w:rPr>
        <w:drawing>
          <wp:inline distT="0" distB="0" distL="0" distR="0" wp14:anchorId="44B3625C" wp14:editId="5282878E">
            <wp:extent cx="5731510" cy="5731510"/>
            <wp:effectExtent l="0" t="0" r="2540" b="2540"/>
            <wp:docPr id="1879789743" name="Picture 1"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89743" name="Picture 1" descr="A graph of different weather condition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80477DB" w14:textId="5DDC44EF" w:rsidR="007B22B0" w:rsidRPr="00E752C9" w:rsidRDefault="00E53245" w:rsidP="007B22B0">
      <w:pPr>
        <w:rPr>
          <w:lang w:val="en-US"/>
        </w:rPr>
      </w:pPr>
      <w:r>
        <w:rPr>
          <w:lang w:val="en-US"/>
        </w:rPr>
        <w:t>Figure 1. Weather</w:t>
      </w:r>
    </w:p>
    <w:p w14:paraId="7B3D35F8" w14:textId="008F706E" w:rsidR="00344A84" w:rsidRDefault="00344A84" w:rsidP="00344A84">
      <w:pPr>
        <w:rPr>
          <w:lang w:val="en-US"/>
        </w:rPr>
      </w:pPr>
    </w:p>
    <w:p w14:paraId="715D77CE" w14:textId="49B533CD" w:rsidR="007B22B0" w:rsidRDefault="008A7B67" w:rsidP="007B22B0">
      <w:pPr>
        <w:pStyle w:val="Heading2"/>
        <w:rPr>
          <w:lang w:val="en-US"/>
        </w:rPr>
      </w:pPr>
      <w:r>
        <w:rPr>
          <w:lang w:val="en-US"/>
        </w:rPr>
        <w:t>Individual metrics</w:t>
      </w:r>
    </w:p>
    <w:p w14:paraId="4804875D" w14:textId="285581CE" w:rsidR="00991510" w:rsidRDefault="00991510" w:rsidP="00991510">
      <w:pPr>
        <w:pStyle w:val="Heading3"/>
        <w:rPr>
          <w:lang w:val="en-US"/>
        </w:rPr>
      </w:pPr>
      <w:r>
        <w:rPr>
          <w:lang w:val="en-US"/>
        </w:rPr>
        <w:t>Yields</w:t>
      </w:r>
      <w:r w:rsidR="00F65BC9">
        <w:rPr>
          <w:lang w:val="en-US"/>
        </w:rPr>
        <w:t xml:space="preserve"> - DONE</w:t>
      </w:r>
    </w:p>
    <w:p w14:paraId="135E33BB" w14:textId="7AFA96BA" w:rsidR="008A7B67" w:rsidRDefault="000E3D24" w:rsidP="00B730C3">
      <w:pPr>
        <w:rPr>
          <w:rFonts w:ascii="Calibri" w:hAnsi="Calibri" w:cs="Calibri"/>
          <w:sz w:val="24"/>
          <w:szCs w:val="24"/>
          <w:lang w:val="en-US"/>
        </w:rPr>
      </w:pPr>
      <w:r>
        <w:rPr>
          <w:lang w:val="en-US"/>
        </w:rPr>
        <w:t xml:space="preserve">Yields varied significantly by crop </w:t>
      </w:r>
      <w:r>
        <w:rPr>
          <w:rFonts w:ascii="Calibri" w:hAnsi="Calibri" w:cs="Calibri"/>
          <w:sz w:val="24"/>
          <w:szCs w:val="24"/>
          <w:lang w:val="en-US"/>
        </w:rPr>
        <w:t xml:space="preserve">(p&lt;0.001) and by cover crop treatment </w:t>
      </w:r>
      <w:r w:rsidR="009F4DCE">
        <w:rPr>
          <w:rFonts w:ascii="Calibri" w:hAnsi="Calibri" w:cs="Calibri"/>
          <w:sz w:val="24"/>
          <w:szCs w:val="24"/>
          <w:lang w:val="en-US"/>
        </w:rPr>
        <w:t>(p&lt;0.001), but did not vary significantly by any other factors or their interactions</w:t>
      </w:r>
      <w:r>
        <w:rPr>
          <w:rFonts w:ascii="Calibri" w:hAnsi="Calibri" w:cs="Calibri"/>
          <w:sz w:val="24"/>
          <w:szCs w:val="24"/>
          <w:lang w:val="en-US"/>
        </w:rPr>
        <w:t xml:space="preserve">. </w:t>
      </w:r>
      <w:r w:rsidR="001775D0">
        <w:rPr>
          <w:lang w:val="en-US"/>
        </w:rPr>
        <w:t xml:space="preserve">In 2018 spring barley yields </w:t>
      </w:r>
      <w:r>
        <w:rPr>
          <w:lang w:val="en-US"/>
        </w:rPr>
        <w:t xml:space="preserve">averaged </w:t>
      </w:r>
      <w:r w:rsidR="001775D0">
        <w:rPr>
          <w:lang w:val="en-US"/>
        </w:rPr>
        <w:t>4.</w:t>
      </w:r>
      <w:r w:rsidR="001775D0">
        <w:rPr>
          <w:rFonts w:ascii="Calibri" w:hAnsi="Calibri" w:cs="Calibri"/>
          <w:sz w:val="24"/>
          <w:szCs w:val="24"/>
          <w:lang w:val="en-US"/>
        </w:rPr>
        <w:t>07 Mg ha</w:t>
      </w:r>
      <w:r w:rsidR="001775D0" w:rsidRPr="00EA474E">
        <w:rPr>
          <w:rFonts w:ascii="Calibri" w:hAnsi="Calibri" w:cs="Calibri"/>
          <w:sz w:val="24"/>
          <w:szCs w:val="24"/>
          <w:vertAlign w:val="superscript"/>
          <w:lang w:val="en-US"/>
        </w:rPr>
        <w:t>-1</w:t>
      </w:r>
      <w:r>
        <w:rPr>
          <w:rFonts w:ascii="Calibri" w:hAnsi="Calibri" w:cs="Calibri"/>
          <w:sz w:val="24"/>
          <w:szCs w:val="24"/>
          <w:lang w:val="en-US"/>
        </w:rPr>
        <w:t>, in</w:t>
      </w:r>
      <w:r w:rsidR="001775D0">
        <w:rPr>
          <w:rFonts w:ascii="Calibri" w:hAnsi="Calibri" w:cs="Calibri"/>
          <w:sz w:val="24"/>
          <w:szCs w:val="24"/>
          <w:lang w:val="en-US"/>
        </w:rPr>
        <w:t xml:space="preserve"> 2019 oat yields averaged 4.28 Mg ha-1, </w:t>
      </w:r>
      <w:r>
        <w:rPr>
          <w:rFonts w:ascii="Calibri" w:hAnsi="Calibri" w:cs="Calibri"/>
          <w:sz w:val="24"/>
          <w:szCs w:val="24"/>
          <w:lang w:val="en-US"/>
        </w:rPr>
        <w:t xml:space="preserve">and in </w:t>
      </w:r>
      <w:r w:rsidR="001775D0">
        <w:rPr>
          <w:rFonts w:ascii="Calibri" w:hAnsi="Calibri" w:cs="Calibri"/>
          <w:sz w:val="24"/>
          <w:szCs w:val="24"/>
          <w:lang w:val="en-US"/>
        </w:rPr>
        <w:t>2020 faba bean yields averaged 3.47 Mg ha-1</w:t>
      </w:r>
      <w:r>
        <w:rPr>
          <w:rFonts w:ascii="Calibri" w:hAnsi="Calibri" w:cs="Calibri"/>
          <w:sz w:val="24"/>
          <w:szCs w:val="24"/>
          <w:lang w:val="en-US"/>
        </w:rPr>
        <w:t xml:space="preserve">. </w:t>
      </w:r>
      <w:r>
        <w:rPr>
          <w:lang w:val="en-US"/>
        </w:rPr>
        <w:t xml:space="preserve">The average grain yields of the present study were lower than national averages for the same crops in the same years [4.28 Mg ha-1 spring barley, 4.94 oats, </w:t>
      </w:r>
      <w:r>
        <w:rPr>
          <w:lang w:val="en-US"/>
        </w:rPr>
        <w:lastRenderedPageBreak/>
        <w:t xml:space="preserve">and 4.08 Mg ha-1 faba bean, respectively </w:t>
      </w:r>
      <w:r>
        <w:rPr>
          <w:lang w:val="en-US"/>
        </w:rPr>
        <w:fldChar w:fldCharType="begin"/>
      </w:r>
      <w:r>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Pr>
          <w:lang w:val="en-US"/>
        </w:rPr>
        <w:fldChar w:fldCharType="separate"/>
      </w:r>
      <w:r w:rsidRPr="000E3D24">
        <w:rPr>
          <w:rFonts w:ascii="Aptos" w:hAnsi="Aptos"/>
          <w:lang w:val="en-US"/>
        </w:rPr>
        <w:t>(FAO, 2023)</w:t>
      </w:r>
      <w:r>
        <w:rPr>
          <w:lang w:val="en-US"/>
        </w:rPr>
        <w:fldChar w:fldCharType="end"/>
      </w:r>
      <w:r>
        <w:rPr>
          <w:lang w:val="en-US"/>
        </w:rPr>
        <w:t>], but the maximum grain yields observed each year exceeded the national average</w:t>
      </w:r>
      <w:r w:rsidR="00F65BC9">
        <w:rPr>
          <w:lang w:val="en-US"/>
        </w:rPr>
        <w:t>s</w:t>
      </w:r>
      <w:r>
        <w:rPr>
          <w:lang w:val="en-US"/>
        </w:rPr>
        <w:t xml:space="preserve">. </w:t>
      </w:r>
      <w:r w:rsidR="00F65BC9">
        <w:rPr>
          <w:lang w:val="en-US"/>
        </w:rPr>
        <w:t>On average, t</w:t>
      </w:r>
      <w:r w:rsidR="009F4DCE">
        <w:rPr>
          <w:lang w:val="en-US"/>
        </w:rPr>
        <w:t>he RadM</w:t>
      </w:r>
      <w:r w:rsidR="00502A3E">
        <w:rPr>
          <w:lang w:val="en-US"/>
        </w:rPr>
        <w:t>id</w:t>
      </w:r>
      <w:r w:rsidR="009F4DCE">
        <w:rPr>
          <w:lang w:val="en-US"/>
        </w:rPr>
        <w:t xml:space="preserve"> cover crop treatment </w:t>
      </w:r>
      <w:r w:rsidR="00F65BC9">
        <w:rPr>
          <w:lang w:val="en-US"/>
        </w:rPr>
        <w:t>exhibited 8% higher 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F65BC9">
        <w:rPr>
          <w:rFonts w:ascii="Calibri" w:hAnsi="Calibri" w:cs="Calibri"/>
          <w:sz w:val="24"/>
          <w:szCs w:val="24"/>
          <w:lang w:val="en-US"/>
        </w:rPr>
        <w:t>, which did not vary significantly from each other</w:t>
      </w:r>
      <w:r w:rsidR="003A431D">
        <w:rPr>
          <w:rFonts w:ascii="Calibri" w:hAnsi="Calibri" w:cs="Calibri"/>
          <w:sz w:val="24"/>
          <w:szCs w:val="24"/>
          <w:lang w:val="en-US"/>
        </w:rPr>
        <w:t xml:space="preserve">. </w:t>
      </w:r>
    </w:p>
    <w:p w14:paraId="6D653985" w14:textId="77777777" w:rsidR="001451D4" w:rsidRDefault="00991510" w:rsidP="00991510">
      <w:pPr>
        <w:pStyle w:val="Heading3"/>
        <w:rPr>
          <w:lang w:val="en-US"/>
        </w:rPr>
      </w:pPr>
      <w:r>
        <w:rPr>
          <w:lang w:val="en-US"/>
        </w:rPr>
        <w:t>Fall biomass</w:t>
      </w:r>
    </w:p>
    <w:p w14:paraId="2AC8D0B4" w14:textId="77777777" w:rsidR="00111FD1" w:rsidRDefault="00502A3E" w:rsidP="001451D4">
      <w:pPr>
        <w:rPr>
          <w:rFonts w:ascii="Calibri" w:hAnsi="Calibri" w:cs="Calibri"/>
          <w:sz w:val="24"/>
          <w:szCs w:val="24"/>
          <w:lang w:val="en-US"/>
        </w:rPr>
      </w:pPr>
      <w:r>
        <w:rPr>
          <w:rFonts w:ascii="Calibri" w:hAnsi="Calibri" w:cs="Calibri"/>
          <w:sz w:val="24"/>
          <w:szCs w:val="24"/>
          <w:lang w:val="en-US"/>
        </w:rPr>
        <w:t>Year</w:t>
      </w:r>
      <w:r w:rsidR="00D432EE">
        <w:rPr>
          <w:rFonts w:ascii="Calibri" w:hAnsi="Calibri" w:cs="Calibri"/>
          <w:sz w:val="24"/>
          <w:szCs w:val="24"/>
          <w:lang w:val="en-US"/>
        </w:rPr>
        <w:t xml:space="preserve"> had </w:t>
      </w:r>
      <w:r w:rsidR="00111FD1">
        <w:rPr>
          <w:rFonts w:ascii="Calibri" w:hAnsi="Calibri" w:cs="Calibri"/>
          <w:sz w:val="24"/>
          <w:szCs w:val="24"/>
          <w:lang w:val="en-US"/>
        </w:rPr>
        <w:t xml:space="preserve">a </w:t>
      </w:r>
      <w:r w:rsidR="00D432EE">
        <w:rPr>
          <w:rFonts w:ascii="Calibri" w:hAnsi="Calibri" w:cs="Calibri"/>
          <w:sz w:val="24"/>
          <w:szCs w:val="24"/>
          <w:lang w:val="en-US"/>
        </w:rPr>
        <w:t xml:space="preserve">significant spreading interaction with tillage (p&lt;0.001) such that </w:t>
      </w:r>
      <w:r w:rsidR="000E326F">
        <w:rPr>
          <w:rFonts w:ascii="Calibri" w:hAnsi="Calibri" w:cs="Calibri"/>
          <w:sz w:val="24"/>
          <w:szCs w:val="24"/>
          <w:lang w:val="en-US"/>
        </w:rPr>
        <w:t xml:space="preserve">treatment </w:t>
      </w:r>
      <w:r w:rsidR="00D432EE">
        <w:rPr>
          <w:rFonts w:ascii="Calibri" w:hAnsi="Calibri" w:cs="Calibri"/>
          <w:sz w:val="24"/>
          <w:szCs w:val="24"/>
          <w:lang w:val="en-US"/>
        </w:rPr>
        <w:t>impacts were stronger in 2018</w:t>
      </w:r>
      <w:r w:rsidR="0041079C">
        <w:rPr>
          <w:rFonts w:ascii="Calibri" w:hAnsi="Calibri" w:cs="Calibri"/>
          <w:sz w:val="24"/>
          <w:szCs w:val="24"/>
          <w:lang w:val="en-US"/>
        </w:rPr>
        <w:t xml:space="preserve"> (</w:t>
      </w:r>
      <w:r w:rsidR="00D432EE">
        <w:rPr>
          <w:rFonts w:ascii="Calibri" w:hAnsi="Calibri" w:cs="Calibri"/>
          <w:sz w:val="24"/>
          <w:szCs w:val="24"/>
          <w:lang w:val="en-US"/>
        </w:rPr>
        <w:t>when fall biomass production was higher</w:t>
      </w:r>
      <w:r w:rsidR="0041079C">
        <w:rPr>
          <w:rFonts w:ascii="Calibri" w:hAnsi="Calibri" w:cs="Calibri"/>
          <w:sz w:val="24"/>
          <w:szCs w:val="24"/>
          <w:lang w:val="en-US"/>
        </w:rPr>
        <w:t>, averaging 2.27 Mg h-1)</w:t>
      </w:r>
      <w:r w:rsidR="000E326F">
        <w:rPr>
          <w:rFonts w:ascii="Calibri" w:hAnsi="Calibri" w:cs="Calibri"/>
          <w:sz w:val="24"/>
          <w:szCs w:val="24"/>
          <w:lang w:val="en-US"/>
        </w:rPr>
        <w:t xml:space="preserve"> compared to their effects in 2019</w:t>
      </w:r>
      <w:r w:rsidR="0041079C">
        <w:rPr>
          <w:rFonts w:ascii="Calibri" w:hAnsi="Calibri" w:cs="Calibri"/>
          <w:sz w:val="24"/>
          <w:szCs w:val="24"/>
          <w:lang w:val="en-US"/>
        </w:rPr>
        <w:t xml:space="preserve"> (when fall biomass averaged 0.99 Mg ha-1)</w:t>
      </w:r>
      <w:r w:rsidR="00B37E57">
        <w:rPr>
          <w:rFonts w:ascii="Calibri" w:hAnsi="Calibri" w:cs="Calibri"/>
          <w:sz w:val="24"/>
          <w:szCs w:val="24"/>
          <w:lang w:val="en-US"/>
        </w:rPr>
        <w:t xml:space="preserve">. </w:t>
      </w:r>
      <w:r w:rsidR="00CB79CF">
        <w:rPr>
          <w:rFonts w:ascii="Calibri" w:hAnsi="Calibri" w:cs="Calibri"/>
          <w:sz w:val="24"/>
          <w:szCs w:val="24"/>
          <w:lang w:val="en-US"/>
        </w:rPr>
        <w:t xml:space="preserve">Fall biomass </w:t>
      </w:r>
      <w:r w:rsidR="0041079C">
        <w:rPr>
          <w:rFonts w:ascii="Calibri" w:hAnsi="Calibri" w:cs="Calibri"/>
          <w:sz w:val="24"/>
          <w:szCs w:val="24"/>
          <w:lang w:val="en-US"/>
        </w:rPr>
        <w:t xml:space="preserve">significantly </w:t>
      </w:r>
      <w:r w:rsidR="00CB79CF">
        <w:rPr>
          <w:rFonts w:ascii="Calibri" w:hAnsi="Calibri" w:cs="Calibri"/>
          <w:sz w:val="24"/>
          <w:szCs w:val="24"/>
          <w:lang w:val="en-US"/>
        </w:rPr>
        <w:t>decreased as tillage intensity increased, with inversion tillage producing 6</w:t>
      </w:r>
      <w:r w:rsidR="0041079C">
        <w:rPr>
          <w:rFonts w:ascii="Calibri" w:hAnsi="Calibri" w:cs="Calibri"/>
          <w:sz w:val="24"/>
          <w:szCs w:val="24"/>
          <w:lang w:val="en-US"/>
        </w:rPr>
        <w:t>6</w:t>
      </w:r>
      <w:r w:rsidR="00CB79CF">
        <w:rPr>
          <w:rFonts w:ascii="Calibri" w:hAnsi="Calibri" w:cs="Calibri"/>
          <w:sz w:val="24"/>
          <w:szCs w:val="24"/>
          <w:lang w:val="en-US"/>
        </w:rPr>
        <w:t>%</w:t>
      </w:r>
      <w:r w:rsidR="0041079C">
        <w:rPr>
          <w:rFonts w:ascii="Calibri" w:hAnsi="Calibri" w:cs="Calibri"/>
          <w:sz w:val="24"/>
          <w:szCs w:val="24"/>
          <w:lang w:val="en-US"/>
        </w:rPr>
        <w:t xml:space="preserve"> (2018) and 77% (2019)</w:t>
      </w:r>
      <w:r w:rsidR="00CB79CF">
        <w:rPr>
          <w:rFonts w:ascii="Calibri" w:hAnsi="Calibri" w:cs="Calibri"/>
          <w:sz w:val="24"/>
          <w:szCs w:val="24"/>
          <w:lang w:val="en-US"/>
        </w:rPr>
        <w:t xml:space="preserve"> of the fall biomass produced in no-till. </w:t>
      </w:r>
    </w:p>
    <w:p w14:paraId="0084C420" w14:textId="77777777" w:rsidR="00A5783F" w:rsidRDefault="00111FD1" w:rsidP="001451D4">
      <w:pPr>
        <w:rPr>
          <w:rFonts w:ascii="Calibri" w:hAnsi="Calibri" w:cs="Calibri"/>
          <w:sz w:val="24"/>
          <w:szCs w:val="24"/>
          <w:lang w:val="en-US"/>
        </w:rPr>
      </w:pPr>
      <w:r>
        <w:rPr>
          <w:rFonts w:ascii="Calibri" w:hAnsi="Calibri" w:cs="Calibri"/>
          <w:sz w:val="24"/>
          <w:szCs w:val="24"/>
          <w:lang w:val="en-US"/>
        </w:rPr>
        <w:t>Year also had a significant interaction with cover crop treatment (p&lt;0.001), but</w:t>
      </w:r>
      <w:r w:rsidR="00A5783F">
        <w:rPr>
          <w:rFonts w:ascii="Calibri" w:hAnsi="Calibri" w:cs="Calibri"/>
          <w:sz w:val="24"/>
          <w:szCs w:val="24"/>
          <w:lang w:val="en-US"/>
        </w:rPr>
        <w:t xml:space="preserve"> with cross-over effects. </w:t>
      </w:r>
      <w:r w:rsidR="00404C48">
        <w:rPr>
          <w:rFonts w:ascii="Calibri" w:hAnsi="Calibri" w:cs="Calibri"/>
          <w:sz w:val="24"/>
          <w:szCs w:val="24"/>
          <w:lang w:val="en-US"/>
        </w:rPr>
        <w:t>In 2018</w:t>
      </w:r>
      <w:r w:rsidR="00A5783F">
        <w:rPr>
          <w:rFonts w:ascii="Calibri" w:hAnsi="Calibri" w:cs="Calibri"/>
          <w:sz w:val="24"/>
          <w:szCs w:val="24"/>
          <w:lang w:val="en-US"/>
        </w:rPr>
        <w:t>,</w:t>
      </w:r>
      <w:r w:rsidR="00404C48">
        <w:rPr>
          <w:rFonts w:ascii="Calibri" w:hAnsi="Calibri" w:cs="Calibri"/>
          <w:sz w:val="24"/>
          <w:szCs w:val="24"/>
          <w:lang w:val="en-US"/>
        </w:rPr>
        <w:t xml:space="preserve"> the </w:t>
      </w:r>
      <w:r>
        <w:rPr>
          <w:rFonts w:ascii="Calibri" w:hAnsi="Calibri" w:cs="Calibri"/>
          <w:sz w:val="24"/>
          <w:szCs w:val="24"/>
          <w:lang w:val="en-US"/>
        </w:rPr>
        <w:t xml:space="preserve">NoCC treatment produced the second highest </w:t>
      </w:r>
      <w:r w:rsidR="00A5783F">
        <w:rPr>
          <w:rFonts w:ascii="Calibri" w:hAnsi="Calibri" w:cs="Calibri"/>
          <w:sz w:val="24"/>
          <w:szCs w:val="24"/>
          <w:lang w:val="en-US"/>
        </w:rPr>
        <w:t xml:space="preserve">biomass of all of the cover crop treatments (2.36 Mg ha-1, SE:9.4), while in 2019 it produced the lowest amount of biomass amongst all of the cover crop treatments (0.64 Mg ha-1, SE:9.4). </w:t>
      </w:r>
    </w:p>
    <w:p w14:paraId="4B1679F2" w14:textId="24ADF16B" w:rsidR="00CB79CF" w:rsidRDefault="00A5783F" w:rsidP="001451D4">
      <w:pPr>
        <w:rPr>
          <w:rFonts w:ascii="Calibri" w:hAnsi="Calibri" w:cs="Calibri"/>
          <w:sz w:val="24"/>
          <w:szCs w:val="24"/>
          <w:lang w:val="en-US"/>
        </w:rPr>
      </w:pPr>
      <w:r>
        <w:rPr>
          <w:rFonts w:ascii="Calibri" w:hAnsi="Calibri" w:cs="Calibri"/>
          <w:sz w:val="24"/>
          <w:szCs w:val="24"/>
          <w:lang w:val="en-US"/>
        </w:rPr>
        <w:t xml:space="preserve">STOPPED </w:t>
      </w:r>
      <w:r w:rsidR="00C21027">
        <w:rPr>
          <w:rFonts w:ascii="Calibri" w:hAnsi="Calibri" w:cs="Calibri"/>
          <w:sz w:val="24"/>
          <w:szCs w:val="24"/>
          <w:lang w:val="en-US"/>
        </w:rPr>
        <w:t xml:space="preserve">RadMid produced the most biomass in both years, and the lowest producing cover crop treatment was </w:t>
      </w:r>
      <w:r w:rsidR="00404C48">
        <w:rPr>
          <w:rFonts w:ascii="Calibri" w:hAnsi="Calibri" w:cs="Calibri"/>
          <w:sz w:val="24"/>
          <w:szCs w:val="24"/>
          <w:lang w:val="en-US"/>
        </w:rPr>
        <w:t xml:space="preserve">MixE in 2018 and NoCC in 2019. </w:t>
      </w:r>
    </w:p>
    <w:p w14:paraId="1BF28923" w14:textId="77777777" w:rsidR="00CB79CF" w:rsidRDefault="00CB79CF" w:rsidP="001451D4">
      <w:pPr>
        <w:rPr>
          <w:rFonts w:ascii="Calibri" w:hAnsi="Calibri" w:cs="Calibri"/>
          <w:sz w:val="24"/>
          <w:szCs w:val="24"/>
          <w:lang w:val="en-US"/>
        </w:rPr>
      </w:pPr>
    </w:p>
    <w:p w14:paraId="07FA35E8" w14:textId="24F2C8CB" w:rsidR="0041079C" w:rsidRDefault="0041079C" w:rsidP="001451D4">
      <w:pPr>
        <w:rPr>
          <w:rFonts w:ascii="Calibri" w:hAnsi="Calibri" w:cs="Calibri"/>
          <w:sz w:val="24"/>
          <w:szCs w:val="24"/>
          <w:lang w:val="en-US"/>
        </w:rPr>
      </w:pPr>
      <w:r>
        <w:rPr>
          <w:rFonts w:ascii="Calibri" w:hAnsi="Calibri" w:cs="Calibri"/>
          <w:sz w:val="24"/>
          <w:szCs w:val="24"/>
          <w:lang w:val="en-US"/>
        </w:rPr>
        <w:t>Residue management had a significant impact on fall biomass (p&lt;0.001), but did not interact with any other factors; retention of residue increased fall biomass by a mean of 208 kg ha-1 (SE:4.9).</w:t>
      </w:r>
    </w:p>
    <w:p w14:paraId="4B1ACD93" w14:textId="38512483" w:rsidR="0016288F" w:rsidRDefault="00517479" w:rsidP="001451D4">
      <w:pPr>
        <w:rPr>
          <w:rFonts w:ascii="Calibri" w:hAnsi="Calibri" w:cs="Calibri"/>
          <w:sz w:val="24"/>
          <w:szCs w:val="24"/>
          <w:lang w:val="en-US"/>
        </w:rPr>
      </w:pPr>
      <w:r>
        <w:rPr>
          <w:rFonts w:ascii="Calibri" w:hAnsi="Calibri" w:cs="Calibri"/>
          <w:sz w:val="24"/>
          <w:szCs w:val="24"/>
          <w:lang w:val="en-US"/>
        </w:rPr>
        <w:t xml:space="preserve">The effect of tillage treatment </w:t>
      </w:r>
      <w:r w:rsidR="0016288F">
        <w:rPr>
          <w:rFonts w:ascii="Calibri" w:hAnsi="Calibri" w:cs="Calibri"/>
          <w:sz w:val="24"/>
          <w:szCs w:val="24"/>
          <w:lang w:val="en-US"/>
        </w:rPr>
        <w:t>was significantly more amplified in some cover crop treatments (p=0.04)</w:t>
      </w:r>
      <w:r w:rsidR="000E326F">
        <w:rPr>
          <w:rFonts w:ascii="Calibri" w:hAnsi="Calibri" w:cs="Calibri"/>
          <w:sz w:val="24"/>
          <w:szCs w:val="24"/>
          <w:lang w:val="en-US"/>
        </w:rPr>
        <w:t>, but the general patterns were consistent across cover crop treatments: no-till</w:t>
      </w:r>
      <w:r w:rsidR="0016288F">
        <w:rPr>
          <w:rFonts w:ascii="Calibri" w:hAnsi="Calibri" w:cs="Calibri"/>
          <w:sz w:val="24"/>
          <w:szCs w:val="24"/>
          <w:lang w:val="en-US"/>
        </w:rPr>
        <w:t xml:space="preserve"> resulted in </w:t>
      </w:r>
      <w:r w:rsidR="000E326F">
        <w:rPr>
          <w:rFonts w:ascii="Calibri" w:hAnsi="Calibri" w:cs="Calibri"/>
          <w:sz w:val="24"/>
          <w:szCs w:val="24"/>
          <w:lang w:val="en-US"/>
        </w:rPr>
        <w:t xml:space="preserve">the largest amount of </w:t>
      </w:r>
      <w:r w:rsidR="0016288F">
        <w:rPr>
          <w:rFonts w:ascii="Calibri" w:hAnsi="Calibri" w:cs="Calibri"/>
          <w:sz w:val="24"/>
          <w:szCs w:val="24"/>
          <w:lang w:val="en-US"/>
        </w:rPr>
        <w:t>fall biomas</w:t>
      </w:r>
      <w:r w:rsidR="000E326F">
        <w:rPr>
          <w:rFonts w:ascii="Calibri" w:hAnsi="Calibri" w:cs="Calibri"/>
          <w:sz w:val="24"/>
          <w:szCs w:val="24"/>
          <w:lang w:val="en-US"/>
        </w:rPr>
        <w:t xml:space="preserve">s, followed by surface tillage, with inversion tillage producing the lowest amount of fall biomass </w:t>
      </w:r>
      <w:r w:rsidR="0016288F">
        <w:rPr>
          <w:rFonts w:ascii="Calibri" w:hAnsi="Calibri" w:cs="Calibri"/>
          <w:sz w:val="24"/>
          <w:szCs w:val="24"/>
          <w:lang w:val="en-US"/>
        </w:rPr>
        <w:t xml:space="preserve">(Figure 2).  </w:t>
      </w:r>
    </w:p>
    <w:p w14:paraId="04079A9E" w14:textId="120ABFF9" w:rsidR="00D432EE" w:rsidRDefault="00D432EE" w:rsidP="001451D4">
      <w:pPr>
        <w:rPr>
          <w:rFonts w:ascii="Calibri" w:hAnsi="Calibri" w:cs="Calibri"/>
          <w:sz w:val="24"/>
          <w:szCs w:val="24"/>
          <w:lang w:val="en-US"/>
        </w:rPr>
      </w:pPr>
      <w:r>
        <w:rPr>
          <w:rFonts w:ascii="Calibri" w:hAnsi="Calibri" w:cs="Calibri"/>
          <w:sz w:val="24"/>
          <w:szCs w:val="24"/>
          <w:lang w:val="en-US"/>
        </w:rPr>
        <w:t>The effect of cover crop on total biomass also differed significantly by year (p&lt;0.001)</w:t>
      </w:r>
    </w:p>
    <w:p w14:paraId="1A6BF91E" w14:textId="1CDC50F7" w:rsidR="002E3935" w:rsidRDefault="00517479" w:rsidP="001451D4">
      <w:pPr>
        <w:rPr>
          <w:rFonts w:ascii="Calibri" w:hAnsi="Calibri" w:cs="Calibri"/>
          <w:sz w:val="24"/>
          <w:szCs w:val="24"/>
          <w:lang w:val="en-US"/>
        </w:rPr>
      </w:pPr>
      <w:r>
        <w:rPr>
          <w:rFonts w:ascii="Calibri" w:hAnsi="Calibri" w:cs="Calibri"/>
          <w:sz w:val="24"/>
          <w:szCs w:val="24"/>
          <w:lang w:val="en-US"/>
        </w:rPr>
        <w:t xml:space="preserve">depended on the cover crop treatment, but only in amplification of </w:t>
      </w:r>
      <w:r w:rsidR="0016288F">
        <w:rPr>
          <w:rFonts w:ascii="Calibri" w:hAnsi="Calibri" w:cs="Calibri"/>
          <w:sz w:val="24"/>
          <w:szCs w:val="24"/>
          <w:lang w:val="en-US"/>
        </w:rPr>
        <w:t>patterns</w:t>
      </w:r>
      <w:r w:rsidR="00B37E57">
        <w:rPr>
          <w:rFonts w:ascii="Calibri" w:hAnsi="Calibri" w:cs="Calibri"/>
          <w:sz w:val="24"/>
          <w:szCs w:val="24"/>
          <w:lang w:val="en-US"/>
        </w:rPr>
        <w:t xml:space="preserve"> </w:t>
      </w:r>
      <w:r>
        <w:rPr>
          <w:rFonts w:ascii="Calibri" w:hAnsi="Calibri" w:cs="Calibri"/>
          <w:sz w:val="24"/>
          <w:szCs w:val="24"/>
          <w:lang w:val="en-US"/>
        </w:rPr>
        <w:t xml:space="preserve">reducing tillage significantly increased fall biomass production in all cover crop treatments, although the effect was more amplified in certain treatments certain cover crop treatments amplified the effect of tillage </w:t>
      </w:r>
      <w:r w:rsidR="00B37E57">
        <w:rPr>
          <w:rFonts w:ascii="Calibri" w:hAnsi="Calibri" w:cs="Calibri"/>
          <w:sz w:val="24"/>
          <w:szCs w:val="24"/>
          <w:lang w:val="en-US"/>
        </w:rPr>
        <w:t xml:space="preserve">(p=0.048), and removal of residue nor its interactions had any significant effect and had significant interactions with both cover crop treatment (pxx) and tillage (xx), but not residue management (XX). For simplicity in interpretation, we present the results separately by year. </w:t>
      </w:r>
      <w:r w:rsidR="009E5377">
        <w:rPr>
          <w:rFonts w:ascii="Calibri" w:hAnsi="Calibri" w:cs="Calibri"/>
          <w:sz w:val="24"/>
          <w:szCs w:val="24"/>
          <w:lang w:val="en-US"/>
        </w:rPr>
        <w:t>In 2018</w:t>
      </w:r>
      <w:r w:rsidR="00AF2968">
        <w:rPr>
          <w:rFonts w:ascii="Calibri" w:hAnsi="Calibri" w:cs="Calibri"/>
          <w:sz w:val="24"/>
          <w:szCs w:val="24"/>
          <w:lang w:val="en-US"/>
        </w:rPr>
        <w:t>, average fall biomass production was 2.27 Mg ha-1</w:t>
      </w:r>
      <w:r w:rsidR="00A80F98">
        <w:rPr>
          <w:rFonts w:ascii="Calibri" w:hAnsi="Calibri" w:cs="Calibri"/>
          <w:sz w:val="24"/>
          <w:szCs w:val="24"/>
          <w:lang w:val="en-US"/>
        </w:rPr>
        <w:t>. T</w:t>
      </w:r>
      <w:r w:rsidR="009E5377">
        <w:rPr>
          <w:rFonts w:ascii="Calibri" w:hAnsi="Calibri" w:cs="Calibri"/>
          <w:sz w:val="24"/>
          <w:szCs w:val="24"/>
          <w:lang w:val="en-US"/>
        </w:rPr>
        <w:t>here was a significant amplifying interaction between tillage and cover crop treatment (p=0.048)</w:t>
      </w:r>
      <w:r w:rsidR="00A80F98">
        <w:rPr>
          <w:rFonts w:ascii="Calibri" w:hAnsi="Calibri" w:cs="Calibri"/>
          <w:sz w:val="24"/>
          <w:szCs w:val="24"/>
          <w:lang w:val="en-US"/>
        </w:rPr>
        <w:t xml:space="preserve">, and removal of residue nor its interactions had </w:t>
      </w:r>
      <w:r w:rsidR="004936C6">
        <w:rPr>
          <w:rFonts w:ascii="Calibri" w:hAnsi="Calibri" w:cs="Calibri"/>
          <w:sz w:val="24"/>
          <w:szCs w:val="24"/>
          <w:lang w:val="en-US"/>
        </w:rPr>
        <w:t>any significant effect</w:t>
      </w:r>
      <w:r w:rsidR="009E5377">
        <w:rPr>
          <w:rFonts w:ascii="Calibri" w:hAnsi="Calibri" w:cs="Calibri"/>
          <w:sz w:val="24"/>
          <w:szCs w:val="24"/>
          <w:lang w:val="en-US"/>
        </w:rPr>
        <w:t>. No-till significantly increased fall biomass in all cover crop treatments compared to surface and inversion tillage, but this effect was most amplified in the RadM cover crop</w:t>
      </w:r>
      <w:r w:rsidR="00F24867">
        <w:rPr>
          <w:rFonts w:ascii="Calibri" w:hAnsi="Calibri" w:cs="Calibri"/>
          <w:sz w:val="24"/>
          <w:szCs w:val="24"/>
          <w:lang w:val="en-US"/>
        </w:rPr>
        <w:t xml:space="preserve"> (Figure 2). On average,</w:t>
      </w:r>
      <w:r w:rsidR="00A80F98">
        <w:rPr>
          <w:rFonts w:ascii="Calibri" w:hAnsi="Calibri" w:cs="Calibri"/>
          <w:sz w:val="24"/>
          <w:szCs w:val="24"/>
          <w:lang w:val="en-US"/>
        </w:rPr>
        <w:t xml:space="preserve"> increasing</w:t>
      </w:r>
      <w:r w:rsidR="00F24867">
        <w:rPr>
          <w:rFonts w:ascii="Calibri" w:hAnsi="Calibri" w:cs="Calibri"/>
          <w:sz w:val="24"/>
          <w:szCs w:val="24"/>
          <w:lang w:val="en-US"/>
        </w:rPr>
        <w:t xml:space="preserve"> tillage intensity significantly </w:t>
      </w:r>
      <w:r w:rsidR="00A80F98">
        <w:rPr>
          <w:rFonts w:ascii="Calibri" w:hAnsi="Calibri" w:cs="Calibri"/>
          <w:sz w:val="24"/>
          <w:szCs w:val="24"/>
          <w:lang w:val="en-US"/>
        </w:rPr>
        <w:t>decreased</w:t>
      </w:r>
      <w:r w:rsidR="00F24867">
        <w:rPr>
          <w:rFonts w:ascii="Calibri" w:hAnsi="Calibri" w:cs="Calibri"/>
          <w:sz w:val="24"/>
          <w:szCs w:val="24"/>
          <w:lang w:val="en-US"/>
        </w:rPr>
        <w:t xml:space="preserve"> fall biomass by </w:t>
      </w:r>
      <w:r w:rsidR="00A80F98">
        <w:rPr>
          <w:rFonts w:ascii="Calibri" w:hAnsi="Calibri" w:cs="Calibri"/>
          <w:sz w:val="24"/>
          <w:szCs w:val="24"/>
          <w:lang w:val="en-US"/>
        </w:rPr>
        <w:t>27</w:t>
      </w:r>
      <w:r w:rsidR="00F24867">
        <w:rPr>
          <w:rFonts w:ascii="Calibri" w:hAnsi="Calibri" w:cs="Calibri"/>
          <w:sz w:val="24"/>
          <w:szCs w:val="24"/>
          <w:lang w:val="en-US"/>
        </w:rPr>
        <w:t xml:space="preserve">% and </w:t>
      </w:r>
      <w:r w:rsidR="00A80F98">
        <w:rPr>
          <w:rFonts w:ascii="Calibri" w:hAnsi="Calibri" w:cs="Calibri"/>
          <w:sz w:val="24"/>
          <w:szCs w:val="24"/>
          <w:lang w:val="en-US"/>
        </w:rPr>
        <w:t>9</w:t>
      </w:r>
      <w:r w:rsidR="00F24867">
        <w:rPr>
          <w:rFonts w:ascii="Calibri" w:hAnsi="Calibri" w:cs="Calibri"/>
          <w:sz w:val="24"/>
          <w:szCs w:val="24"/>
          <w:lang w:val="en-US"/>
        </w:rPr>
        <w:t xml:space="preserve">% when moving from </w:t>
      </w:r>
      <w:r w:rsidR="00A80F98">
        <w:rPr>
          <w:rFonts w:ascii="Calibri" w:hAnsi="Calibri" w:cs="Calibri"/>
          <w:sz w:val="24"/>
          <w:szCs w:val="24"/>
          <w:lang w:val="en-US"/>
        </w:rPr>
        <w:t xml:space="preserve">no-till to surface tillage, and surface to </w:t>
      </w:r>
      <w:r w:rsidR="00F24867">
        <w:rPr>
          <w:rFonts w:ascii="Calibri" w:hAnsi="Calibri" w:cs="Calibri"/>
          <w:sz w:val="24"/>
          <w:szCs w:val="24"/>
          <w:lang w:val="en-US"/>
        </w:rPr>
        <w:t>inversion to surface, respectively. In 2019</w:t>
      </w:r>
      <w:r w:rsidR="00A80F98">
        <w:rPr>
          <w:rFonts w:ascii="Calibri" w:hAnsi="Calibri" w:cs="Calibri"/>
          <w:sz w:val="24"/>
          <w:szCs w:val="24"/>
          <w:lang w:val="en-US"/>
        </w:rPr>
        <w:t xml:space="preserve">, </w:t>
      </w:r>
      <w:r w:rsidR="002E3935">
        <w:rPr>
          <w:rFonts w:ascii="Calibri" w:hAnsi="Calibri" w:cs="Calibri"/>
          <w:sz w:val="24"/>
          <w:szCs w:val="24"/>
          <w:lang w:val="en-US"/>
        </w:rPr>
        <w:t xml:space="preserve">fall biomass production averaged 0.99 Mg ha-1, and while </w:t>
      </w:r>
      <w:r w:rsidR="00FF713A">
        <w:rPr>
          <w:rFonts w:ascii="Calibri" w:hAnsi="Calibri" w:cs="Calibri"/>
          <w:sz w:val="24"/>
          <w:szCs w:val="24"/>
          <w:lang w:val="en-US"/>
        </w:rPr>
        <w:t xml:space="preserve">there was a </w:t>
      </w:r>
      <w:r w:rsidR="002E3935">
        <w:rPr>
          <w:rFonts w:ascii="Calibri" w:hAnsi="Calibri" w:cs="Calibri"/>
          <w:sz w:val="24"/>
          <w:szCs w:val="24"/>
          <w:lang w:val="en-US"/>
        </w:rPr>
        <w:t xml:space="preserve">significant </w:t>
      </w:r>
      <w:r w:rsidR="00FF713A">
        <w:rPr>
          <w:rFonts w:ascii="Calibri" w:hAnsi="Calibri" w:cs="Calibri"/>
          <w:sz w:val="24"/>
          <w:szCs w:val="24"/>
          <w:lang w:val="en-US"/>
        </w:rPr>
        <w:t xml:space="preserve">three-way interaction </w:t>
      </w:r>
      <w:r w:rsidR="00FF713A">
        <w:rPr>
          <w:rFonts w:ascii="Calibri" w:hAnsi="Calibri" w:cs="Calibri"/>
          <w:sz w:val="24"/>
          <w:szCs w:val="24"/>
          <w:lang w:val="en-US"/>
        </w:rPr>
        <w:lastRenderedPageBreak/>
        <w:t>between tillage, residue, and cover crop</w:t>
      </w:r>
      <w:r w:rsidR="00AF2968">
        <w:rPr>
          <w:rFonts w:ascii="Calibri" w:hAnsi="Calibri" w:cs="Calibri"/>
          <w:sz w:val="24"/>
          <w:szCs w:val="24"/>
          <w:lang w:val="en-US"/>
        </w:rPr>
        <w:t xml:space="preserve"> (p= 0.03)</w:t>
      </w:r>
      <w:r w:rsidR="004936C6">
        <w:rPr>
          <w:rFonts w:ascii="Calibri" w:hAnsi="Calibri" w:cs="Calibri"/>
          <w:sz w:val="24"/>
          <w:szCs w:val="24"/>
          <w:lang w:val="en-US"/>
        </w:rPr>
        <w:t>, it was soley due to the MixM</w:t>
      </w:r>
      <w:r w:rsidR="00492550">
        <w:rPr>
          <w:rFonts w:ascii="Calibri" w:hAnsi="Calibri" w:cs="Calibri"/>
          <w:sz w:val="24"/>
          <w:szCs w:val="24"/>
          <w:lang w:val="en-US"/>
        </w:rPr>
        <w:t>id</w:t>
      </w:r>
      <w:r w:rsidR="004936C6">
        <w:rPr>
          <w:rFonts w:ascii="Calibri" w:hAnsi="Calibri" w:cs="Calibri"/>
          <w:sz w:val="24"/>
          <w:szCs w:val="24"/>
          <w:lang w:val="en-US"/>
        </w:rPr>
        <w:t xml:space="preserve"> treatment</w:t>
      </w:r>
      <w:r w:rsidR="00652E6D">
        <w:rPr>
          <w:rFonts w:ascii="Calibri" w:hAnsi="Calibri" w:cs="Calibri"/>
          <w:sz w:val="24"/>
          <w:szCs w:val="24"/>
          <w:lang w:val="en-US"/>
        </w:rPr>
        <w:t xml:space="preserve">, where residue removal had no effect regardless of tillage </w:t>
      </w:r>
      <w:r w:rsidR="004936C6">
        <w:rPr>
          <w:rFonts w:ascii="Calibri" w:hAnsi="Calibri" w:cs="Calibri"/>
          <w:sz w:val="24"/>
          <w:szCs w:val="24"/>
          <w:lang w:val="en-US"/>
        </w:rPr>
        <w:t xml:space="preserve"> in the surface tillage, where residue removal </w:t>
      </w:r>
      <w:r w:rsidR="002E3935">
        <w:rPr>
          <w:rFonts w:ascii="Calibri" w:hAnsi="Calibri" w:cs="Calibri"/>
          <w:sz w:val="24"/>
          <w:szCs w:val="24"/>
          <w:lang w:val="en-US"/>
        </w:rPr>
        <w:t>. The radish cover crops (RadM and RadL)</w:t>
      </w:r>
      <w:r w:rsidR="00961E7C">
        <w:rPr>
          <w:rFonts w:ascii="Calibri" w:hAnsi="Calibri" w:cs="Calibri"/>
          <w:sz w:val="24"/>
          <w:szCs w:val="24"/>
          <w:lang w:val="en-US"/>
        </w:rPr>
        <w:t xml:space="preserve"> followed the same pattern as in 2018 with regards to tillage (increasing biomass with decreasing tillage intensity), while the other cover crop treatments had varying patterns with small differences that were not physically relevant magnitudes</w:t>
      </w:r>
      <w:r w:rsidR="00AF2968">
        <w:rPr>
          <w:rFonts w:ascii="Calibri" w:hAnsi="Calibri" w:cs="Calibri"/>
          <w:sz w:val="24"/>
          <w:szCs w:val="24"/>
          <w:lang w:val="en-US"/>
        </w:rPr>
        <w:t>.</w:t>
      </w:r>
    </w:p>
    <w:p w14:paraId="298F9C64" w14:textId="341B6CCD" w:rsidR="009E5377" w:rsidRDefault="00E53245" w:rsidP="001451D4">
      <w:pPr>
        <w:rPr>
          <w:rFonts w:ascii="Calibri" w:hAnsi="Calibri" w:cs="Calibri"/>
          <w:sz w:val="24"/>
          <w:szCs w:val="24"/>
          <w:lang w:val="en-US"/>
        </w:rPr>
      </w:pPr>
      <w:r>
        <w:rPr>
          <w:rFonts w:ascii="Calibri" w:hAnsi="Calibri" w:cs="Calibri"/>
          <w:noProof/>
          <w:sz w:val="24"/>
          <w:szCs w:val="24"/>
          <w:lang w:val="en-US"/>
        </w:rPr>
        <w:drawing>
          <wp:inline distT="0" distB="0" distL="0" distR="0" wp14:anchorId="1B29C03A" wp14:editId="498C0AFF">
            <wp:extent cx="5731510" cy="3582035"/>
            <wp:effectExtent l="0" t="0" r="2540" b="0"/>
            <wp:docPr id="2100203741"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03741" name="Picture 3" descr="A graph of different colored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F24867">
        <w:rPr>
          <w:rFonts w:ascii="Calibri" w:hAnsi="Calibri" w:cs="Calibri"/>
          <w:sz w:val="24"/>
          <w:szCs w:val="24"/>
          <w:lang w:val="en-US"/>
        </w:rPr>
        <w:t xml:space="preserve"> </w:t>
      </w:r>
    </w:p>
    <w:p w14:paraId="216BA299" w14:textId="7024EDB2" w:rsidR="009E5377" w:rsidRDefault="00E53245" w:rsidP="001451D4">
      <w:pPr>
        <w:rPr>
          <w:rFonts w:ascii="Calibri" w:hAnsi="Calibri" w:cs="Calibri"/>
          <w:sz w:val="24"/>
          <w:szCs w:val="24"/>
          <w:lang w:val="en-US"/>
        </w:rPr>
      </w:pPr>
      <w:r>
        <w:rPr>
          <w:rFonts w:ascii="Calibri" w:hAnsi="Calibri" w:cs="Calibri"/>
          <w:sz w:val="24"/>
          <w:szCs w:val="24"/>
          <w:lang w:val="en-US"/>
        </w:rPr>
        <w:t xml:space="preserve">Figure 2. </w:t>
      </w:r>
      <w:r w:rsidR="00502A3E">
        <w:rPr>
          <w:rFonts w:ascii="Calibri" w:hAnsi="Calibri" w:cs="Calibri"/>
          <w:sz w:val="24"/>
          <w:szCs w:val="24"/>
          <w:lang w:val="en-US"/>
        </w:rPr>
        <w:t>F</w:t>
      </w:r>
      <w:r>
        <w:rPr>
          <w:rFonts w:ascii="Calibri" w:hAnsi="Calibri" w:cs="Calibri"/>
          <w:sz w:val="24"/>
          <w:szCs w:val="24"/>
          <w:lang w:val="en-US"/>
        </w:rPr>
        <w:t>all biomass</w:t>
      </w:r>
      <w:r w:rsidR="00502A3E">
        <w:rPr>
          <w:rFonts w:ascii="Calibri" w:hAnsi="Calibri" w:cs="Calibri"/>
          <w:sz w:val="24"/>
          <w:szCs w:val="24"/>
          <w:lang w:val="en-US"/>
        </w:rPr>
        <w:t xml:space="preserve"> was significantly higher in 2018</w:t>
      </w:r>
      <w:r w:rsidR="00492550">
        <w:rPr>
          <w:rFonts w:ascii="Calibri" w:hAnsi="Calibri" w:cs="Calibri"/>
          <w:sz w:val="24"/>
          <w:szCs w:val="24"/>
          <w:lang w:val="en-US"/>
        </w:rPr>
        <w:t>, instances with different letters indicate significant differences at p&lt;0.05</w:t>
      </w:r>
    </w:p>
    <w:p w14:paraId="645AD57E" w14:textId="41F16226" w:rsidR="001451D4" w:rsidRDefault="001451D4" w:rsidP="00224D12">
      <w:pPr>
        <w:rPr>
          <w:rFonts w:ascii="Calibri" w:hAnsi="Calibri" w:cs="Calibri"/>
          <w:sz w:val="24"/>
          <w:szCs w:val="24"/>
          <w:lang w:val="en-US"/>
        </w:rPr>
      </w:pPr>
      <w:r w:rsidRPr="00B730C3">
        <w:rPr>
          <w:rFonts w:ascii="Calibri" w:hAnsi="Calibri" w:cs="Calibri"/>
          <w:sz w:val="24"/>
          <w:szCs w:val="24"/>
          <w:lang w:val="en-US"/>
        </w:rPr>
        <w:t xml:space="preserve">Radish cover crops consistently contributed over 50% of total </w:t>
      </w:r>
      <w:r w:rsidR="00E53245">
        <w:rPr>
          <w:rFonts w:ascii="Calibri" w:hAnsi="Calibri" w:cs="Calibri"/>
          <w:sz w:val="24"/>
          <w:szCs w:val="24"/>
          <w:lang w:val="en-US"/>
        </w:rPr>
        <w:t xml:space="preserve">fall </w:t>
      </w:r>
      <w:r w:rsidRPr="00B730C3">
        <w:rPr>
          <w:rFonts w:ascii="Calibri" w:hAnsi="Calibri" w:cs="Calibri"/>
          <w:sz w:val="24"/>
          <w:szCs w:val="24"/>
          <w:lang w:val="en-US"/>
        </w:rPr>
        <w:t>biomass</w:t>
      </w:r>
      <w:r w:rsidR="00E53245">
        <w:rPr>
          <w:rFonts w:ascii="Calibri" w:hAnsi="Calibri" w:cs="Calibri"/>
          <w:sz w:val="24"/>
          <w:szCs w:val="24"/>
          <w:lang w:val="en-US"/>
        </w:rPr>
        <w:t xml:space="preserve">, </w:t>
      </w:r>
      <w:r w:rsidRPr="00B730C3">
        <w:rPr>
          <w:rFonts w:ascii="Calibri" w:hAnsi="Calibri" w:cs="Calibri"/>
          <w:sz w:val="24"/>
          <w:szCs w:val="24"/>
          <w:lang w:val="en-US"/>
        </w:rPr>
        <w:t>while the mixes’ contributions varied (0–80%).</w:t>
      </w:r>
      <w:r w:rsidR="00D6502B">
        <w:rPr>
          <w:rFonts w:ascii="Calibri" w:hAnsi="Calibri" w:cs="Calibri"/>
          <w:sz w:val="24"/>
          <w:szCs w:val="24"/>
          <w:lang w:val="en-US"/>
        </w:rPr>
        <w:t xml:space="preserve"> The mid-season planted mix (MixM</w:t>
      </w:r>
      <w:r w:rsidR="00492550">
        <w:rPr>
          <w:rFonts w:ascii="Calibri" w:hAnsi="Calibri" w:cs="Calibri"/>
          <w:sz w:val="24"/>
          <w:szCs w:val="24"/>
          <w:lang w:val="en-US"/>
        </w:rPr>
        <w:t>id</w:t>
      </w:r>
      <w:r w:rsidR="00D6502B">
        <w:rPr>
          <w:rFonts w:ascii="Calibri" w:hAnsi="Calibri" w:cs="Calibri"/>
          <w:sz w:val="24"/>
          <w:szCs w:val="24"/>
          <w:lang w:val="en-US"/>
        </w:rPr>
        <w:t>)</w:t>
      </w:r>
      <w:r w:rsidR="00224D12">
        <w:rPr>
          <w:rFonts w:ascii="Calibri" w:hAnsi="Calibri" w:cs="Calibri"/>
          <w:sz w:val="24"/>
          <w:szCs w:val="24"/>
          <w:lang w:val="en-US"/>
        </w:rPr>
        <w:t xml:space="preserve"> never contributed more than 20% of the total fall biomass. </w:t>
      </w:r>
      <w:r>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532F09E9" w:rsidR="00991510" w:rsidRDefault="001451D4" w:rsidP="00991510">
      <w:pPr>
        <w:pStyle w:val="Heading3"/>
        <w:rPr>
          <w:lang w:val="en-US"/>
        </w:rPr>
      </w:pPr>
      <w:r>
        <w:rPr>
          <w:lang w:val="en-US"/>
        </w:rPr>
        <w:t>S</w:t>
      </w:r>
      <w:r w:rsidR="00991510">
        <w:rPr>
          <w:lang w:val="en-US"/>
        </w:rPr>
        <w:t>oil cover</w:t>
      </w:r>
    </w:p>
    <w:p w14:paraId="393E1623" w14:textId="0AAFBFD0" w:rsidR="00E82F36" w:rsidRDefault="00633A26" w:rsidP="00B730C3">
      <w:pPr>
        <w:rPr>
          <w:rFonts w:ascii="Calibri" w:hAnsi="Calibri" w:cs="Calibri"/>
          <w:sz w:val="24"/>
          <w:szCs w:val="24"/>
          <w:lang w:val="en-US"/>
        </w:rPr>
      </w:pPr>
      <w:r>
        <w:rPr>
          <w:rFonts w:ascii="Calibri" w:hAnsi="Calibri" w:cs="Calibri"/>
          <w:sz w:val="24"/>
          <w:szCs w:val="24"/>
          <w:lang w:val="en-US"/>
        </w:rPr>
        <w:t xml:space="preserve">Percent soil cover did not vary by treatment or year (p = x-x), averaging 75% (Figure 2). Overall, volunteers contributed the highest coverage percent, followed by cover crops (X%) with minimal weed coverage (X%), but the relative contribution of each category varied by cover crop treatment (p = xx), year (p, ), blah blah. </w:t>
      </w: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0595516F" w:rsidR="009B1D0C" w:rsidRPr="009B1D0C" w:rsidRDefault="009B1D0C" w:rsidP="009B1D0C">
            <w:pPr>
              <w:rPr>
                <w:rFonts w:ascii="Calibri" w:hAnsi="Calibri" w:cs="Calibri"/>
                <w:sz w:val="24"/>
                <w:szCs w:val="24"/>
              </w:rPr>
            </w:pPr>
            <w:r w:rsidRPr="009B1D0C">
              <w:rPr>
                <w:rFonts w:ascii="Calibri" w:hAnsi="Calibri" w:cs="Calibri"/>
                <w:noProof/>
                <w:sz w:val="24"/>
                <w:szCs w:val="24"/>
              </w:rPr>
              <w:lastRenderedPageBreak/>
              <w:drawing>
                <wp:inline distT="0" distB="0" distL="0" distR="0" wp14:anchorId="30A685FE" wp14:editId="42FCC2F9">
                  <wp:extent cx="5731510" cy="2865755"/>
                  <wp:effectExtent l="0" t="0" r="2540" b="0"/>
                  <wp:docPr id="928237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F21B88"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0D6FEE1" w:rsidR="00A80F98" w:rsidRDefault="009424E1" w:rsidP="00B730C3">
            <w:pPr>
              <w:rPr>
                <w:rFonts w:ascii="Calibri" w:hAnsi="Calibri" w:cs="Calibri"/>
                <w:sz w:val="24"/>
                <w:szCs w:val="24"/>
                <w:lang w:val="en-US"/>
              </w:rPr>
            </w:pPr>
            <w:r>
              <w:rPr>
                <w:rFonts w:ascii="Calibri" w:hAnsi="Calibri" w:cs="Calibri"/>
                <w:sz w:val="24"/>
                <w:szCs w:val="24"/>
                <w:lang w:val="en-US"/>
              </w:rPr>
              <w:t xml:space="preserve">Figure 3. Soil exposure </w:t>
            </w:r>
            <w:r w:rsidR="0070615B">
              <w:rPr>
                <w:rFonts w:ascii="Calibri" w:hAnsi="Calibri" w:cs="Calibri"/>
                <w:sz w:val="24"/>
                <w:szCs w:val="24"/>
                <w:lang w:val="en-US"/>
              </w:rPr>
              <w:t xml:space="preserve">(dark brown) </w:t>
            </w:r>
            <w:r>
              <w:rPr>
                <w:rFonts w:ascii="Calibri" w:hAnsi="Calibri" w:cs="Calibri"/>
                <w:sz w:val="24"/>
                <w:szCs w:val="24"/>
                <w:lang w:val="en-US"/>
              </w:rPr>
              <w:t xml:space="preserve">was not impacted by any treatments and averaged 25%; crop volunteers </w:t>
            </w:r>
            <w:r w:rsidR="0070615B">
              <w:rPr>
                <w:rFonts w:ascii="Calibri" w:hAnsi="Calibri" w:cs="Calibri"/>
                <w:sz w:val="24"/>
                <w:szCs w:val="24"/>
                <w:lang w:val="en-US"/>
              </w:rPr>
              <w:t xml:space="preserve">(light yellow) </w:t>
            </w:r>
            <w:r>
              <w:rPr>
                <w:rFonts w:ascii="Calibri" w:hAnsi="Calibri" w:cs="Calibri"/>
                <w:sz w:val="24"/>
                <w:szCs w:val="24"/>
                <w:lang w:val="en-US"/>
              </w:rPr>
              <w:t>contributed significantly to soil coverage in all treatments, with</w:t>
            </w:r>
            <w:r w:rsidR="0070615B">
              <w:rPr>
                <w:rFonts w:ascii="Calibri" w:hAnsi="Calibri" w:cs="Calibri"/>
                <w:sz w:val="24"/>
                <w:szCs w:val="24"/>
                <w:lang w:val="en-US"/>
              </w:rPr>
              <w:t xml:space="preserve"> other vegetation (red) contributing minimal soil coverage. Crop residue re</w:t>
            </w:r>
            <w:r w:rsidR="009B1D0C">
              <w:rPr>
                <w:rFonts w:ascii="Calibri" w:hAnsi="Calibri" w:cs="Calibri"/>
                <w:sz w:val="24"/>
                <w:szCs w:val="24"/>
                <w:lang w:val="en-US"/>
              </w:rPr>
              <w:t>te</w:t>
            </w:r>
            <w:r w:rsidR="0070615B">
              <w:rPr>
                <w:rFonts w:ascii="Calibri" w:hAnsi="Calibri" w:cs="Calibri"/>
                <w:sz w:val="24"/>
                <w:szCs w:val="24"/>
                <w:lang w:val="en-US"/>
              </w:rPr>
              <w:t xml:space="preserve">ntion (+res) or removal (-res) had no significant impact on coverage categories.  </w:t>
            </w:r>
            <w:r>
              <w:rPr>
                <w:rFonts w:ascii="Calibri" w:hAnsi="Calibri" w:cs="Calibri"/>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32D72017" w:rsidR="009424E1" w:rsidRDefault="009424E1" w:rsidP="009424E1">
      <w:pPr>
        <w:pStyle w:val="Heading3"/>
        <w:rPr>
          <w:lang w:val="en-US"/>
        </w:rPr>
      </w:pPr>
      <w:r>
        <w:rPr>
          <w:lang w:val="en-US"/>
        </w:rPr>
        <w:t>Vegetation community</w:t>
      </w:r>
    </w:p>
    <w:p w14:paraId="56B3E2B9" w14:textId="77777777" w:rsidR="009424E1" w:rsidRDefault="009424E1" w:rsidP="00633A26">
      <w:pPr>
        <w:rPr>
          <w:rFonts w:ascii="Calibri" w:hAnsi="Calibri" w:cs="Calibri"/>
          <w:sz w:val="24"/>
          <w:szCs w:val="24"/>
          <w:lang w:val="en-US"/>
        </w:rPr>
      </w:pPr>
    </w:p>
    <w:p w14:paraId="7D559B4C" w14:textId="5833A0E7" w:rsidR="009424E1" w:rsidRPr="00E752C9" w:rsidRDefault="009424E1" w:rsidP="00633A26">
      <w:pPr>
        <w:rPr>
          <w:rFonts w:ascii="Calibri" w:hAnsi="Calibri" w:cs="Calibri"/>
          <w:sz w:val="24"/>
          <w:szCs w:val="24"/>
          <w:lang w:val="en-US"/>
        </w:rPr>
      </w:pPr>
      <w:r w:rsidRPr="009424E1">
        <w:rPr>
          <w:rFonts w:ascii="Calibri" w:hAnsi="Calibri" w:cs="Calibri"/>
          <w:noProof/>
          <w:sz w:val="24"/>
          <w:szCs w:val="24"/>
        </w:rPr>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0DFD1A6B" w14:textId="5B4134DF" w:rsidR="00A643A5" w:rsidRPr="00B730C3" w:rsidRDefault="00CE45DF" w:rsidP="00A643A5">
      <w:pPr>
        <w:rPr>
          <w:rFonts w:ascii="Calibri" w:hAnsi="Calibri" w:cs="Calibri"/>
          <w:sz w:val="24"/>
          <w:szCs w:val="24"/>
          <w:lang w:val="en-US"/>
        </w:rPr>
      </w:pPr>
      <w:r>
        <w:rPr>
          <w:rFonts w:ascii="Calibri" w:hAnsi="Calibri" w:cs="Calibri"/>
          <w:sz w:val="24"/>
          <w:szCs w:val="24"/>
          <w:lang w:val="en-US"/>
        </w:rPr>
        <w:lastRenderedPageBreak/>
        <w:t xml:space="preserve">The volunteers (barley or oat), the radish, and the grass cover crop were neutral with regards to both potential ecological contributions, as well as potential agronomic harm. Therefore,  and the </w:t>
      </w:r>
    </w:p>
    <w:p w14:paraId="796587E1" w14:textId="77777777" w:rsidR="00B730C3" w:rsidRPr="00B730C3" w:rsidRDefault="00B730C3" w:rsidP="00B730C3">
      <w:pPr>
        <w:rPr>
          <w:rFonts w:ascii="Calibri" w:hAnsi="Calibri" w:cs="Calibri"/>
          <w:sz w:val="24"/>
          <w:szCs w:val="24"/>
          <w:lang w:val="en-US"/>
        </w:rPr>
      </w:pPr>
    </w:p>
    <w:p w14:paraId="2780878F" w14:textId="08DD3F03" w:rsidR="00F44A44" w:rsidRDefault="00F44A44" w:rsidP="00B730C3">
      <w:pPr>
        <w:rPr>
          <w:rFonts w:ascii="Calibri" w:hAnsi="Calibri" w:cs="Calibri"/>
          <w:sz w:val="24"/>
          <w:szCs w:val="24"/>
          <w:lang w:val="en-US"/>
        </w:rPr>
      </w:pPr>
      <w:r>
        <w:rPr>
          <w:rFonts w:ascii="Calibri" w:hAnsi="Calibri" w:cs="Calibri"/>
          <w:sz w:val="24"/>
          <w:szCs w:val="24"/>
          <w:lang w:val="en-US"/>
        </w:rPr>
        <w:t>Volunteer crops and radish are neutral vegetation types that offer low services, but also low potential dis-services, while the X weed species/genuses offered a range of services and dis-services. When analyzed on a community level, the treatments resulting in the highest weed coverage therefore corresponded to the treatments with the highest potential services (Figure 2).</w:t>
      </w:r>
    </w:p>
    <w:p w14:paraId="41B61232" w14:textId="77777777" w:rsidR="00F44A44" w:rsidRDefault="00F44A44" w:rsidP="00B730C3">
      <w:pPr>
        <w:rPr>
          <w:rFonts w:ascii="Calibri" w:hAnsi="Calibri" w:cs="Calibri"/>
          <w:sz w:val="24"/>
          <w:szCs w:val="24"/>
          <w:lang w:val="en-US"/>
        </w:rPr>
      </w:pPr>
    </w:p>
    <w:p w14:paraId="6A089A09" w14:textId="01F6E322" w:rsidR="00B730C3" w:rsidRPr="00B730C3" w:rsidRDefault="00B730C3" w:rsidP="009424E1">
      <w:pPr>
        <w:rPr>
          <w:rFonts w:ascii="Calibri" w:hAnsi="Calibri" w:cs="Calibri"/>
          <w:sz w:val="24"/>
          <w:szCs w:val="24"/>
          <w:lang w:val="en-US"/>
        </w:rPr>
      </w:pPr>
      <w:r w:rsidRPr="00B730C3">
        <w:rPr>
          <w:rFonts w:ascii="Calibri" w:hAnsi="Calibri" w:cs="Calibri"/>
          <w:sz w:val="24"/>
          <w:szCs w:val="24"/>
          <w:lang w:val="en-US"/>
        </w:rPr>
        <w:t xml:space="preserve"> </w:t>
      </w:r>
    </w:p>
    <w:p w14:paraId="670A3810" w14:textId="7BFE1663" w:rsidR="00B730C3" w:rsidRPr="00B730C3" w:rsidRDefault="00B730C3" w:rsidP="00B730C3">
      <w:pPr>
        <w:rPr>
          <w:rFonts w:ascii="Calibri" w:hAnsi="Calibri" w:cs="Calibri"/>
          <w:sz w:val="24"/>
          <w:szCs w:val="24"/>
          <w:lang w:val="en-US"/>
        </w:rPr>
      </w:pPr>
      <w:r w:rsidRPr="00B730C3">
        <w:rPr>
          <w:rFonts w:ascii="Calibri" w:hAnsi="Calibri" w:cs="Calibri"/>
          <w:sz w:val="24"/>
          <w:szCs w:val="24"/>
          <w:lang w:val="en-US"/>
        </w:rPr>
        <w:t>Radish treatments produced neutral vegetation communities, with neither high potential benefits nor harms. In contrast, the mixes and no cover crop treatments displayed both high potential harm and high potential benefit.</w:t>
      </w:r>
    </w:p>
    <w:p w14:paraId="0EBFDB7F" w14:textId="4F029CC9" w:rsidR="00523B6F" w:rsidRDefault="00523B6F" w:rsidP="00523B6F">
      <w:pPr>
        <w:pStyle w:val="Heading3"/>
        <w:rPr>
          <w:lang w:val="en-US"/>
        </w:rPr>
      </w:pPr>
      <w:r>
        <w:rPr>
          <w:lang w:val="en-US"/>
        </w:rPr>
        <w:t>Spring weed counts</w:t>
      </w:r>
    </w:p>
    <w:p w14:paraId="64E091B0" w14:textId="46458AFD" w:rsidR="00B730C3" w:rsidRPr="00B730C3" w:rsidRDefault="00BC13BF">
      <w:pPr>
        <w:rPr>
          <w:rFonts w:ascii="Calibri" w:hAnsi="Calibri" w:cs="Calibri"/>
          <w:sz w:val="24"/>
          <w:szCs w:val="24"/>
          <w:lang w:val="en-US"/>
        </w:rPr>
      </w:pPr>
      <w:r>
        <w:rPr>
          <w:rFonts w:ascii="Calibri" w:hAnsi="Calibri" w:cs="Calibri"/>
          <w:sz w:val="24"/>
          <w:szCs w:val="24"/>
          <w:lang w:val="en-US"/>
        </w:rPr>
        <w:t>Spring weed counts ranged from 28</w:t>
      </w:r>
      <w:r w:rsidR="00AD4BAE">
        <w:rPr>
          <w:rFonts w:ascii="Calibri" w:hAnsi="Calibri" w:cs="Calibri"/>
          <w:sz w:val="24"/>
          <w:szCs w:val="24"/>
          <w:lang w:val="en-US"/>
        </w:rPr>
        <w:t xml:space="preserve"> to </w:t>
      </w:r>
      <w:r>
        <w:rPr>
          <w:rFonts w:ascii="Calibri" w:hAnsi="Calibri" w:cs="Calibri"/>
          <w:sz w:val="24"/>
          <w:szCs w:val="24"/>
          <w:lang w:val="en-US"/>
        </w:rPr>
        <w:t>16000 plants m-2, with a me</w:t>
      </w:r>
      <w:r w:rsidR="00AD4BAE">
        <w:rPr>
          <w:rFonts w:ascii="Calibri" w:hAnsi="Calibri" w:cs="Calibri"/>
          <w:sz w:val="24"/>
          <w:szCs w:val="24"/>
          <w:lang w:val="en-US"/>
        </w:rPr>
        <w:t xml:space="preserve">dian value of 296 plant m-2. </w:t>
      </w:r>
      <w:r>
        <w:rPr>
          <w:rFonts w:ascii="Calibri" w:hAnsi="Calibri" w:cs="Calibri"/>
          <w:sz w:val="24"/>
          <w:szCs w:val="24"/>
          <w:lang w:val="en-US"/>
        </w:rPr>
        <w:t xml:space="preserve">The patterns in the total number of weeds </w:t>
      </w:r>
      <w:r w:rsidR="00AD4BAE">
        <w:rPr>
          <w:rFonts w:ascii="Calibri" w:hAnsi="Calibri" w:cs="Calibri"/>
          <w:sz w:val="24"/>
          <w:szCs w:val="24"/>
          <w:lang w:val="en-US"/>
        </w:rPr>
        <w:t xml:space="preserve">by cropping system </w:t>
      </w:r>
      <w:r>
        <w:rPr>
          <w:rFonts w:ascii="Calibri" w:hAnsi="Calibri" w:cs="Calibri"/>
          <w:sz w:val="24"/>
          <w:szCs w:val="24"/>
          <w:lang w:val="en-US"/>
        </w:rPr>
        <w:t xml:space="preserve">was the same between years, but the patterns were amplified in the first year (2019) compared to the second (2020). To simplify interpretation, results are reported as the means over the two years. The total number of spring weeds </w:t>
      </w:r>
      <w:r w:rsidR="00AD4BAE">
        <w:rPr>
          <w:rFonts w:ascii="Calibri" w:hAnsi="Calibri" w:cs="Calibri"/>
          <w:sz w:val="24"/>
          <w:szCs w:val="24"/>
          <w:lang w:val="en-US"/>
        </w:rPr>
        <w:t xml:space="preserve">increased as the intensity of the </w:t>
      </w:r>
      <w:r>
        <w:rPr>
          <w:rFonts w:ascii="Calibri" w:hAnsi="Calibri" w:cs="Calibri"/>
          <w:sz w:val="24"/>
          <w:szCs w:val="24"/>
          <w:lang w:val="en-US"/>
        </w:rPr>
        <w:t>tillage system</w:t>
      </w:r>
      <w:r w:rsidR="00AD4BAE">
        <w:rPr>
          <w:rFonts w:ascii="Calibri" w:hAnsi="Calibri" w:cs="Calibri"/>
          <w:sz w:val="24"/>
          <w:szCs w:val="24"/>
          <w:lang w:val="en-US"/>
        </w:rPr>
        <w:t xml:space="preserve"> increased. The number of weeds in the surface and </w:t>
      </w:r>
      <w:r>
        <w:rPr>
          <w:rFonts w:ascii="Calibri" w:hAnsi="Calibri" w:cs="Calibri"/>
          <w:sz w:val="24"/>
          <w:szCs w:val="24"/>
          <w:lang w:val="en-US"/>
        </w:rPr>
        <w:t xml:space="preserve">inversion tillage </w:t>
      </w:r>
      <w:r w:rsidR="00AD4BAE">
        <w:rPr>
          <w:rFonts w:ascii="Calibri" w:hAnsi="Calibri" w:cs="Calibri"/>
          <w:sz w:val="24"/>
          <w:szCs w:val="24"/>
          <w:lang w:val="en-US"/>
        </w:rPr>
        <w:t xml:space="preserve">treatments were two and three times higher than in the no-till treatments (p&gt;0.001), respectively. </w:t>
      </w:r>
      <w:r w:rsidR="006463DA">
        <w:rPr>
          <w:rFonts w:ascii="Calibri" w:hAnsi="Calibri" w:cs="Calibri"/>
          <w:sz w:val="24"/>
          <w:szCs w:val="24"/>
          <w:lang w:val="en-US"/>
        </w:rPr>
        <w:t xml:space="preserve">Of the cover crop treatments, only the MixEarly cover crop treatment impacted the total weed counts, and only in the no-till treatment where it increased the total weed counts by 2 to 2.5 times compared to the other cover crop treatments (p&gt;0.001) </w:t>
      </w:r>
      <w:r w:rsidR="00AD4BAE">
        <w:rPr>
          <w:rFonts w:ascii="Calibri" w:hAnsi="Calibri" w:cs="Calibri"/>
          <w:sz w:val="24"/>
          <w:szCs w:val="24"/>
          <w:lang w:val="en-US"/>
        </w:rPr>
        <w:t xml:space="preserve">  </w:t>
      </w:r>
      <w:r>
        <w:rPr>
          <w:rFonts w:ascii="Calibri" w:hAnsi="Calibri" w:cs="Calibri"/>
          <w:sz w:val="24"/>
          <w:szCs w:val="24"/>
          <w:lang w:val="en-US"/>
        </w:rPr>
        <w:t xml:space="preserve">  </w:t>
      </w:r>
    </w:p>
    <w:p w14:paraId="24F44DD6" w14:textId="47A7145C" w:rsidR="007B22B0" w:rsidRDefault="008A7B67" w:rsidP="007B22B0">
      <w:pPr>
        <w:pStyle w:val="Heading2"/>
        <w:rPr>
          <w:lang w:val="en-US"/>
        </w:rPr>
      </w:pPr>
      <w:r>
        <w:rPr>
          <w:lang w:val="en-US"/>
        </w:rPr>
        <w:t>Synthesis</w:t>
      </w:r>
    </w:p>
    <w:p w14:paraId="16F7E9FE" w14:textId="6B0786F1" w:rsidR="00CE45DF" w:rsidRPr="00B730C3" w:rsidRDefault="00CE45DF" w:rsidP="00CE45DF">
      <w:pPr>
        <w:rPr>
          <w:rFonts w:ascii="Calibri" w:hAnsi="Calibri" w:cs="Calibri"/>
          <w:sz w:val="24"/>
          <w:szCs w:val="24"/>
          <w:lang w:val="en-US"/>
        </w:rPr>
      </w:pPr>
      <w:r>
        <w:rPr>
          <w:rFonts w:ascii="Calibri" w:hAnsi="Calibri" w:cs="Calibri"/>
          <w:sz w:val="24"/>
          <w:szCs w:val="24"/>
          <w:lang w:val="en-US"/>
        </w:rPr>
        <w:t xml:space="preserve">Potential contributions to pollinators and ecosystems were calculated by multiplying the value of an individual species/genus by the percent cover. The maximum value (either pollinators or ecosystems) was assigned as the estimate of potential benefits from the fall vegetation, and agronomic harm was used as the estimate of potential disservices. </w:t>
      </w:r>
      <w:r w:rsidR="00484448">
        <w:rPr>
          <w:rFonts w:ascii="Calibri" w:hAnsi="Calibri" w:cs="Calibri"/>
          <w:sz w:val="24"/>
          <w:szCs w:val="24"/>
          <w:lang w:val="en-US"/>
        </w:rPr>
        <w:t xml:space="preserve">The number of stems of Canadian thistle present after two </w:t>
      </w:r>
      <w:r>
        <w:rPr>
          <w:rFonts w:ascii="Calibri" w:hAnsi="Calibri" w:cs="Calibri"/>
          <w:sz w:val="24"/>
          <w:szCs w:val="24"/>
          <w:lang w:val="en-US"/>
        </w:rPr>
        <w:t xml:space="preserve"> </w:t>
      </w:r>
    </w:p>
    <w:tbl>
      <w:tblPr>
        <w:tblStyle w:val="TableGrid"/>
        <w:tblW w:w="0" w:type="auto"/>
        <w:tblLook w:val="04A0" w:firstRow="1" w:lastRow="0" w:firstColumn="1" w:lastColumn="0" w:noHBand="0" w:noVBand="1"/>
      </w:tblPr>
      <w:tblGrid>
        <w:gridCol w:w="9016"/>
      </w:tblGrid>
      <w:tr w:rsidR="00652D24" w14:paraId="2E26318C" w14:textId="77777777" w:rsidTr="004D09BF">
        <w:tc>
          <w:tcPr>
            <w:tcW w:w="9016" w:type="dxa"/>
            <w:vAlign w:val="center"/>
          </w:tcPr>
          <w:p w14:paraId="7C8B08A3" w14:textId="35BF1247" w:rsidR="00A80F98" w:rsidRPr="00A80F98" w:rsidRDefault="00A80F98" w:rsidP="00A80F98">
            <w:pPr>
              <w:jc w:val="center"/>
            </w:pPr>
            <w:r w:rsidRPr="00A80F98">
              <w:rPr>
                <w:noProof/>
              </w:rPr>
              <w:lastRenderedPageBreak/>
              <w:drawing>
                <wp:inline distT="0" distB="0" distL="0" distR="0" wp14:anchorId="5F5FE2C2" wp14:editId="35491BF1">
                  <wp:extent cx="5731510" cy="5731510"/>
                  <wp:effectExtent l="0" t="0" r="2540" b="2540"/>
                  <wp:docPr id="1913929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7E2A36" w14:textId="7B3EF631" w:rsidR="00652D24" w:rsidRDefault="00652D24" w:rsidP="00863080">
            <w:pPr>
              <w:jc w:val="center"/>
              <w:rPr>
                <w:lang w:val="en-US"/>
              </w:rPr>
            </w:pPr>
          </w:p>
        </w:tc>
      </w:tr>
    </w:tbl>
    <w:p w14:paraId="7B8E2394" w14:textId="77777777" w:rsidR="00CE45DF" w:rsidRDefault="00CE45DF" w:rsidP="008A7B67">
      <w:pPr>
        <w:rPr>
          <w:lang w:val="en-US"/>
        </w:rPr>
      </w:pPr>
    </w:p>
    <w:p w14:paraId="6B2A858B" w14:textId="2D59BBA7" w:rsidR="007B22B0" w:rsidRDefault="007B22B0" w:rsidP="007B22B0">
      <w:pPr>
        <w:pStyle w:val="Heading1"/>
        <w:rPr>
          <w:lang w:val="en-US"/>
        </w:rPr>
      </w:pPr>
      <w:r>
        <w:rPr>
          <w:lang w:val="en-US"/>
        </w:rPr>
        <w:t>Discussion</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rginia Anne Nichols" w:date="2025-01-30T21:16:00Z" w:initials="VN">
    <w:p w14:paraId="17E1F64F" w14:textId="77777777" w:rsidR="00ED39BC" w:rsidRDefault="00A70C8E" w:rsidP="00ED39BC">
      <w:pPr>
        <w:pStyle w:val="CommentText"/>
      </w:pPr>
      <w:r>
        <w:rPr>
          <w:rStyle w:val="CommentReference"/>
        </w:rPr>
        <w:annotationRef/>
      </w:r>
      <w:r w:rsidR="00ED39BC">
        <w:t>These values were reported in Scherner et al. 2016, but it was not stated how they were determined. Grid sampling, method for carbon determination, etc.</w:t>
      </w:r>
    </w:p>
  </w:comment>
  <w:comment w:id="1"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2"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4" w:author="Virginia Anne Nichols" w:date="2025-02-18T10:54:00Z" w:initials="VN">
    <w:p w14:paraId="20693CA4" w14:textId="43B395DC" w:rsidR="00D54833" w:rsidRDefault="00D54833" w:rsidP="00D54833">
      <w:pPr>
        <w:pStyle w:val="CommentText"/>
      </w:pPr>
      <w:r>
        <w:rPr>
          <w:rStyle w:val="CommentReference"/>
        </w:rPr>
        <w:annotationRef/>
      </w:r>
      <w:r>
        <w:t>There was no tillage in the fall because of the cover crops - correct? You had originally listed a tillage event to a depth of 3-4 cm following cash crop harvest, but this would destroy 3 of the 4 cover crop treatments.</w:t>
      </w:r>
    </w:p>
  </w:comment>
  <w:comment w:id="5"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7" w:author="Virginia Anne Nichols" w:date="2025-02-18T11:01:00Z" w:initials="VN">
    <w:p w14:paraId="391F965B" w14:textId="77777777" w:rsidR="007477A1" w:rsidRDefault="007477A1" w:rsidP="007477A1">
      <w:pPr>
        <w:pStyle w:val="CommentText"/>
      </w:pPr>
      <w:r>
        <w:rPr>
          <w:rStyle w:val="CommentReference"/>
        </w:rPr>
        <w:annotationRef/>
      </w:r>
      <w:r>
        <w:t>The application method was not specified - was it broadcast?</w:t>
      </w:r>
    </w:p>
  </w:comment>
  <w:comment w:id="8"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E1F64F" w15:done="0"/>
  <w15:commentEx w15:paraId="14A79107" w15:done="0"/>
  <w15:commentEx w15:paraId="468471C0" w15:done="0"/>
  <w15:commentEx w15:paraId="20693CA4" w15:done="0"/>
  <w15:commentEx w15:paraId="65528C40" w15:done="0"/>
  <w15:commentEx w15:paraId="391F965B"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3C0A" w16cex:dateUtc="2025-01-30T20:16:00Z"/>
  <w16cex:commentExtensible w16cex:durableId="73E22568" w16cex:dateUtc="2025-02-18T10:45:00Z"/>
  <w16cex:commentExtensible w16cex:durableId="74E83C9E" w16cex:dateUtc="2025-04-01T07:42:00Z"/>
  <w16cex:commentExtensible w16cex:durableId="26A838AC" w16cex:dateUtc="2025-02-18T09:54:00Z"/>
  <w16cex:commentExtensible w16cex:durableId="719E07D9" w16cex:dateUtc="2025-02-18T09:55:00Z"/>
  <w16cex:commentExtensible w16cex:durableId="5E00243F" w16cex:dateUtc="2025-02-18T10:01: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E1F64F" w16cid:durableId="26273C0A"/>
  <w16cid:commentId w16cid:paraId="14A79107" w16cid:durableId="73E22568"/>
  <w16cid:commentId w16cid:paraId="468471C0" w16cid:durableId="74E83C9E"/>
  <w16cid:commentId w16cid:paraId="20693CA4" w16cid:durableId="26A838AC"/>
  <w16cid:commentId w16cid:paraId="65528C40" w16cid:durableId="719E07D9"/>
  <w16cid:commentId w16cid:paraId="391F965B" w16cid:durableId="5E00243F"/>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0"/>
  </w:num>
  <w:num w:numId="2" w16cid:durableId="8232766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72BC"/>
    <w:rsid w:val="00067D64"/>
    <w:rsid w:val="00073D17"/>
    <w:rsid w:val="0008037D"/>
    <w:rsid w:val="000A3A67"/>
    <w:rsid w:val="000B7B02"/>
    <w:rsid w:val="000E21EA"/>
    <w:rsid w:val="000E326F"/>
    <w:rsid w:val="000E3D24"/>
    <w:rsid w:val="000E7744"/>
    <w:rsid w:val="000F52AB"/>
    <w:rsid w:val="001010BA"/>
    <w:rsid w:val="001114A3"/>
    <w:rsid w:val="0011182C"/>
    <w:rsid w:val="00111FD1"/>
    <w:rsid w:val="00127291"/>
    <w:rsid w:val="0013795C"/>
    <w:rsid w:val="001451D4"/>
    <w:rsid w:val="0016288F"/>
    <w:rsid w:val="001632C4"/>
    <w:rsid w:val="00171A78"/>
    <w:rsid w:val="00175629"/>
    <w:rsid w:val="001775D0"/>
    <w:rsid w:val="00180EEB"/>
    <w:rsid w:val="001A0D18"/>
    <w:rsid w:val="001A1264"/>
    <w:rsid w:val="001A695F"/>
    <w:rsid w:val="001E07E9"/>
    <w:rsid w:val="001E3E32"/>
    <w:rsid w:val="00206098"/>
    <w:rsid w:val="00224D12"/>
    <w:rsid w:val="00235ADC"/>
    <w:rsid w:val="00257842"/>
    <w:rsid w:val="00264241"/>
    <w:rsid w:val="00275DFF"/>
    <w:rsid w:val="002C2250"/>
    <w:rsid w:val="002E3935"/>
    <w:rsid w:val="002E3EA3"/>
    <w:rsid w:val="00321061"/>
    <w:rsid w:val="00322CFB"/>
    <w:rsid w:val="00333287"/>
    <w:rsid w:val="00336BAD"/>
    <w:rsid w:val="00344A84"/>
    <w:rsid w:val="0034538E"/>
    <w:rsid w:val="00352C6F"/>
    <w:rsid w:val="003544E9"/>
    <w:rsid w:val="00371162"/>
    <w:rsid w:val="003A0336"/>
    <w:rsid w:val="003A431D"/>
    <w:rsid w:val="003B60EC"/>
    <w:rsid w:val="003D0BC6"/>
    <w:rsid w:val="003E205E"/>
    <w:rsid w:val="00404C48"/>
    <w:rsid w:val="0041079C"/>
    <w:rsid w:val="00414907"/>
    <w:rsid w:val="00431A82"/>
    <w:rsid w:val="00466226"/>
    <w:rsid w:val="0047621A"/>
    <w:rsid w:val="00484448"/>
    <w:rsid w:val="00486A04"/>
    <w:rsid w:val="00492550"/>
    <w:rsid w:val="004936C6"/>
    <w:rsid w:val="004A319D"/>
    <w:rsid w:val="004B640E"/>
    <w:rsid w:val="004C2ACA"/>
    <w:rsid w:val="004E3E76"/>
    <w:rsid w:val="004E57F2"/>
    <w:rsid w:val="005010F2"/>
    <w:rsid w:val="00502A3E"/>
    <w:rsid w:val="00517479"/>
    <w:rsid w:val="00523B6F"/>
    <w:rsid w:val="00530874"/>
    <w:rsid w:val="00553E7F"/>
    <w:rsid w:val="0055637D"/>
    <w:rsid w:val="0056477D"/>
    <w:rsid w:val="00571761"/>
    <w:rsid w:val="0057508E"/>
    <w:rsid w:val="00584061"/>
    <w:rsid w:val="005A2FB4"/>
    <w:rsid w:val="005D1C4B"/>
    <w:rsid w:val="005D79F2"/>
    <w:rsid w:val="00623FE4"/>
    <w:rsid w:val="00633A26"/>
    <w:rsid w:val="00645679"/>
    <w:rsid w:val="006463DA"/>
    <w:rsid w:val="00652D24"/>
    <w:rsid w:val="00652E6D"/>
    <w:rsid w:val="00654E7A"/>
    <w:rsid w:val="00663D56"/>
    <w:rsid w:val="006A4260"/>
    <w:rsid w:val="006B0948"/>
    <w:rsid w:val="006D423D"/>
    <w:rsid w:val="006D6825"/>
    <w:rsid w:val="00702EA8"/>
    <w:rsid w:val="0070615B"/>
    <w:rsid w:val="007477A1"/>
    <w:rsid w:val="00750879"/>
    <w:rsid w:val="0075226B"/>
    <w:rsid w:val="00763DCA"/>
    <w:rsid w:val="00782730"/>
    <w:rsid w:val="00794560"/>
    <w:rsid w:val="007B1493"/>
    <w:rsid w:val="007B22B0"/>
    <w:rsid w:val="007C0279"/>
    <w:rsid w:val="007D1D13"/>
    <w:rsid w:val="007E32D7"/>
    <w:rsid w:val="007E58F7"/>
    <w:rsid w:val="007F0A50"/>
    <w:rsid w:val="008016FE"/>
    <w:rsid w:val="00820384"/>
    <w:rsid w:val="00844404"/>
    <w:rsid w:val="00863080"/>
    <w:rsid w:val="0087481D"/>
    <w:rsid w:val="00885DCB"/>
    <w:rsid w:val="008A7B67"/>
    <w:rsid w:val="008C4466"/>
    <w:rsid w:val="008D61F6"/>
    <w:rsid w:val="008D679E"/>
    <w:rsid w:val="008E4FAD"/>
    <w:rsid w:val="008E6B8C"/>
    <w:rsid w:val="008F6C0B"/>
    <w:rsid w:val="00905DB0"/>
    <w:rsid w:val="0093369E"/>
    <w:rsid w:val="009424E1"/>
    <w:rsid w:val="00960509"/>
    <w:rsid w:val="00961E7C"/>
    <w:rsid w:val="00964670"/>
    <w:rsid w:val="00991510"/>
    <w:rsid w:val="00996DDB"/>
    <w:rsid w:val="00997091"/>
    <w:rsid w:val="00997973"/>
    <w:rsid w:val="009B1D0C"/>
    <w:rsid w:val="009E3F81"/>
    <w:rsid w:val="009E5377"/>
    <w:rsid w:val="009F4DCE"/>
    <w:rsid w:val="00A32989"/>
    <w:rsid w:val="00A33110"/>
    <w:rsid w:val="00A5783F"/>
    <w:rsid w:val="00A6359E"/>
    <w:rsid w:val="00A643A5"/>
    <w:rsid w:val="00A64AC9"/>
    <w:rsid w:val="00A70C8E"/>
    <w:rsid w:val="00A80F98"/>
    <w:rsid w:val="00A85527"/>
    <w:rsid w:val="00A9025D"/>
    <w:rsid w:val="00AB15F9"/>
    <w:rsid w:val="00AD02D7"/>
    <w:rsid w:val="00AD4BAE"/>
    <w:rsid w:val="00AD5622"/>
    <w:rsid w:val="00AE6425"/>
    <w:rsid w:val="00AF06FD"/>
    <w:rsid w:val="00AF2968"/>
    <w:rsid w:val="00B067E5"/>
    <w:rsid w:val="00B07B57"/>
    <w:rsid w:val="00B37E57"/>
    <w:rsid w:val="00B41B1E"/>
    <w:rsid w:val="00B730C3"/>
    <w:rsid w:val="00BC13BF"/>
    <w:rsid w:val="00BC4FB8"/>
    <w:rsid w:val="00C06D19"/>
    <w:rsid w:val="00C21027"/>
    <w:rsid w:val="00C237F2"/>
    <w:rsid w:val="00C50BF0"/>
    <w:rsid w:val="00C512E2"/>
    <w:rsid w:val="00C51590"/>
    <w:rsid w:val="00C5211B"/>
    <w:rsid w:val="00C86200"/>
    <w:rsid w:val="00C86A80"/>
    <w:rsid w:val="00C86AE7"/>
    <w:rsid w:val="00C91C1F"/>
    <w:rsid w:val="00C961D5"/>
    <w:rsid w:val="00CA0294"/>
    <w:rsid w:val="00CA5767"/>
    <w:rsid w:val="00CB0057"/>
    <w:rsid w:val="00CB79CF"/>
    <w:rsid w:val="00CC27F8"/>
    <w:rsid w:val="00CE45DF"/>
    <w:rsid w:val="00CF29E1"/>
    <w:rsid w:val="00D27CF0"/>
    <w:rsid w:val="00D3368D"/>
    <w:rsid w:val="00D432EE"/>
    <w:rsid w:val="00D54833"/>
    <w:rsid w:val="00D60065"/>
    <w:rsid w:val="00D62128"/>
    <w:rsid w:val="00D6502B"/>
    <w:rsid w:val="00D6652C"/>
    <w:rsid w:val="00D77DA7"/>
    <w:rsid w:val="00D94FC7"/>
    <w:rsid w:val="00DB54A3"/>
    <w:rsid w:val="00DC1B02"/>
    <w:rsid w:val="00DE4ABA"/>
    <w:rsid w:val="00E3737B"/>
    <w:rsid w:val="00E519B2"/>
    <w:rsid w:val="00E53245"/>
    <w:rsid w:val="00E61978"/>
    <w:rsid w:val="00E752C9"/>
    <w:rsid w:val="00E77AB0"/>
    <w:rsid w:val="00E814F8"/>
    <w:rsid w:val="00E82F36"/>
    <w:rsid w:val="00E958F2"/>
    <w:rsid w:val="00E976D6"/>
    <w:rsid w:val="00EA474E"/>
    <w:rsid w:val="00EB3265"/>
    <w:rsid w:val="00EB5C1D"/>
    <w:rsid w:val="00EC1821"/>
    <w:rsid w:val="00ED39BC"/>
    <w:rsid w:val="00ED7CE8"/>
    <w:rsid w:val="00EF514A"/>
    <w:rsid w:val="00F139C1"/>
    <w:rsid w:val="00F21B88"/>
    <w:rsid w:val="00F2314C"/>
    <w:rsid w:val="00F24867"/>
    <w:rsid w:val="00F31186"/>
    <w:rsid w:val="00F3331A"/>
    <w:rsid w:val="00F44A44"/>
    <w:rsid w:val="00F47D81"/>
    <w:rsid w:val="00F65982"/>
    <w:rsid w:val="00F65BC9"/>
    <w:rsid w:val="00F71074"/>
    <w:rsid w:val="00F734CE"/>
    <w:rsid w:val="00F73B12"/>
    <w:rsid w:val="00F865AE"/>
    <w:rsid w:val="00FB0498"/>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F276E604-6A52-4D0B-A3F8-3368F66A2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EB32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32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gina.nichols@"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11836</Words>
  <Characters>64745</Characters>
  <Application>Microsoft Office Word</Application>
  <DocSecurity>0</DocSecurity>
  <Lines>1156</Lines>
  <Paragraphs>369</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76212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10</cp:revision>
  <dcterms:created xsi:type="dcterms:W3CDTF">2025-04-23T15:46:00Z</dcterms:created>
  <dcterms:modified xsi:type="dcterms:W3CDTF">2025-05-14T06:19:00Z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id="QGU8RVSo"/&gt;&lt;style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